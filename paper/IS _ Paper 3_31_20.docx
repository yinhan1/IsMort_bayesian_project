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BB6E98" w14:textId="77777777" w:rsidR="0090384F" w:rsidRDefault="0090384F" w:rsidP="00AA3D48">
      <w:pPr>
        <w:jc w:val="both"/>
        <w:rPr>
          <w:rFonts w:eastAsia="Times New Roman"/>
          <w:b/>
          <w:bCs/>
          <w:highlight w:val="white"/>
        </w:rPr>
      </w:pPr>
    </w:p>
    <w:p w14:paraId="6C8EAD29" w14:textId="77777777" w:rsidR="0090384F" w:rsidRDefault="0090384F" w:rsidP="00AA3D48">
      <w:pPr>
        <w:jc w:val="both"/>
        <w:rPr>
          <w:rFonts w:eastAsia="Times New Roman"/>
          <w:b/>
          <w:bCs/>
          <w:highlight w:val="white"/>
        </w:rPr>
      </w:pPr>
    </w:p>
    <w:p w14:paraId="5C64125D" w14:textId="77777777" w:rsidR="0090384F" w:rsidRDefault="0090384F" w:rsidP="00AA3D48">
      <w:pPr>
        <w:jc w:val="both"/>
        <w:rPr>
          <w:rFonts w:eastAsia="Times New Roman"/>
          <w:b/>
          <w:bCs/>
          <w:highlight w:val="white"/>
        </w:rPr>
      </w:pPr>
    </w:p>
    <w:p w14:paraId="06215188" w14:textId="77777777" w:rsidR="0090384F" w:rsidRDefault="0090384F" w:rsidP="00AA3D48">
      <w:pPr>
        <w:jc w:val="both"/>
        <w:rPr>
          <w:rFonts w:eastAsia="Times New Roman"/>
          <w:b/>
          <w:bCs/>
          <w:highlight w:val="white"/>
        </w:rPr>
      </w:pPr>
    </w:p>
    <w:p w14:paraId="4741766B" w14:textId="77777777" w:rsidR="0090384F" w:rsidRDefault="0090384F" w:rsidP="00AA3D48">
      <w:pPr>
        <w:jc w:val="both"/>
        <w:rPr>
          <w:rFonts w:eastAsia="Times New Roman"/>
          <w:b/>
          <w:bCs/>
          <w:highlight w:val="white"/>
        </w:rPr>
      </w:pPr>
    </w:p>
    <w:p w14:paraId="3568C090" w14:textId="77777777" w:rsidR="0090384F" w:rsidRDefault="0090384F" w:rsidP="00AA3D48">
      <w:pPr>
        <w:jc w:val="both"/>
        <w:rPr>
          <w:rFonts w:eastAsia="Times New Roman"/>
          <w:b/>
          <w:bCs/>
          <w:highlight w:val="white"/>
        </w:rPr>
      </w:pPr>
    </w:p>
    <w:p w14:paraId="0EB0180D" w14:textId="77777777" w:rsidR="0090384F" w:rsidRDefault="0090384F" w:rsidP="00AA3D48">
      <w:pPr>
        <w:jc w:val="both"/>
        <w:rPr>
          <w:rFonts w:eastAsia="Times New Roman"/>
          <w:b/>
          <w:bCs/>
          <w:highlight w:val="white"/>
        </w:rPr>
      </w:pPr>
    </w:p>
    <w:p w14:paraId="4BC550DF" w14:textId="77777777" w:rsidR="0090384F" w:rsidRPr="00BB346E" w:rsidRDefault="0090384F" w:rsidP="00BB346E">
      <w:pPr>
        <w:jc w:val="center"/>
        <w:rPr>
          <w:rFonts w:eastAsia="Times New Roman"/>
          <w:bCs/>
          <w:highlight w:val="white"/>
        </w:rPr>
      </w:pPr>
      <w:r w:rsidRPr="00BB346E">
        <w:rPr>
          <w:rFonts w:eastAsia="Times New Roman"/>
          <w:bCs/>
          <w:highlight w:val="white"/>
        </w:rPr>
        <w:t xml:space="preserve">Immune aging in long-lived and short-lived populations of </w:t>
      </w:r>
      <w:r w:rsidRPr="00BB346E">
        <w:rPr>
          <w:rFonts w:eastAsia="Times New Roman"/>
          <w:bCs/>
          <w:i/>
          <w:iCs/>
          <w:highlight w:val="white"/>
        </w:rPr>
        <w:t>Drosophila melanogaster</w:t>
      </w:r>
    </w:p>
    <w:p w14:paraId="56C94B02" w14:textId="77777777" w:rsidR="0090384F" w:rsidRPr="0090384F" w:rsidRDefault="0090384F" w:rsidP="0090384F">
      <w:pPr>
        <w:jc w:val="center"/>
      </w:pPr>
      <w:r w:rsidRPr="0090384F">
        <w:t>____________________________________</w:t>
      </w:r>
    </w:p>
    <w:p w14:paraId="034F7E12" w14:textId="77777777" w:rsidR="0090384F" w:rsidRPr="0090384F" w:rsidRDefault="0090384F" w:rsidP="00B46D71">
      <w:pPr>
        <w:jc w:val="center"/>
        <w:outlineLvl w:val="0"/>
      </w:pPr>
      <w:r w:rsidRPr="0090384F">
        <w:t>A Thesis</w:t>
      </w:r>
    </w:p>
    <w:p w14:paraId="1BA43310" w14:textId="77777777" w:rsidR="0090384F" w:rsidRPr="0090384F" w:rsidRDefault="0090384F" w:rsidP="0090384F">
      <w:pPr>
        <w:jc w:val="center"/>
      </w:pPr>
      <w:r w:rsidRPr="0090384F">
        <w:t>Presented to the</w:t>
      </w:r>
    </w:p>
    <w:p w14:paraId="05479AF9" w14:textId="77777777" w:rsidR="0090384F" w:rsidRPr="0090384F" w:rsidRDefault="0090384F" w:rsidP="0090384F">
      <w:pPr>
        <w:jc w:val="center"/>
      </w:pPr>
      <w:r w:rsidRPr="0090384F">
        <w:t>Faculty of</w:t>
      </w:r>
    </w:p>
    <w:p w14:paraId="271108BE" w14:textId="77777777" w:rsidR="0090384F" w:rsidRPr="0090384F" w:rsidRDefault="0090384F" w:rsidP="0090384F">
      <w:pPr>
        <w:jc w:val="center"/>
      </w:pPr>
      <w:r w:rsidRPr="0090384F">
        <w:t>California State University, Fullerton</w:t>
      </w:r>
    </w:p>
    <w:p w14:paraId="53892309" w14:textId="77777777" w:rsidR="0090384F" w:rsidRPr="0090384F" w:rsidRDefault="0090384F" w:rsidP="0090384F">
      <w:pPr>
        <w:jc w:val="center"/>
      </w:pPr>
      <w:r w:rsidRPr="0090384F">
        <w:t>____________________________________</w:t>
      </w:r>
    </w:p>
    <w:p w14:paraId="4F11EB15" w14:textId="77777777" w:rsidR="0090384F" w:rsidRPr="0090384F" w:rsidRDefault="0090384F" w:rsidP="00B46D71">
      <w:pPr>
        <w:jc w:val="center"/>
        <w:outlineLvl w:val="0"/>
      </w:pPr>
      <w:r w:rsidRPr="0090384F">
        <w:t>In Partial Fulfillment</w:t>
      </w:r>
    </w:p>
    <w:p w14:paraId="7D746429" w14:textId="77777777" w:rsidR="0090384F" w:rsidRPr="0090384F" w:rsidRDefault="0090384F" w:rsidP="0090384F">
      <w:pPr>
        <w:jc w:val="center"/>
      </w:pPr>
      <w:r w:rsidRPr="0090384F">
        <w:t>of the Requirements for the Degree</w:t>
      </w:r>
    </w:p>
    <w:p w14:paraId="7533696F" w14:textId="77777777" w:rsidR="0090384F" w:rsidRPr="0090384F" w:rsidRDefault="0090384F" w:rsidP="0090384F">
      <w:pPr>
        <w:jc w:val="center"/>
      </w:pPr>
      <w:r w:rsidRPr="0090384F">
        <w:t>Master of Science</w:t>
      </w:r>
    </w:p>
    <w:p w14:paraId="5060C0EF" w14:textId="77777777" w:rsidR="0090384F" w:rsidRPr="0090384F" w:rsidRDefault="0090384F" w:rsidP="0090384F">
      <w:pPr>
        <w:jc w:val="center"/>
      </w:pPr>
      <w:r w:rsidRPr="0090384F">
        <w:t>in</w:t>
      </w:r>
    </w:p>
    <w:p w14:paraId="2AD6632C" w14:textId="77777777" w:rsidR="0090384F" w:rsidRPr="0090384F" w:rsidRDefault="0090384F" w:rsidP="0090384F">
      <w:pPr>
        <w:jc w:val="center"/>
      </w:pPr>
      <w:r w:rsidRPr="0090384F">
        <w:t>Biological Sciences</w:t>
      </w:r>
    </w:p>
    <w:p w14:paraId="7DA75A5C" w14:textId="77777777" w:rsidR="0090384F" w:rsidRPr="0090384F" w:rsidRDefault="0090384F" w:rsidP="0090384F">
      <w:pPr>
        <w:jc w:val="center"/>
      </w:pPr>
      <w:r w:rsidRPr="0090384F">
        <w:t>____________________________________</w:t>
      </w:r>
    </w:p>
    <w:p w14:paraId="18427149" w14:textId="77777777" w:rsidR="0090384F" w:rsidRPr="0090384F" w:rsidRDefault="0090384F" w:rsidP="0090384F">
      <w:pPr>
        <w:jc w:val="center"/>
      </w:pPr>
      <w:r w:rsidRPr="0090384F">
        <w:t>By</w:t>
      </w:r>
    </w:p>
    <w:p w14:paraId="4800CCB8" w14:textId="6FEE7D68" w:rsidR="0090384F" w:rsidRPr="0090384F" w:rsidRDefault="00BB346E" w:rsidP="0090384F">
      <w:pPr>
        <w:jc w:val="center"/>
      </w:pPr>
      <w:proofErr w:type="spellStart"/>
      <w:r>
        <w:t>Elnaz</w:t>
      </w:r>
      <w:proofErr w:type="spellEnd"/>
      <w:r>
        <w:t xml:space="preserve"> </w:t>
      </w:r>
      <w:proofErr w:type="spellStart"/>
      <w:r>
        <w:t>Bagheri</w:t>
      </w:r>
      <w:proofErr w:type="spellEnd"/>
    </w:p>
    <w:p w14:paraId="61BA8875" w14:textId="77777777" w:rsidR="0090384F" w:rsidRPr="0090384F" w:rsidRDefault="0090384F" w:rsidP="0090384F">
      <w:pPr>
        <w:jc w:val="center"/>
      </w:pPr>
      <w:r w:rsidRPr="0090384F">
        <w:t>Thesis Committee Approval:</w:t>
      </w:r>
    </w:p>
    <w:p w14:paraId="4C11D3A2" w14:textId="77777777" w:rsidR="0090384F" w:rsidRPr="0090384F" w:rsidRDefault="0090384F" w:rsidP="0090384F">
      <w:pPr>
        <w:jc w:val="center"/>
      </w:pPr>
      <w:proofErr w:type="spellStart"/>
      <w:r w:rsidRPr="0090384F">
        <w:t>Parvin</w:t>
      </w:r>
      <w:proofErr w:type="spellEnd"/>
      <w:r w:rsidRPr="0090384F">
        <w:t xml:space="preserve"> </w:t>
      </w:r>
      <w:proofErr w:type="spellStart"/>
      <w:r w:rsidRPr="0090384F">
        <w:t>Shahrestani</w:t>
      </w:r>
      <w:proofErr w:type="spellEnd"/>
      <w:r w:rsidRPr="0090384F">
        <w:t>, Department of Biological Sciences</w:t>
      </w:r>
    </w:p>
    <w:p w14:paraId="62F0D39A" w14:textId="6B0AD1FB" w:rsidR="0090384F" w:rsidRPr="0090384F" w:rsidRDefault="00BB346E" w:rsidP="00B46D71">
      <w:pPr>
        <w:jc w:val="center"/>
        <w:outlineLvl w:val="0"/>
      </w:pPr>
      <w:proofErr w:type="spellStart"/>
      <w:r>
        <w:t>Nilay</w:t>
      </w:r>
      <w:proofErr w:type="spellEnd"/>
      <w:r>
        <w:t xml:space="preserve"> Patel</w:t>
      </w:r>
      <w:r w:rsidR="0090384F" w:rsidRPr="0090384F">
        <w:t>, Department of Biological Sciences</w:t>
      </w:r>
    </w:p>
    <w:p w14:paraId="4BF2AE69" w14:textId="2209ECAB" w:rsidR="0090384F" w:rsidRPr="0090384F" w:rsidRDefault="00BB346E" w:rsidP="00B46D71">
      <w:pPr>
        <w:jc w:val="center"/>
        <w:outlineLvl w:val="0"/>
      </w:pPr>
      <w:r>
        <w:t>Catherin</w:t>
      </w:r>
      <w:r w:rsidR="00515F6D">
        <w:t>e Brennan</w:t>
      </w:r>
      <w:r w:rsidR="0090384F" w:rsidRPr="0090384F">
        <w:t>, Department of Biological Sciences</w:t>
      </w:r>
    </w:p>
    <w:p w14:paraId="3819C876" w14:textId="31ED703A" w:rsidR="0090384F" w:rsidRPr="0090384F" w:rsidRDefault="00515F6D" w:rsidP="00B46D71">
      <w:pPr>
        <w:jc w:val="center"/>
        <w:outlineLvl w:val="0"/>
      </w:pPr>
      <w:r>
        <w:t>Spring, 2020</w:t>
      </w:r>
    </w:p>
    <w:p w14:paraId="149765FE" w14:textId="77777777" w:rsidR="0090384F" w:rsidRPr="0090384F" w:rsidRDefault="0090384F" w:rsidP="0090384F">
      <w:pPr>
        <w:jc w:val="center"/>
        <w:rPr>
          <w:rFonts w:eastAsia="Times New Roman"/>
          <w:b/>
          <w:bCs/>
          <w:highlight w:val="white"/>
        </w:rPr>
      </w:pPr>
    </w:p>
    <w:p w14:paraId="0F308EC1" w14:textId="77777777" w:rsidR="0090384F" w:rsidRPr="0090384F" w:rsidRDefault="0090384F" w:rsidP="0090384F">
      <w:pPr>
        <w:jc w:val="center"/>
        <w:rPr>
          <w:rFonts w:eastAsia="Times New Roman"/>
          <w:b/>
          <w:bCs/>
          <w:highlight w:val="white"/>
        </w:rPr>
      </w:pPr>
    </w:p>
    <w:p w14:paraId="54E12E8B" w14:textId="77777777" w:rsidR="0090384F" w:rsidRPr="0090384F" w:rsidRDefault="0090384F" w:rsidP="0090384F">
      <w:pPr>
        <w:jc w:val="center"/>
        <w:rPr>
          <w:rFonts w:eastAsia="Times New Roman"/>
          <w:b/>
          <w:bCs/>
          <w:highlight w:val="white"/>
        </w:rPr>
      </w:pPr>
    </w:p>
    <w:p w14:paraId="5DC37FAF" w14:textId="77777777" w:rsidR="0090384F" w:rsidRPr="0090384F" w:rsidRDefault="0090384F" w:rsidP="0090384F">
      <w:pPr>
        <w:jc w:val="center"/>
        <w:rPr>
          <w:rFonts w:eastAsia="Times New Roman"/>
          <w:b/>
          <w:bCs/>
          <w:highlight w:val="white"/>
        </w:rPr>
      </w:pPr>
    </w:p>
    <w:p w14:paraId="300639B6" w14:textId="77777777" w:rsidR="0090384F" w:rsidRPr="0090384F" w:rsidRDefault="0090384F" w:rsidP="0090384F">
      <w:pPr>
        <w:jc w:val="center"/>
        <w:rPr>
          <w:rFonts w:eastAsia="Times New Roman"/>
          <w:b/>
          <w:bCs/>
          <w:highlight w:val="white"/>
        </w:rPr>
      </w:pPr>
    </w:p>
    <w:p w14:paraId="79E0CC7C" w14:textId="77777777" w:rsidR="0090384F" w:rsidRPr="0090384F" w:rsidRDefault="0090384F" w:rsidP="0090384F">
      <w:pPr>
        <w:jc w:val="center"/>
        <w:rPr>
          <w:rFonts w:eastAsia="Times New Roman"/>
          <w:b/>
          <w:bCs/>
          <w:highlight w:val="white"/>
        </w:rPr>
      </w:pPr>
    </w:p>
    <w:p w14:paraId="4011BB4A" w14:textId="77777777" w:rsidR="0090384F" w:rsidRPr="0090384F" w:rsidRDefault="0090384F" w:rsidP="0090384F">
      <w:pPr>
        <w:jc w:val="center"/>
        <w:rPr>
          <w:rFonts w:eastAsia="Times New Roman"/>
          <w:b/>
          <w:bCs/>
          <w:highlight w:val="white"/>
        </w:rPr>
      </w:pPr>
    </w:p>
    <w:p w14:paraId="034AE4AC" w14:textId="77777777" w:rsidR="0090384F" w:rsidRPr="0090384F" w:rsidRDefault="0090384F" w:rsidP="0090384F">
      <w:pPr>
        <w:jc w:val="center"/>
        <w:rPr>
          <w:rFonts w:eastAsia="Times New Roman"/>
          <w:b/>
          <w:bCs/>
          <w:highlight w:val="white"/>
        </w:rPr>
      </w:pPr>
    </w:p>
    <w:p w14:paraId="6B334557" w14:textId="77777777" w:rsidR="0090384F" w:rsidRDefault="0090384F" w:rsidP="00AA3D48">
      <w:pPr>
        <w:jc w:val="both"/>
        <w:rPr>
          <w:rFonts w:eastAsia="Times New Roman"/>
          <w:b/>
          <w:bCs/>
          <w:highlight w:val="white"/>
        </w:rPr>
      </w:pPr>
    </w:p>
    <w:p w14:paraId="28F816EA" w14:textId="77777777" w:rsidR="0090384F" w:rsidRDefault="0090384F" w:rsidP="00AA3D48">
      <w:pPr>
        <w:jc w:val="both"/>
        <w:rPr>
          <w:rFonts w:eastAsia="Times New Roman"/>
          <w:b/>
          <w:bCs/>
          <w:highlight w:val="white"/>
        </w:rPr>
      </w:pPr>
    </w:p>
    <w:p w14:paraId="5093E699" w14:textId="77777777" w:rsidR="0090384F" w:rsidRDefault="0090384F" w:rsidP="00AA3D48">
      <w:pPr>
        <w:jc w:val="both"/>
        <w:rPr>
          <w:rFonts w:eastAsia="Times New Roman"/>
          <w:b/>
          <w:bCs/>
          <w:highlight w:val="white"/>
        </w:rPr>
      </w:pPr>
    </w:p>
    <w:p w14:paraId="55026262" w14:textId="77777777" w:rsidR="0090384F" w:rsidRDefault="0090384F" w:rsidP="00AA3D48">
      <w:pPr>
        <w:jc w:val="both"/>
        <w:rPr>
          <w:rFonts w:eastAsia="Times New Roman"/>
          <w:b/>
          <w:bCs/>
          <w:highlight w:val="white"/>
        </w:rPr>
      </w:pPr>
    </w:p>
    <w:p w14:paraId="57852B88" w14:textId="77777777" w:rsidR="0090384F" w:rsidRDefault="0090384F" w:rsidP="00AA3D48">
      <w:pPr>
        <w:jc w:val="both"/>
        <w:rPr>
          <w:rFonts w:eastAsia="Times New Roman"/>
          <w:b/>
          <w:bCs/>
          <w:highlight w:val="white"/>
        </w:rPr>
      </w:pPr>
    </w:p>
    <w:p w14:paraId="2AE3E9C2" w14:textId="77777777" w:rsidR="0090384F" w:rsidRDefault="0090384F" w:rsidP="00AA3D48">
      <w:pPr>
        <w:jc w:val="both"/>
        <w:rPr>
          <w:rFonts w:eastAsia="Times New Roman"/>
          <w:b/>
          <w:bCs/>
          <w:highlight w:val="white"/>
        </w:rPr>
      </w:pPr>
    </w:p>
    <w:p w14:paraId="048B79CB" w14:textId="77777777" w:rsidR="0090384F" w:rsidRDefault="0090384F" w:rsidP="00AA3D48">
      <w:pPr>
        <w:jc w:val="both"/>
        <w:rPr>
          <w:rFonts w:eastAsia="Times New Roman"/>
          <w:b/>
          <w:bCs/>
          <w:highlight w:val="white"/>
        </w:rPr>
      </w:pPr>
    </w:p>
    <w:p w14:paraId="75CC0AB4" w14:textId="77777777" w:rsidR="0090384F" w:rsidRDefault="0090384F" w:rsidP="00AA3D48">
      <w:pPr>
        <w:jc w:val="both"/>
        <w:rPr>
          <w:rFonts w:eastAsia="Times New Roman"/>
          <w:b/>
          <w:bCs/>
          <w:highlight w:val="white"/>
        </w:rPr>
      </w:pPr>
    </w:p>
    <w:p w14:paraId="2FC390CE" w14:textId="77777777" w:rsidR="0090384F" w:rsidRDefault="0090384F" w:rsidP="00AA3D48">
      <w:pPr>
        <w:jc w:val="both"/>
        <w:rPr>
          <w:rFonts w:eastAsia="Times New Roman"/>
          <w:b/>
          <w:bCs/>
          <w:highlight w:val="white"/>
        </w:rPr>
      </w:pPr>
    </w:p>
    <w:p w14:paraId="7C96FA96" w14:textId="77777777" w:rsidR="0090384F" w:rsidRDefault="0090384F" w:rsidP="00AA3D48">
      <w:pPr>
        <w:jc w:val="both"/>
        <w:rPr>
          <w:rFonts w:eastAsia="Times New Roman"/>
          <w:b/>
          <w:bCs/>
          <w:highlight w:val="white"/>
        </w:rPr>
      </w:pPr>
    </w:p>
    <w:p w14:paraId="47183ED5" w14:textId="77777777" w:rsidR="0090384F" w:rsidRDefault="0090384F" w:rsidP="00AA3D48">
      <w:pPr>
        <w:jc w:val="both"/>
        <w:rPr>
          <w:rFonts w:eastAsia="Times New Roman"/>
          <w:b/>
          <w:bCs/>
          <w:highlight w:val="white"/>
        </w:rPr>
      </w:pPr>
    </w:p>
    <w:p w14:paraId="082F526A" w14:textId="77777777" w:rsidR="0090384F" w:rsidRDefault="0090384F" w:rsidP="00AA3D48">
      <w:pPr>
        <w:jc w:val="both"/>
        <w:rPr>
          <w:rFonts w:eastAsia="Times New Roman"/>
          <w:b/>
          <w:bCs/>
          <w:highlight w:val="white"/>
        </w:rPr>
      </w:pPr>
    </w:p>
    <w:p w14:paraId="1A79689A" w14:textId="77777777" w:rsidR="0090384F" w:rsidRDefault="0090384F" w:rsidP="00AA3D48">
      <w:pPr>
        <w:jc w:val="both"/>
        <w:rPr>
          <w:rFonts w:eastAsia="Times New Roman"/>
          <w:b/>
          <w:bCs/>
          <w:highlight w:val="white"/>
        </w:rPr>
      </w:pPr>
    </w:p>
    <w:p w14:paraId="3EAEA959" w14:textId="77777777" w:rsidR="0090384F" w:rsidRDefault="0090384F" w:rsidP="00AA3D48">
      <w:pPr>
        <w:jc w:val="both"/>
        <w:rPr>
          <w:rFonts w:eastAsia="Times New Roman"/>
          <w:b/>
          <w:bCs/>
          <w:highlight w:val="white"/>
        </w:rPr>
      </w:pPr>
    </w:p>
    <w:p w14:paraId="2ACACEDE" w14:textId="77777777" w:rsidR="0090384F" w:rsidRDefault="0090384F" w:rsidP="00AA3D48">
      <w:pPr>
        <w:jc w:val="both"/>
        <w:rPr>
          <w:rFonts w:eastAsia="Times New Roman"/>
          <w:b/>
          <w:bCs/>
          <w:highlight w:val="white"/>
        </w:rPr>
      </w:pPr>
    </w:p>
    <w:p w14:paraId="416EEF8B" w14:textId="31D1F2B9" w:rsidR="0090384F" w:rsidRPr="003215D5" w:rsidRDefault="003215D5" w:rsidP="00B46D71">
      <w:pPr>
        <w:jc w:val="center"/>
        <w:outlineLvl w:val="0"/>
        <w:rPr>
          <w:rFonts w:eastAsia="Times New Roman"/>
          <w:bCs/>
          <w:highlight w:val="white"/>
        </w:rPr>
      </w:pPr>
      <w:r w:rsidRPr="003215D5">
        <w:rPr>
          <w:rFonts w:eastAsia="Times New Roman"/>
          <w:bCs/>
          <w:highlight w:val="white"/>
        </w:rPr>
        <w:lastRenderedPageBreak/>
        <w:t>Abstract</w:t>
      </w:r>
    </w:p>
    <w:p w14:paraId="57E8799E" w14:textId="77777777" w:rsidR="0090384F" w:rsidRDefault="0090384F" w:rsidP="00AA3D48">
      <w:pPr>
        <w:jc w:val="both"/>
        <w:rPr>
          <w:rFonts w:eastAsia="Times New Roman"/>
          <w:b/>
          <w:bCs/>
          <w:highlight w:val="white"/>
        </w:rPr>
      </w:pPr>
    </w:p>
    <w:p w14:paraId="5C28BC01" w14:textId="5A55BD59" w:rsidR="001C09BF" w:rsidRPr="004A560B" w:rsidRDefault="001C09BF" w:rsidP="004C0AB7">
      <w:pPr>
        <w:pStyle w:val="NormalWeb"/>
        <w:spacing w:before="0" w:line="450" w:lineRule="atLeast"/>
        <w:ind w:left="720" w:firstLine="720"/>
        <w:rPr>
          <w:color w:val="000000"/>
          <w:bdr w:val="none" w:sz="0" w:space="0" w:color="auto" w:frame="1"/>
        </w:rPr>
      </w:pPr>
      <w:r>
        <w:rPr>
          <w:color w:val="000000"/>
          <w:bdr w:val="none" w:sz="0" w:space="0" w:color="auto" w:frame="1"/>
        </w:rPr>
        <w:t xml:space="preserve">Bacteria, viruses and fungi create infectious diseases that cause morbidity and mortality. </w:t>
      </w:r>
      <w:ins w:id="0" w:author="elnazbagheri" w:date="2020-03-23T17:00:00Z">
        <w:r w:rsidR="00B46D71">
          <w:rPr>
            <w:color w:val="000000"/>
            <w:bdr w:val="none" w:sz="0" w:space="0" w:color="auto" w:frame="1"/>
          </w:rPr>
          <w:t xml:space="preserve">Strength of immune defense at different ages </w:t>
        </w:r>
        <w:r w:rsidR="00AD23C1">
          <w:rPr>
            <w:color w:val="000000"/>
            <w:bdr w:val="none" w:sz="0" w:space="0" w:color="auto" w:frame="1"/>
          </w:rPr>
          <w:t xml:space="preserve">can </w:t>
        </w:r>
        <w:proofErr w:type="gramStart"/>
        <w:r w:rsidR="00AD23C1">
          <w:rPr>
            <w:color w:val="000000"/>
            <w:bdr w:val="none" w:sz="0" w:space="0" w:color="auto" w:frame="1"/>
          </w:rPr>
          <w:t>effect</w:t>
        </w:r>
        <w:proofErr w:type="gramEnd"/>
        <w:r w:rsidR="00AD23C1">
          <w:rPr>
            <w:color w:val="000000"/>
            <w:bdr w:val="none" w:sz="0" w:space="0" w:color="auto" w:frame="1"/>
          </w:rPr>
          <w:t xml:space="preserve"> on the rate of mortality. </w:t>
        </w:r>
      </w:ins>
      <w:commentRangeStart w:id="1"/>
      <w:r>
        <w:rPr>
          <w:color w:val="000000"/>
          <w:bdr w:val="none" w:sz="0" w:space="0" w:color="auto" w:frame="1"/>
        </w:rPr>
        <w:t>This</w:t>
      </w:r>
      <w:commentRangeEnd w:id="1"/>
      <w:r w:rsidR="005E4543">
        <w:rPr>
          <w:rStyle w:val="CommentReference"/>
          <w:rFonts w:ascii="Arial" w:hAnsi="Arial" w:cs="Arial"/>
        </w:rPr>
        <w:commentReference w:id="1"/>
      </w:r>
      <w:r>
        <w:rPr>
          <w:color w:val="000000"/>
          <w:bdr w:val="none" w:sz="0" w:space="0" w:color="auto" w:frame="1"/>
        </w:rPr>
        <w:t xml:space="preserve"> research focuses on t</w:t>
      </w:r>
      <w:r w:rsidR="00E9589D">
        <w:rPr>
          <w:color w:val="000000"/>
          <w:bdr w:val="none" w:sz="0" w:space="0" w:color="auto" w:frame="1"/>
        </w:rPr>
        <w:t xml:space="preserve">hree </w:t>
      </w:r>
      <w:r>
        <w:rPr>
          <w:color w:val="000000"/>
          <w:bdr w:val="none" w:sz="0" w:space="0" w:color="auto" w:frame="1"/>
        </w:rPr>
        <w:t>questions using fruit flies,</w:t>
      </w:r>
      <w:r>
        <w:rPr>
          <w:rStyle w:val="apple-converted-space"/>
          <w:color w:val="000000"/>
          <w:bdr w:val="none" w:sz="0" w:space="0" w:color="auto" w:frame="1"/>
        </w:rPr>
        <w:t> </w:t>
      </w:r>
      <w:r>
        <w:rPr>
          <w:i/>
          <w:iCs/>
          <w:color w:val="000000"/>
          <w:bdr w:val="none" w:sz="0" w:space="0" w:color="auto" w:frame="1"/>
        </w:rPr>
        <w:t>Drosophila melanogaster,</w:t>
      </w:r>
      <w:r>
        <w:rPr>
          <w:rStyle w:val="apple-converted-space"/>
          <w:i/>
          <w:iCs/>
          <w:color w:val="000000"/>
          <w:bdr w:val="none" w:sz="0" w:space="0" w:color="auto" w:frame="1"/>
        </w:rPr>
        <w:t> </w:t>
      </w:r>
      <w:r>
        <w:rPr>
          <w:color w:val="000000"/>
          <w:bdr w:val="none" w:sz="0" w:space="0" w:color="auto" w:frame="1"/>
        </w:rPr>
        <w:t>as the study system. First, what is the relationship between longevity and immune defense in short-lived and long-lived</w:t>
      </w:r>
      <w:ins w:id="2" w:author="elnazbagheri" w:date="2020-03-23T17:02:00Z">
        <w:r w:rsidR="00D7056C">
          <w:rPr>
            <w:color w:val="000000"/>
            <w:bdr w:val="none" w:sz="0" w:space="0" w:color="auto" w:frame="1"/>
          </w:rPr>
          <w:t xml:space="preserve"> </w:t>
        </w:r>
        <w:proofErr w:type="spellStart"/>
        <w:proofErr w:type="gramStart"/>
        <w:r w:rsidR="00D7056C" w:rsidRPr="00D7056C">
          <w:rPr>
            <w:i/>
            <w:color w:val="000000"/>
            <w:bdr w:val="none" w:sz="0" w:space="0" w:color="auto" w:frame="1"/>
            <w:rPrChange w:id="3" w:author="elnazbagheri" w:date="2020-03-23T17:02:00Z">
              <w:rPr>
                <w:color w:val="000000"/>
                <w:bdr w:val="none" w:sz="0" w:space="0" w:color="auto" w:frame="1"/>
              </w:rPr>
            </w:rPrChange>
          </w:rPr>
          <w:t>D.melanogaster</w:t>
        </w:r>
      </w:ins>
      <w:proofErr w:type="spellEnd"/>
      <w:proofErr w:type="gramEnd"/>
      <w:r w:rsidRPr="00D7056C">
        <w:rPr>
          <w:rStyle w:val="apple-converted-space"/>
          <w:i/>
          <w:color w:val="000000"/>
          <w:bdr w:val="none" w:sz="0" w:space="0" w:color="auto" w:frame="1"/>
          <w:rPrChange w:id="4" w:author="elnazbagheri" w:date="2020-03-23T17:02:00Z">
            <w:rPr>
              <w:rStyle w:val="apple-converted-space"/>
              <w:color w:val="000000"/>
              <w:bdr w:val="none" w:sz="0" w:space="0" w:color="auto" w:frame="1"/>
            </w:rPr>
          </w:rPrChange>
        </w:rPr>
        <w:t> </w:t>
      </w:r>
      <w:commentRangeStart w:id="5"/>
      <w:del w:id="6" w:author="elnazbagheri" w:date="2020-03-23T17:02:00Z">
        <w:r w:rsidDel="00D7056C">
          <w:rPr>
            <w:i/>
            <w:iCs/>
            <w:color w:val="000000"/>
            <w:bdr w:val="none" w:sz="0" w:space="0" w:color="auto" w:frame="1"/>
          </w:rPr>
          <w:delText>Drosophila</w:delText>
        </w:r>
      </w:del>
      <w:commentRangeEnd w:id="5"/>
      <w:r w:rsidR="005E4543">
        <w:rPr>
          <w:rStyle w:val="CommentReference"/>
          <w:rFonts w:ascii="Arial" w:hAnsi="Arial" w:cs="Arial"/>
        </w:rPr>
        <w:commentReference w:id="5"/>
      </w:r>
      <w:del w:id="7" w:author="elnazbagheri" w:date="2020-03-23T17:03:00Z">
        <w:r w:rsidDel="00D7056C">
          <w:rPr>
            <w:rStyle w:val="apple-converted-space"/>
            <w:color w:val="000000"/>
            <w:bdr w:val="none" w:sz="0" w:space="0" w:color="auto" w:frame="1"/>
          </w:rPr>
          <w:delText> </w:delText>
        </w:r>
      </w:del>
      <w:r>
        <w:rPr>
          <w:color w:val="000000"/>
          <w:bdr w:val="none" w:sz="0" w:space="0" w:color="auto" w:frame="1"/>
        </w:rPr>
        <w:t xml:space="preserve">populations? Second, what is the effect of chronological age on immune defense in </w:t>
      </w:r>
      <w:del w:id="8" w:author="Shahrestani, Parvin" w:date="2020-03-18T15:57:00Z">
        <w:r w:rsidDel="00F66DAE">
          <w:rPr>
            <w:color w:val="000000"/>
            <w:bdr w:val="none" w:sz="0" w:space="0" w:color="auto" w:frame="1"/>
          </w:rPr>
          <w:delText xml:space="preserve">the </w:delText>
        </w:r>
      </w:del>
      <w:r>
        <w:rPr>
          <w:color w:val="000000"/>
          <w:bdr w:val="none" w:sz="0" w:space="0" w:color="auto" w:frame="1"/>
        </w:rPr>
        <w:t>short and long lived populations?</w:t>
      </w:r>
      <w:r w:rsidR="00DC5F4E">
        <w:rPr>
          <w:color w:val="000000"/>
          <w:bdr w:val="none" w:sz="0" w:space="0" w:color="auto" w:frame="1"/>
        </w:rPr>
        <w:t xml:space="preserve"> Third,</w:t>
      </w:r>
      <w:r w:rsidR="00DC5F4E" w:rsidRPr="00DC5F4E">
        <w:rPr>
          <w:rFonts w:asciiTheme="minorHAnsi" w:eastAsiaTheme="minorEastAsia" w:hAnsi="Calibri" w:cstheme="minorBidi"/>
          <w:color w:val="000000"/>
          <w:kern w:val="24"/>
        </w:rPr>
        <w:t xml:space="preserve"> </w:t>
      </w:r>
      <w:r w:rsidR="00DC5F4E">
        <w:rPr>
          <w:color w:val="000000"/>
          <w:bdr w:val="none" w:sz="0" w:space="0" w:color="auto" w:frame="1"/>
        </w:rPr>
        <w:t>d</w:t>
      </w:r>
      <w:r w:rsidR="009153C5" w:rsidRPr="00DC5F4E">
        <w:rPr>
          <w:color w:val="000000"/>
          <w:bdr w:val="none" w:sz="0" w:space="0" w:color="auto" w:frame="1"/>
        </w:rPr>
        <w:t xml:space="preserve">oes experimental evolution for longevity differentiation </w:t>
      </w:r>
      <w:ins w:id="9" w:author="Shahrestani, Parvin" w:date="2020-03-18T15:58:00Z">
        <w:r w:rsidR="00F66DAE">
          <w:rPr>
            <w:color w:val="000000"/>
            <w:bdr w:val="none" w:sz="0" w:space="0" w:color="auto" w:frame="1"/>
          </w:rPr>
          <w:t xml:space="preserve">disproportionately </w:t>
        </w:r>
      </w:ins>
      <w:r w:rsidR="009153C5" w:rsidRPr="00DC5F4E">
        <w:rPr>
          <w:color w:val="000000"/>
          <w:bdr w:val="none" w:sz="0" w:space="0" w:color="auto" w:frame="1"/>
        </w:rPr>
        <w:t xml:space="preserve">affect immune defense genes? </w:t>
      </w:r>
      <w:r w:rsidRPr="004A560B">
        <w:rPr>
          <w:rFonts w:ascii="inherit" w:hAnsi="inherit"/>
          <w:i/>
          <w:color w:val="000000"/>
          <w:bdr w:val="none" w:sz="0" w:space="0" w:color="auto" w:frame="1"/>
        </w:rPr>
        <w:t>D. melanogaster</w:t>
      </w:r>
      <w:r w:rsidRPr="004A560B">
        <w:rPr>
          <w:rFonts w:ascii="inherit" w:hAnsi="inherit"/>
          <w:color w:val="000000"/>
          <w:bdr w:val="none" w:sz="0" w:space="0" w:color="auto" w:frame="1"/>
        </w:rPr>
        <w:t xml:space="preserve"> populations were experimentally evolved to become differentiated in aging rates</w:t>
      </w:r>
      <w:ins w:id="10" w:author="Shahrestani, Parvin" w:date="2020-03-18T15:58:00Z">
        <w:r w:rsidR="00F66DAE">
          <w:rPr>
            <w:rFonts w:ascii="inherit" w:hAnsi="inherit"/>
            <w:color w:val="000000"/>
            <w:bdr w:val="none" w:sz="0" w:space="0" w:color="auto" w:frame="1"/>
          </w:rPr>
          <w:t xml:space="preserve">, and consequently in longevity. </w:t>
        </w:r>
      </w:ins>
      <w:del w:id="11" w:author="Shahrestani, Parvin" w:date="2020-03-18T15:58:00Z">
        <w:r w:rsidRPr="004A560B" w:rsidDel="00F66DAE">
          <w:rPr>
            <w:rFonts w:ascii="inherit" w:hAnsi="inherit"/>
            <w:color w:val="000000"/>
            <w:bdr w:val="none" w:sz="0" w:space="0" w:color="auto" w:frame="1"/>
          </w:rPr>
          <w:delText xml:space="preserve"> and longevity. </w:delText>
        </w:r>
      </w:del>
      <w:r w:rsidRPr="004A560B">
        <w:rPr>
          <w:rFonts w:ascii="inherit" w:hAnsi="inherit"/>
          <w:color w:val="000000"/>
          <w:bdr w:val="none" w:sz="0" w:space="0" w:color="auto" w:frame="1"/>
        </w:rPr>
        <w:t xml:space="preserve">Then five replicate short-lived populations were compared to five replicate long-lived populations for differences in immune defense against the fungal pathogen </w:t>
      </w:r>
      <w:proofErr w:type="spellStart"/>
      <w:r w:rsidRPr="004A560B">
        <w:rPr>
          <w:rFonts w:ascii="inherit" w:hAnsi="inherit"/>
          <w:i/>
          <w:iCs/>
          <w:color w:val="000000"/>
          <w:bdr w:val="none" w:sz="0" w:space="0" w:color="auto" w:frame="1"/>
        </w:rPr>
        <w:t>Beauveria</w:t>
      </w:r>
      <w:proofErr w:type="spellEnd"/>
      <w:r w:rsidRPr="004A560B">
        <w:rPr>
          <w:rFonts w:ascii="inherit" w:hAnsi="inherit"/>
          <w:i/>
          <w:iCs/>
          <w:color w:val="000000"/>
          <w:bdr w:val="none" w:sz="0" w:space="0" w:color="auto" w:frame="1"/>
        </w:rPr>
        <w:t xml:space="preserve"> </w:t>
      </w:r>
      <w:proofErr w:type="spellStart"/>
      <w:r w:rsidRPr="004A560B">
        <w:rPr>
          <w:rFonts w:ascii="inherit" w:hAnsi="inherit"/>
          <w:i/>
          <w:iCs/>
          <w:color w:val="000000"/>
          <w:bdr w:val="none" w:sz="0" w:space="0" w:color="auto" w:frame="1"/>
        </w:rPr>
        <w:t>bassiana</w:t>
      </w:r>
      <w:proofErr w:type="spellEnd"/>
      <w:r w:rsidRPr="004A560B">
        <w:rPr>
          <w:rFonts w:ascii="inherit" w:hAnsi="inherit"/>
          <w:iCs/>
          <w:color w:val="000000"/>
          <w:bdr w:val="none" w:sz="0" w:space="0" w:color="auto" w:frame="1"/>
        </w:rPr>
        <w:t xml:space="preserve">. Immune defense </w:t>
      </w:r>
      <w:ins w:id="12" w:author="Shahrestani, Parvin" w:date="2020-03-18T15:58:00Z">
        <w:r w:rsidR="00F66DAE">
          <w:rPr>
            <w:rFonts w:ascii="inherit" w:hAnsi="inherit"/>
            <w:iCs/>
            <w:color w:val="000000"/>
            <w:bdr w:val="none" w:sz="0" w:space="0" w:color="auto" w:frame="1"/>
          </w:rPr>
          <w:t xml:space="preserve">was measured as survival after inoculation with </w:t>
        </w:r>
        <w:r w:rsidR="00F66DAE" w:rsidRPr="00F66DAE">
          <w:rPr>
            <w:rFonts w:ascii="inherit" w:hAnsi="inherit"/>
            <w:i/>
            <w:iCs/>
            <w:color w:val="000000"/>
            <w:bdr w:val="none" w:sz="0" w:space="0" w:color="auto" w:frame="1"/>
            <w:rPrChange w:id="13" w:author="Shahrestani, Parvin" w:date="2020-03-18T15:59:00Z">
              <w:rPr>
                <w:rFonts w:ascii="inherit" w:hAnsi="inherit"/>
                <w:iCs/>
                <w:color w:val="000000"/>
                <w:bdr w:val="none" w:sz="0" w:space="0" w:color="auto" w:frame="1"/>
              </w:rPr>
            </w:rPrChange>
          </w:rPr>
          <w:t xml:space="preserve">B. </w:t>
        </w:r>
        <w:proofErr w:type="spellStart"/>
        <w:r w:rsidR="00F66DAE" w:rsidRPr="00F66DAE">
          <w:rPr>
            <w:rFonts w:ascii="inherit" w:hAnsi="inherit"/>
            <w:i/>
            <w:iCs/>
            <w:color w:val="000000"/>
            <w:bdr w:val="none" w:sz="0" w:space="0" w:color="auto" w:frame="1"/>
            <w:rPrChange w:id="14" w:author="Shahrestani, Parvin" w:date="2020-03-18T15:59:00Z">
              <w:rPr>
                <w:rFonts w:ascii="inherit" w:hAnsi="inherit"/>
                <w:iCs/>
                <w:color w:val="000000"/>
                <w:bdr w:val="none" w:sz="0" w:space="0" w:color="auto" w:frame="1"/>
              </w:rPr>
            </w:rPrChange>
          </w:rPr>
          <w:t>bassiana</w:t>
        </w:r>
        <w:proofErr w:type="spellEnd"/>
        <w:r w:rsidR="00F66DAE">
          <w:rPr>
            <w:rFonts w:ascii="inherit" w:hAnsi="inherit"/>
            <w:iCs/>
            <w:color w:val="000000"/>
            <w:bdr w:val="none" w:sz="0" w:space="0" w:color="auto" w:frame="1"/>
          </w:rPr>
          <w:t xml:space="preserve"> and this character </w:t>
        </w:r>
      </w:ins>
      <w:r w:rsidRPr="004A560B">
        <w:rPr>
          <w:rFonts w:ascii="inherit" w:hAnsi="inherit"/>
          <w:iCs/>
          <w:color w:val="000000"/>
          <w:bdr w:val="none" w:sz="0" w:space="0" w:color="auto" w:frame="1"/>
        </w:rPr>
        <w:t xml:space="preserve">was measured at multiple ages throughout the lifespan for all </w:t>
      </w:r>
      <w:ins w:id="15" w:author="Shahrestani, Parvin" w:date="2020-03-18T15:59:00Z">
        <w:r w:rsidR="00F66DAE">
          <w:rPr>
            <w:rFonts w:ascii="inherit" w:hAnsi="inherit"/>
            <w:iCs/>
            <w:color w:val="000000"/>
            <w:bdr w:val="none" w:sz="0" w:space="0" w:color="auto" w:frame="1"/>
          </w:rPr>
          <w:t xml:space="preserve">ten </w:t>
        </w:r>
      </w:ins>
      <w:r w:rsidRPr="004A560B">
        <w:rPr>
          <w:rFonts w:ascii="inherit" w:hAnsi="inherit"/>
          <w:iCs/>
          <w:color w:val="000000"/>
          <w:bdr w:val="none" w:sz="0" w:space="0" w:color="auto" w:frame="1"/>
        </w:rPr>
        <w:t xml:space="preserve">populations. </w:t>
      </w:r>
      <w:del w:id="16" w:author="Shahrestani, Parvin" w:date="2020-03-18T15:59:00Z">
        <w:r w:rsidR="003A26B0" w:rsidDel="00F66DAE">
          <w:rPr>
            <w:rStyle w:val="apple-converted-space"/>
            <w:rFonts w:ascii="inherit" w:hAnsi="inherit"/>
            <w:color w:val="000000"/>
            <w:bdr w:val="none" w:sz="0" w:space="0" w:color="auto" w:frame="1"/>
          </w:rPr>
          <w:delText xml:space="preserve">Based on our </w:delText>
        </w:r>
        <w:r w:rsidRPr="004A560B" w:rsidDel="00F66DAE">
          <w:rPr>
            <w:rStyle w:val="apple-converted-space"/>
            <w:rFonts w:ascii="inherit" w:hAnsi="inherit"/>
            <w:color w:val="000000"/>
            <w:bdr w:val="none" w:sz="0" w:space="0" w:color="auto" w:frame="1"/>
          </w:rPr>
          <w:delText>results, post</w:delText>
        </w:r>
      </w:del>
      <w:ins w:id="17" w:author="Shahrestani, Parvin" w:date="2020-03-18T15:59:00Z">
        <w:r w:rsidR="00F66DAE">
          <w:rPr>
            <w:rStyle w:val="apple-converted-space"/>
            <w:rFonts w:ascii="inherit" w:hAnsi="inherit"/>
            <w:color w:val="000000"/>
            <w:bdr w:val="none" w:sz="0" w:space="0" w:color="auto" w:frame="1"/>
          </w:rPr>
          <w:t>Post</w:t>
        </w:r>
      </w:ins>
      <w:r w:rsidRPr="004A560B">
        <w:rPr>
          <w:rStyle w:val="apple-converted-space"/>
          <w:rFonts w:ascii="inherit" w:hAnsi="inherit"/>
          <w:color w:val="000000"/>
          <w:bdr w:val="none" w:sz="0" w:space="0" w:color="auto" w:frame="1"/>
        </w:rPr>
        <w:t xml:space="preserve">-infection survival </w:t>
      </w:r>
      <w:del w:id="18" w:author="Shahrestani, Parvin" w:date="2020-03-18T15:59:00Z">
        <w:r w:rsidRPr="004A560B" w:rsidDel="00F66DAE">
          <w:rPr>
            <w:rStyle w:val="apple-converted-space"/>
            <w:rFonts w:ascii="inherit" w:hAnsi="inherit"/>
            <w:color w:val="000000"/>
            <w:bdr w:val="none" w:sz="0" w:space="0" w:color="auto" w:frame="1"/>
          </w:rPr>
          <w:delText xml:space="preserve">is </w:delText>
        </w:r>
      </w:del>
      <w:ins w:id="19" w:author="Shahrestani, Parvin" w:date="2020-03-18T15:59:00Z">
        <w:r w:rsidR="00F66DAE">
          <w:rPr>
            <w:rStyle w:val="apple-converted-space"/>
            <w:rFonts w:ascii="inherit" w:hAnsi="inherit"/>
            <w:color w:val="000000"/>
            <w:bdr w:val="none" w:sz="0" w:space="0" w:color="auto" w:frame="1"/>
          </w:rPr>
          <w:t>was</w:t>
        </w:r>
        <w:r w:rsidR="00F66DAE" w:rsidRPr="004A560B">
          <w:rPr>
            <w:rStyle w:val="apple-converted-space"/>
            <w:rFonts w:ascii="inherit" w:hAnsi="inherit"/>
            <w:color w:val="000000"/>
            <w:bdr w:val="none" w:sz="0" w:space="0" w:color="auto" w:frame="1"/>
          </w:rPr>
          <w:t xml:space="preserve"> </w:t>
        </w:r>
      </w:ins>
      <w:r w:rsidRPr="004A560B">
        <w:rPr>
          <w:rStyle w:val="apple-converted-space"/>
          <w:rFonts w:ascii="inherit" w:hAnsi="inherit"/>
          <w:color w:val="000000"/>
          <w:bdr w:val="none" w:sz="0" w:space="0" w:color="auto" w:frame="1"/>
        </w:rPr>
        <w:t>lower in short-lived populations at all chronological ages compared to the same ages in long-lived populations, and</w:t>
      </w:r>
      <w:ins w:id="20" w:author="Shahrestani, Parvin" w:date="2020-03-18T15:59:00Z">
        <w:r w:rsidR="00F66DAE">
          <w:rPr>
            <w:rStyle w:val="apple-converted-space"/>
            <w:rFonts w:ascii="inherit" w:hAnsi="inherit"/>
            <w:color w:val="000000"/>
            <w:bdr w:val="none" w:sz="0" w:space="0" w:color="auto" w:frame="1"/>
          </w:rPr>
          <w:t xml:space="preserve"> post-infection survival declined with age in both short-lived and long-lived populations. </w:t>
        </w:r>
      </w:ins>
      <w:r w:rsidRPr="004A560B">
        <w:rPr>
          <w:rStyle w:val="apple-converted-space"/>
          <w:rFonts w:ascii="inherit" w:hAnsi="inherit"/>
          <w:color w:val="000000"/>
          <w:bdr w:val="none" w:sz="0" w:space="0" w:color="auto" w:frame="1"/>
        </w:rPr>
        <w:t xml:space="preserve"> </w:t>
      </w:r>
      <w:del w:id="21" w:author="Shahrestani, Parvin" w:date="2020-03-18T16:00:00Z">
        <w:r w:rsidRPr="004A560B" w:rsidDel="00F66DAE">
          <w:rPr>
            <w:rStyle w:val="apple-converted-space"/>
            <w:rFonts w:ascii="inherit" w:hAnsi="inherit"/>
            <w:color w:val="000000"/>
            <w:bdr w:val="none" w:sz="0" w:space="0" w:color="auto" w:frame="1"/>
          </w:rPr>
          <w:delText>immune defense decline</w:delText>
        </w:r>
      </w:del>
      <w:del w:id="22" w:author="Shahrestani, Parvin" w:date="2020-03-18T15:59:00Z">
        <w:r w:rsidRPr="004A560B" w:rsidDel="00F66DAE">
          <w:rPr>
            <w:rStyle w:val="apple-converted-space"/>
            <w:rFonts w:ascii="inherit" w:hAnsi="inherit"/>
            <w:color w:val="000000"/>
            <w:bdr w:val="none" w:sz="0" w:space="0" w:color="auto" w:frame="1"/>
          </w:rPr>
          <w:delText>s</w:delText>
        </w:r>
      </w:del>
      <w:del w:id="23" w:author="Shahrestani, Parvin" w:date="2020-03-18T16:00:00Z">
        <w:r w:rsidRPr="004A560B" w:rsidDel="00F66DAE">
          <w:rPr>
            <w:rStyle w:val="apple-converted-space"/>
            <w:rFonts w:ascii="inherit" w:hAnsi="inherit"/>
            <w:color w:val="000000"/>
            <w:bdr w:val="none" w:sz="0" w:space="0" w:color="auto" w:frame="1"/>
          </w:rPr>
          <w:delText xml:space="preserve"> with age. </w:delText>
        </w:r>
      </w:del>
      <w:ins w:id="24" w:author="Shahrestani, Parvin" w:date="2020-03-18T16:00:00Z">
        <w:r w:rsidR="00F66DAE">
          <w:rPr>
            <w:rStyle w:val="apple-converted-space"/>
            <w:rFonts w:ascii="inherit" w:hAnsi="inherit"/>
            <w:color w:val="000000"/>
            <w:bdr w:val="none" w:sz="0" w:space="0" w:color="auto" w:frame="1"/>
          </w:rPr>
          <w:t xml:space="preserve"> Whole-genome sequence data from the five short-lived and five-long lived populations were previously used to identify genomic regions that are differentiated among these populations. We </w:t>
        </w:r>
      </w:ins>
      <w:ins w:id="25" w:author="Shahrestani, Parvin" w:date="2020-03-18T16:03:00Z">
        <w:r w:rsidR="00E268A4">
          <w:rPr>
            <w:rStyle w:val="apple-converted-space"/>
            <w:rFonts w:ascii="inherit" w:hAnsi="inherit"/>
            <w:color w:val="000000"/>
            <w:bdr w:val="none" w:sz="0" w:space="0" w:color="auto" w:frame="1"/>
          </w:rPr>
          <w:t xml:space="preserve">briefly </w:t>
        </w:r>
      </w:ins>
      <w:ins w:id="26" w:author="Shahrestani, Parvin" w:date="2020-03-18T16:00:00Z">
        <w:r w:rsidR="00F66DAE">
          <w:rPr>
            <w:rStyle w:val="apple-converted-space"/>
            <w:rFonts w:ascii="inherit" w:hAnsi="inherit"/>
            <w:color w:val="000000"/>
            <w:bdr w:val="none" w:sz="0" w:space="0" w:color="auto" w:frame="1"/>
          </w:rPr>
          <w:t>explored these genomic differences for enrichment of immune defense genes</w:t>
        </w:r>
      </w:ins>
      <w:ins w:id="27" w:author="Shahrestani, Parvin" w:date="2020-03-18T16:01:00Z">
        <w:r w:rsidR="00E268A4">
          <w:rPr>
            <w:rStyle w:val="apple-converted-space"/>
            <w:rFonts w:ascii="inherit" w:hAnsi="inherit"/>
            <w:color w:val="000000"/>
            <w:bdr w:val="none" w:sz="0" w:space="0" w:color="auto" w:frame="1"/>
          </w:rPr>
          <w:t xml:space="preserve">, but more work is needed. </w:t>
        </w:r>
      </w:ins>
      <w:del w:id="28" w:author="Shahrestani, Parvin" w:date="2020-03-18T16:01:00Z">
        <w:r w:rsidRPr="004A560B" w:rsidDel="00F66DAE">
          <w:rPr>
            <w:rStyle w:val="apple-converted-space"/>
            <w:rFonts w:ascii="inherit" w:hAnsi="inherit"/>
            <w:color w:val="000000"/>
            <w:bdr w:val="none" w:sz="0" w:space="0" w:color="auto" w:frame="1"/>
          </w:rPr>
          <w:delText xml:space="preserve">After the age-specific immune defense phenotype is fully characterized, we will look for candidate immunesenescence genes using the existing whole-genome sequencing data of these ten populations. </w:delText>
        </w:r>
      </w:del>
      <w:r w:rsidRPr="004A560B">
        <w:rPr>
          <w:rStyle w:val="apple-converted-space"/>
          <w:rFonts w:ascii="inherit" w:hAnsi="inherit"/>
          <w:color w:val="000000"/>
          <w:bdr w:val="none" w:sz="0" w:space="0" w:color="auto" w:frame="1"/>
        </w:rPr>
        <w:t xml:space="preserve">Results from this study </w:t>
      </w:r>
      <w:r w:rsidRPr="004A560B">
        <w:rPr>
          <w:rFonts w:ascii="inherit" w:hAnsi="inherit"/>
          <w:color w:val="000000"/>
          <w:bdr w:val="none" w:sz="0" w:space="0" w:color="auto" w:frame="1"/>
        </w:rPr>
        <w:t>can potentially inform the use of</w:t>
      </w:r>
      <w:r w:rsidRPr="004A560B">
        <w:rPr>
          <w:rStyle w:val="apple-converted-space"/>
          <w:rFonts w:ascii="inherit" w:hAnsi="inherit"/>
          <w:color w:val="000000"/>
          <w:bdr w:val="none" w:sz="0" w:space="0" w:color="auto" w:frame="1"/>
        </w:rPr>
        <w:t> </w:t>
      </w:r>
      <w:r w:rsidRPr="004A560B">
        <w:rPr>
          <w:rFonts w:ascii="inherit" w:hAnsi="inherit"/>
          <w:i/>
          <w:iCs/>
          <w:color w:val="000000"/>
          <w:bdr w:val="none" w:sz="0" w:space="0" w:color="auto" w:frame="1"/>
        </w:rPr>
        <w:t xml:space="preserve">B. </w:t>
      </w:r>
      <w:proofErr w:type="spellStart"/>
      <w:r w:rsidRPr="004A560B">
        <w:rPr>
          <w:rFonts w:ascii="inherit" w:hAnsi="inherit"/>
          <w:i/>
          <w:iCs/>
          <w:color w:val="000000"/>
          <w:bdr w:val="none" w:sz="0" w:space="0" w:color="auto" w:frame="1"/>
        </w:rPr>
        <w:t>bassiana</w:t>
      </w:r>
      <w:proofErr w:type="spellEnd"/>
      <w:r w:rsidRPr="004A560B">
        <w:rPr>
          <w:rStyle w:val="apple-converted-space"/>
          <w:rFonts w:ascii="inherit" w:hAnsi="inherit"/>
          <w:i/>
          <w:iCs/>
          <w:color w:val="000000"/>
          <w:bdr w:val="none" w:sz="0" w:space="0" w:color="auto" w:frame="1"/>
        </w:rPr>
        <w:t> </w:t>
      </w:r>
      <w:r w:rsidRPr="004A560B">
        <w:rPr>
          <w:rFonts w:ascii="inherit" w:hAnsi="inherit"/>
          <w:color w:val="000000"/>
          <w:bdr w:val="none" w:sz="0" w:space="0" w:color="auto" w:frame="1"/>
        </w:rPr>
        <w:t xml:space="preserve">in biological control against mosquito vectors of malaria and dengue, </w:t>
      </w:r>
      <w:ins w:id="29" w:author="Shahrestani, Parvin" w:date="2020-03-18T16:06:00Z">
        <w:r w:rsidR="00131DD1">
          <w:rPr>
            <w:rFonts w:ascii="inherit" w:hAnsi="inherit"/>
            <w:color w:val="000000"/>
            <w:bdr w:val="none" w:sz="0" w:space="0" w:color="auto" w:frame="1"/>
          </w:rPr>
          <w:t xml:space="preserve">because of the similarities between mosquito and </w:t>
        </w:r>
      </w:ins>
      <w:del w:id="30" w:author="Shahrestani, Parvin" w:date="2020-03-18T16:07:00Z">
        <w:r w:rsidRPr="004A560B" w:rsidDel="00131DD1">
          <w:rPr>
            <w:rFonts w:ascii="inherit" w:hAnsi="inherit"/>
            <w:color w:val="000000"/>
            <w:bdr w:val="none" w:sz="0" w:space="0" w:color="auto" w:frame="1"/>
          </w:rPr>
          <w:delText>which are genetically similar to</w:delText>
        </w:r>
      </w:del>
      <w:r w:rsidRPr="004A560B">
        <w:rPr>
          <w:rFonts w:ascii="inherit" w:hAnsi="inherit"/>
          <w:color w:val="000000"/>
          <w:bdr w:val="none" w:sz="0" w:space="0" w:color="auto" w:frame="1"/>
        </w:rPr>
        <w:t xml:space="preserve"> </w:t>
      </w:r>
      <w:r w:rsidRPr="004A560B">
        <w:rPr>
          <w:rFonts w:ascii="inherit" w:hAnsi="inherit"/>
          <w:i/>
          <w:color w:val="000000"/>
          <w:bdr w:val="none" w:sz="0" w:space="0" w:color="auto" w:frame="1"/>
        </w:rPr>
        <w:t>D. melanogaster</w:t>
      </w:r>
      <w:ins w:id="31" w:author="Shahrestani, Parvin" w:date="2020-03-18T16:07:00Z">
        <w:r w:rsidR="00131DD1">
          <w:rPr>
            <w:rFonts w:ascii="inherit" w:hAnsi="inherit"/>
            <w:color w:val="000000"/>
            <w:bdr w:val="none" w:sz="0" w:space="0" w:color="auto" w:frame="1"/>
          </w:rPr>
          <w:t xml:space="preserve"> immune defenses.</w:t>
        </w:r>
      </w:ins>
      <w:del w:id="32" w:author="Shahrestani, Parvin" w:date="2020-03-18T16:07:00Z">
        <w:r w:rsidRPr="004A560B" w:rsidDel="00131DD1">
          <w:rPr>
            <w:rFonts w:ascii="inherit" w:hAnsi="inherit"/>
            <w:color w:val="000000"/>
            <w:bdr w:val="none" w:sz="0" w:space="0" w:color="auto" w:frame="1"/>
          </w:rPr>
          <w:delText>.</w:delText>
        </w:r>
      </w:del>
      <w:r w:rsidRPr="004A560B">
        <w:rPr>
          <w:rFonts w:ascii="inherit" w:hAnsi="inherit"/>
          <w:color w:val="000000"/>
          <w:bdr w:val="none" w:sz="0" w:space="0" w:color="auto" w:frame="1"/>
        </w:rPr>
        <w:t xml:space="preserve"> Moreover, due to </w:t>
      </w:r>
      <w:del w:id="33" w:author="Shahrestani, Parvin" w:date="2020-03-18T16:07:00Z">
        <w:r w:rsidRPr="004A560B" w:rsidDel="00131DD1">
          <w:rPr>
            <w:rFonts w:ascii="inherit" w:hAnsi="inherit"/>
            <w:color w:val="000000"/>
            <w:bdr w:val="none" w:sz="0" w:space="0" w:color="auto" w:frame="1"/>
          </w:rPr>
          <w:delText xml:space="preserve">similarities </w:delText>
        </w:r>
      </w:del>
      <w:ins w:id="34" w:author="Shahrestani, Parvin" w:date="2020-03-18T16:07:00Z">
        <w:r w:rsidR="00131DD1">
          <w:rPr>
            <w:rFonts w:ascii="inherit" w:hAnsi="inherit"/>
            <w:color w:val="000000"/>
            <w:bdr w:val="none" w:sz="0" w:space="0" w:color="auto" w:frame="1"/>
          </w:rPr>
          <w:t>homology</w:t>
        </w:r>
        <w:r w:rsidR="00131DD1" w:rsidRPr="004A560B">
          <w:rPr>
            <w:rFonts w:ascii="inherit" w:hAnsi="inherit"/>
            <w:color w:val="000000"/>
            <w:bdr w:val="none" w:sz="0" w:space="0" w:color="auto" w:frame="1"/>
          </w:rPr>
          <w:t xml:space="preserve"> </w:t>
        </w:r>
      </w:ins>
      <w:r w:rsidRPr="004A560B">
        <w:rPr>
          <w:rFonts w:ascii="inherit" w:hAnsi="inherit"/>
          <w:color w:val="000000"/>
          <w:bdr w:val="none" w:sz="0" w:space="0" w:color="auto" w:frame="1"/>
        </w:rPr>
        <w:t>between the innate immunities of fruit flies and humans, results from this study can inform the need for personalized medicine, such as treating old and young patients differently</w:t>
      </w:r>
      <w:ins w:id="35" w:author="Shahrestani, Parvin" w:date="2020-03-18T16:07:00Z">
        <w:r w:rsidR="00131DD1">
          <w:rPr>
            <w:rFonts w:ascii="inherit" w:hAnsi="inherit"/>
            <w:color w:val="000000"/>
            <w:bdr w:val="none" w:sz="0" w:space="0" w:color="auto" w:frame="1"/>
          </w:rPr>
          <w:t xml:space="preserve"> after infection</w:t>
        </w:r>
      </w:ins>
      <w:r w:rsidRPr="004A560B">
        <w:rPr>
          <w:rFonts w:ascii="inherit" w:hAnsi="inherit"/>
          <w:color w:val="000000"/>
          <w:bdr w:val="none" w:sz="0" w:space="0" w:color="auto" w:frame="1"/>
        </w:rPr>
        <w:t>.</w:t>
      </w:r>
    </w:p>
    <w:p w14:paraId="0C8E7F3D" w14:textId="77777777" w:rsidR="0090384F" w:rsidRDefault="0090384F" w:rsidP="00AA3D48">
      <w:pPr>
        <w:jc w:val="both"/>
        <w:rPr>
          <w:rFonts w:eastAsia="Times New Roman"/>
          <w:b/>
          <w:bCs/>
          <w:highlight w:val="white"/>
        </w:rPr>
      </w:pPr>
    </w:p>
    <w:p w14:paraId="51B3FCA9" w14:textId="77777777" w:rsidR="0090384F" w:rsidRDefault="0090384F" w:rsidP="00AA3D48">
      <w:pPr>
        <w:jc w:val="both"/>
        <w:rPr>
          <w:rFonts w:eastAsia="Times New Roman"/>
          <w:b/>
          <w:bCs/>
          <w:highlight w:val="white"/>
        </w:rPr>
      </w:pPr>
    </w:p>
    <w:p w14:paraId="684D43D3" w14:textId="77777777" w:rsidR="00E3428A" w:rsidRDefault="00E3428A" w:rsidP="00AA3D48">
      <w:pPr>
        <w:jc w:val="both"/>
        <w:rPr>
          <w:rFonts w:eastAsia="Times New Roman"/>
          <w:b/>
          <w:bCs/>
          <w:highlight w:val="white"/>
        </w:rPr>
      </w:pPr>
    </w:p>
    <w:p w14:paraId="772FDF86" w14:textId="77777777" w:rsidR="00E3428A" w:rsidRDefault="00E3428A" w:rsidP="00AA3D48">
      <w:pPr>
        <w:jc w:val="both"/>
        <w:rPr>
          <w:rFonts w:eastAsia="Times New Roman"/>
          <w:b/>
          <w:bCs/>
          <w:highlight w:val="white"/>
        </w:rPr>
      </w:pPr>
    </w:p>
    <w:p w14:paraId="029F0AC6" w14:textId="77777777" w:rsidR="00E3428A" w:rsidRDefault="00E3428A" w:rsidP="00AA3D48">
      <w:pPr>
        <w:jc w:val="both"/>
        <w:rPr>
          <w:rFonts w:eastAsia="Times New Roman"/>
          <w:b/>
          <w:bCs/>
          <w:highlight w:val="white"/>
        </w:rPr>
      </w:pPr>
    </w:p>
    <w:p w14:paraId="2A6D0168" w14:textId="77777777" w:rsidR="00E3428A" w:rsidRDefault="00E3428A" w:rsidP="00AA3D48">
      <w:pPr>
        <w:jc w:val="both"/>
        <w:rPr>
          <w:rFonts w:eastAsia="Times New Roman"/>
          <w:b/>
          <w:bCs/>
          <w:highlight w:val="white"/>
        </w:rPr>
      </w:pPr>
    </w:p>
    <w:p w14:paraId="32DBC475" w14:textId="77777777" w:rsidR="00E3428A" w:rsidRDefault="00E3428A" w:rsidP="00AA3D48">
      <w:pPr>
        <w:jc w:val="both"/>
        <w:rPr>
          <w:rFonts w:eastAsia="Times New Roman"/>
          <w:b/>
          <w:bCs/>
          <w:highlight w:val="white"/>
        </w:rPr>
      </w:pPr>
    </w:p>
    <w:p w14:paraId="340C8689" w14:textId="77777777" w:rsidR="00E3428A" w:rsidRDefault="00E3428A" w:rsidP="00AA3D48">
      <w:pPr>
        <w:jc w:val="both"/>
        <w:rPr>
          <w:rFonts w:eastAsia="Times New Roman"/>
          <w:b/>
          <w:bCs/>
          <w:highlight w:val="white"/>
        </w:rPr>
      </w:pPr>
    </w:p>
    <w:p w14:paraId="5F91FAED" w14:textId="77777777" w:rsidR="00E3428A" w:rsidRDefault="00E3428A" w:rsidP="00AA3D48">
      <w:pPr>
        <w:jc w:val="both"/>
        <w:rPr>
          <w:rFonts w:eastAsia="Times New Roman"/>
          <w:b/>
          <w:bCs/>
          <w:highlight w:val="white"/>
        </w:rPr>
      </w:pPr>
    </w:p>
    <w:p w14:paraId="7E544909" w14:textId="77777777" w:rsidR="00E3428A" w:rsidRDefault="00E3428A" w:rsidP="00AA3D48">
      <w:pPr>
        <w:jc w:val="both"/>
        <w:rPr>
          <w:rFonts w:eastAsia="Times New Roman"/>
          <w:b/>
          <w:bCs/>
          <w:highlight w:val="white"/>
        </w:rPr>
      </w:pPr>
    </w:p>
    <w:p w14:paraId="0282D08A" w14:textId="77777777" w:rsidR="00E3428A" w:rsidRDefault="00E3428A" w:rsidP="00AA3D48">
      <w:pPr>
        <w:jc w:val="both"/>
        <w:rPr>
          <w:rFonts w:eastAsia="Times New Roman"/>
          <w:b/>
          <w:bCs/>
          <w:highlight w:val="white"/>
        </w:rPr>
      </w:pPr>
    </w:p>
    <w:p w14:paraId="6F86F1C1" w14:textId="77777777" w:rsidR="00E3428A" w:rsidRDefault="00E3428A" w:rsidP="00AA3D48">
      <w:pPr>
        <w:jc w:val="both"/>
        <w:rPr>
          <w:rFonts w:eastAsia="Times New Roman"/>
          <w:b/>
          <w:bCs/>
          <w:highlight w:val="white"/>
        </w:rPr>
      </w:pPr>
    </w:p>
    <w:p w14:paraId="5EF2453C" w14:textId="77777777" w:rsidR="0090384F" w:rsidRDefault="0090384F" w:rsidP="00AA3D48">
      <w:pPr>
        <w:jc w:val="both"/>
        <w:rPr>
          <w:rFonts w:eastAsia="Times New Roman"/>
          <w:b/>
          <w:bCs/>
          <w:highlight w:val="white"/>
        </w:rPr>
      </w:pPr>
    </w:p>
    <w:p w14:paraId="0F56FC88" w14:textId="77777777" w:rsidR="0090384F" w:rsidRDefault="0090384F" w:rsidP="00AA3D48">
      <w:pPr>
        <w:jc w:val="both"/>
        <w:rPr>
          <w:rFonts w:eastAsia="Times New Roman"/>
          <w:b/>
          <w:bCs/>
          <w:highlight w:val="white"/>
        </w:rPr>
      </w:pPr>
    </w:p>
    <w:p w14:paraId="77F86DA8" w14:textId="77777777" w:rsidR="00E3428A" w:rsidRDefault="00E3428A" w:rsidP="00AA3D48">
      <w:pPr>
        <w:jc w:val="both"/>
        <w:rPr>
          <w:rFonts w:eastAsia="Times New Roman"/>
          <w:b/>
          <w:bCs/>
          <w:highlight w:val="white"/>
        </w:rPr>
      </w:pPr>
    </w:p>
    <w:p w14:paraId="1722B497" w14:textId="77777777" w:rsidR="0090384F" w:rsidRDefault="0090384F" w:rsidP="00AA3D48">
      <w:pPr>
        <w:jc w:val="both"/>
        <w:rPr>
          <w:rFonts w:eastAsia="Times New Roman"/>
          <w:b/>
          <w:bCs/>
          <w:highlight w:val="white"/>
        </w:rPr>
      </w:pPr>
    </w:p>
    <w:p w14:paraId="2976CDC3" w14:textId="77777777" w:rsidR="0090384F" w:rsidRDefault="0090384F" w:rsidP="00AA3D48">
      <w:pPr>
        <w:jc w:val="both"/>
        <w:rPr>
          <w:rFonts w:eastAsia="Times New Roman"/>
          <w:b/>
          <w:bCs/>
          <w:highlight w:val="white"/>
        </w:rPr>
      </w:pPr>
    </w:p>
    <w:p w14:paraId="79815814" w14:textId="77777777" w:rsidR="00B43367" w:rsidRDefault="00B43367" w:rsidP="00B46D71">
      <w:pPr>
        <w:widowControl w:val="0"/>
        <w:autoSpaceDE w:val="0"/>
        <w:autoSpaceDN w:val="0"/>
        <w:adjustRightInd w:val="0"/>
        <w:jc w:val="center"/>
        <w:outlineLvl w:val="0"/>
      </w:pPr>
      <w:r w:rsidRPr="007E4BD7">
        <w:t>TABLE OF CONTENTS</w:t>
      </w:r>
    </w:p>
    <w:p w14:paraId="4EEDB2B6" w14:textId="77777777" w:rsidR="007E4BD7" w:rsidRDefault="007E4BD7" w:rsidP="007E4BD7">
      <w:pPr>
        <w:widowControl w:val="0"/>
        <w:autoSpaceDE w:val="0"/>
        <w:autoSpaceDN w:val="0"/>
        <w:adjustRightInd w:val="0"/>
        <w:jc w:val="center"/>
      </w:pPr>
    </w:p>
    <w:p w14:paraId="0FEDD952" w14:textId="77777777" w:rsidR="007E4BD7" w:rsidRPr="007E4BD7" w:rsidRDefault="007E4BD7" w:rsidP="007E4BD7">
      <w:pPr>
        <w:widowControl w:val="0"/>
        <w:autoSpaceDE w:val="0"/>
        <w:autoSpaceDN w:val="0"/>
        <w:adjustRightInd w:val="0"/>
        <w:jc w:val="center"/>
      </w:pPr>
    </w:p>
    <w:p w14:paraId="721CFFC8" w14:textId="77777777" w:rsidR="00B43367" w:rsidRPr="007E4BD7" w:rsidRDefault="00B43367" w:rsidP="00B43367">
      <w:pPr>
        <w:widowControl w:val="0"/>
        <w:autoSpaceDE w:val="0"/>
        <w:autoSpaceDN w:val="0"/>
        <w:adjustRightInd w:val="0"/>
      </w:pPr>
      <w:r w:rsidRPr="007E4BD7">
        <w:t>ABSTRACT ................................................................................................................... ii</w:t>
      </w:r>
    </w:p>
    <w:p w14:paraId="5D8D9A0F" w14:textId="77777777" w:rsidR="00B43367" w:rsidRPr="007E4BD7" w:rsidRDefault="00B43367" w:rsidP="00B43367">
      <w:pPr>
        <w:widowControl w:val="0"/>
        <w:autoSpaceDE w:val="0"/>
        <w:autoSpaceDN w:val="0"/>
        <w:adjustRightInd w:val="0"/>
      </w:pPr>
      <w:r w:rsidRPr="007E4BD7">
        <w:t>LIST OF TABLES ......................................................................................................... v</w:t>
      </w:r>
    </w:p>
    <w:p w14:paraId="1C5C1BC6" w14:textId="77777777" w:rsidR="00B43367" w:rsidRPr="007E4BD7" w:rsidRDefault="00B43367" w:rsidP="00B43367">
      <w:pPr>
        <w:widowControl w:val="0"/>
        <w:autoSpaceDE w:val="0"/>
        <w:autoSpaceDN w:val="0"/>
        <w:adjustRightInd w:val="0"/>
      </w:pPr>
      <w:r w:rsidRPr="007E4BD7">
        <w:t>LIST OF FIGURES ....................................................................................................... vi</w:t>
      </w:r>
    </w:p>
    <w:p w14:paraId="14A24B1B" w14:textId="77777777" w:rsidR="00B43367" w:rsidRPr="007E4BD7" w:rsidRDefault="00B43367" w:rsidP="00B43367">
      <w:pPr>
        <w:widowControl w:val="0"/>
        <w:autoSpaceDE w:val="0"/>
        <w:autoSpaceDN w:val="0"/>
        <w:adjustRightInd w:val="0"/>
      </w:pPr>
      <w:r w:rsidRPr="007E4BD7">
        <w:t>ACKNOWLEDGMENTS ............................................................................................. vii</w:t>
      </w:r>
    </w:p>
    <w:p w14:paraId="32B6D32A" w14:textId="77777777" w:rsidR="007E4BD7" w:rsidRDefault="007E4BD7" w:rsidP="00B43367">
      <w:pPr>
        <w:widowControl w:val="0"/>
        <w:autoSpaceDE w:val="0"/>
        <w:autoSpaceDN w:val="0"/>
        <w:adjustRightInd w:val="0"/>
        <w:rPr>
          <w:rFonts w:ascii="@˛;Qˇ" w:hAnsi="@˛;Qˇ" w:cs="@˛;Qˇ"/>
        </w:rPr>
      </w:pPr>
    </w:p>
    <w:p w14:paraId="31280BEC" w14:textId="77777777" w:rsidR="00B43367" w:rsidRPr="007E4BD7" w:rsidRDefault="00B43367" w:rsidP="00B46D71">
      <w:pPr>
        <w:widowControl w:val="0"/>
        <w:autoSpaceDE w:val="0"/>
        <w:autoSpaceDN w:val="0"/>
        <w:adjustRightInd w:val="0"/>
        <w:outlineLvl w:val="0"/>
      </w:pPr>
      <w:r w:rsidRPr="007E4BD7">
        <w:t>Chapter</w:t>
      </w:r>
    </w:p>
    <w:p w14:paraId="650A3FED" w14:textId="5AF8BA0E" w:rsidR="00B43367" w:rsidRPr="00F537A7" w:rsidRDefault="00B43367" w:rsidP="00F537A7">
      <w:pPr>
        <w:rPr>
          <w:rFonts w:eastAsia="Times New Roman"/>
          <w:bCs/>
          <w:highlight w:val="white"/>
        </w:rPr>
      </w:pPr>
      <w:r>
        <w:rPr>
          <w:rFonts w:ascii="@˛;Qˇ" w:hAnsi="@˛;Qˇ" w:cs="@˛;Qˇ"/>
        </w:rPr>
        <w:t xml:space="preserve">1. </w:t>
      </w:r>
      <w:r w:rsidR="0095431B" w:rsidRPr="00BB346E">
        <w:rPr>
          <w:rFonts w:eastAsia="Times New Roman"/>
          <w:bCs/>
          <w:highlight w:val="white"/>
        </w:rPr>
        <w:t xml:space="preserve">Immune aging in long-lived and short-lived populations of </w:t>
      </w:r>
      <w:r w:rsidR="0095431B" w:rsidRPr="00BB346E">
        <w:rPr>
          <w:rFonts w:eastAsia="Times New Roman"/>
          <w:bCs/>
          <w:i/>
          <w:iCs/>
          <w:highlight w:val="white"/>
        </w:rPr>
        <w:t>Drosophila melanogaster</w:t>
      </w:r>
      <w:r w:rsidR="00F537A7">
        <w:rPr>
          <w:rFonts w:eastAsia="Times New Roman"/>
          <w:bCs/>
          <w:i/>
          <w:iCs/>
        </w:rPr>
        <w:t>..............................................................</w:t>
      </w:r>
      <w:r>
        <w:rPr>
          <w:rFonts w:ascii="@˛;Qˇ" w:hAnsi="@˛;Qˇ" w:cs="@˛;Qˇ"/>
        </w:rPr>
        <w:t>..............</w:t>
      </w:r>
      <w:r w:rsidR="00F537A7">
        <w:rPr>
          <w:rFonts w:ascii="@˛;Qˇ" w:hAnsi="@˛;Qˇ" w:cs="@˛;Qˇ"/>
        </w:rPr>
        <w:t>........................................</w:t>
      </w:r>
      <w:r>
        <w:rPr>
          <w:rFonts w:ascii="@˛;Qˇ" w:hAnsi="@˛;Qˇ" w:cs="@˛;Qˇ"/>
        </w:rPr>
        <w:t>1</w:t>
      </w:r>
    </w:p>
    <w:p w14:paraId="55436474" w14:textId="13069437" w:rsidR="00B43367" w:rsidRDefault="00B43367" w:rsidP="00B43367">
      <w:pPr>
        <w:widowControl w:val="0"/>
        <w:autoSpaceDE w:val="0"/>
        <w:autoSpaceDN w:val="0"/>
        <w:adjustRightInd w:val="0"/>
        <w:rPr>
          <w:rFonts w:ascii="@˛;Qˇ" w:hAnsi="@˛;Qˇ" w:cs="@˛;Qˇ"/>
        </w:rPr>
      </w:pPr>
      <w:r w:rsidRPr="00F537A7">
        <w:t xml:space="preserve">Introduction </w:t>
      </w:r>
      <w:r>
        <w:rPr>
          <w:rFonts w:ascii="@˛;Qˇ" w:hAnsi="@˛;Qˇ" w:cs="@˛;Qˇ"/>
        </w:rPr>
        <w:t>...........................................................................................................</w:t>
      </w:r>
      <w:r w:rsidR="00F537A7">
        <w:rPr>
          <w:rFonts w:ascii="@˛;Qˇ" w:hAnsi="@˛;Qˇ" w:cs="@˛;Qˇ"/>
        </w:rPr>
        <w:t>.........</w:t>
      </w:r>
      <w:r>
        <w:rPr>
          <w:rFonts w:ascii="@˛;Qˇ" w:hAnsi="@˛;Qˇ" w:cs="@˛;Qˇ"/>
        </w:rPr>
        <w:t xml:space="preserve"> 1</w:t>
      </w:r>
    </w:p>
    <w:p w14:paraId="15719707" w14:textId="440545A7" w:rsidR="00B43367" w:rsidRPr="00F537A7" w:rsidRDefault="00B43367" w:rsidP="00B43367">
      <w:pPr>
        <w:widowControl w:val="0"/>
        <w:autoSpaceDE w:val="0"/>
        <w:autoSpaceDN w:val="0"/>
        <w:adjustRightInd w:val="0"/>
      </w:pPr>
      <w:r w:rsidRPr="00F537A7">
        <w:t>Methods ................................................................................................................</w:t>
      </w:r>
      <w:r w:rsidR="00F537A7">
        <w:t>............</w:t>
      </w:r>
      <w:r w:rsidRPr="00F537A7">
        <w:t>5</w:t>
      </w:r>
    </w:p>
    <w:p w14:paraId="0BEB9648" w14:textId="7A9ECA1E" w:rsidR="00B43367" w:rsidRDefault="00B43367" w:rsidP="00B43367">
      <w:pPr>
        <w:widowControl w:val="0"/>
        <w:autoSpaceDE w:val="0"/>
        <w:autoSpaceDN w:val="0"/>
        <w:adjustRightInd w:val="0"/>
        <w:rPr>
          <w:rFonts w:ascii="@˛;Qˇ" w:hAnsi="@˛;Qˇ" w:cs="@˛;Qˇ"/>
        </w:rPr>
      </w:pPr>
      <w:r w:rsidRPr="00F537A7">
        <w:t>Statistical Analysis</w:t>
      </w:r>
      <w:r>
        <w:rPr>
          <w:rFonts w:ascii="@˛;Qˇ" w:hAnsi="@˛;Qˇ" w:cs="@˛;Qˇ"/>
        </w:rPr>
        <w:t xml:space="preserve"> </w:t>
      </w:r>
      <w:r w:rsidR="00CE142B">
        <w:rPr>
          <w:rFonts w:ascii="@˛;Qˇ" w:hAnsi="@˛;Qˇ" w:cs="@˛;Qˇ"/>
        </w:rPr>
        <w:t>…..............</w:t>
      </w:r>
      <w:r>
        <w:rPr>
          <w:rFonts w:ascii="@˛;Qˇ" w:hAnsi="@˛;Qˇ" w:cs="@˛;Qˇ"/>
        </w:rPr>
        <w:t>......................................................................................... 7</w:t>
      </w:r>
    </w:p>
    <w:p w14:paraId="67F0F0C4" w14:textId="04067A0D" w:rsidR="00B43367" w:rsidRDefault="00B43367" w:rsidP="00B43367">
      <w:pPr>
        <w:widowControl w:val="0"/>
        <w:autoSpaceDE w:val="0"/>
        <w:autoSpaceDN w:val="0"/>
        <w:adjustRightInd w:val="0"/>
        <w:rPr>
          <w:rFonts w:ascii="@˛;Qˇ" w:hAnsi="@˛;Qˇ" w:cs="@˛;Qˇ"/>
        </w:rPr>
      </w:pPr>
      <w:r w:rsidRPr="00F537A7">
        <w:t>Results</w:t>
      </w:r>
      <w:r>
        <w:rPr>
          <w:rFonts w:ascii="@˛;Qˇ" w:hAnsi="@˛;Qˇ" w:cs="@˛;Qˇ"/>
        </w:rPr>
        <w:t xml:space="preserve"> </w:t>
      </w:r>
      <w:r w:rsidR="00CE142B">
        <w:rPr>
          <w:rFonts w:ascii="@˛;Qˇ" w:hAnsi="@˛;Qˇ" w:cs="@˛;Qˇ"/>
        </w:rPr>
        <w:t>………</w:t>
      </w:r>
      <w:r>
        <w:rPr>
          <w:rFonts w:ascii="@˛;Qˇ" w:hAnsi="@˛;Qˇ" w:cs="@˛;Qˇ"/>
        </w:rPr>
        <w:t>................................................................................................................... 10</w:t>
      </w:r>
    </w:p>
    <w:p w14:paraId="42C5485D" w14:textId="78868A91" w:rsidR="00B43367" w:rsidRDefault="00B43367" w:rsidP="00CE142B">
      <w:pPr>
        <w:rPr>
          <w:rFonts w:eastAsia="Times New Roman"/>
          <w:b/>
          <w:bCs/>
          <w:highlight w:val="white"/>
        </w:rPr>
      </w:pPr>
      <w:r w:rsidRPr="00F537A7">
        <w:t>Discussion</w:t>
      </w:r>
      <w:r w:rsidR="00CE142B">
        <w:t>……..</w:t>
      </w:r>
      <w:r>
        <w:rPr>
          <w:rFonts w:ascii="@˛;Qˇ" w:hAnsi="@˛;Qˇ" w:cs="@˛;Qˇ"/>
        </w:rPr>
        <w:t>............................................................................................................. 17</w:t>
      </w:r>
    </w:p>
    <w:p w14:paraId="2575EF74" w14:textId="77777777" w:rsidR="00B43367" w:rsidRDefault="00B43367" w:rsidP="00E3428A">
      <w:pPr>
        <w:jc w:val="center"/>
        <w:rPr>
          <w:rFonts w:eastAsia="Times New Roman"/>
          <w:b/>
          <w:bCs/>
          <w:highlight w:val="white"/>
        </w:rPr>
      </w:pPr>
    </w:p>
    <w:p w14:paraId="386FFC8C" w14:textId="77777777" w:rsidR="00B43367" w:rsidRDefault="00B43367" w:rsidP="00E3428A">
      <w:pPr>
        <w:jc w:val="center"/>
        <w:rPr>
          <w:rFonts w:eastAsia="Times New Roman"/>
          <w:b/>
          <w:bCs/>
          <w:highlight w:val="white"/>
        </w:rPr>
      </w:pPr>
    </w:p>
    <w:p w14:paraId="7D7ADDD7" w14:textId="77777777" w:rsidR="00B43367" w:rsidRDefault="00B43367" w:rsidP="00E3428A">
      <w:pPr>
        <w:jc w:val="center"/>
        <w:rPr>
          <w:rFonts w:eastAsia="Times New Roman"/>
          <w:b/>
          <w:bCs/>
          <w:highlight w:val="white"/>
        </w:rPr>
      </w:pPr>
    </w:p>
    <w:p w14:paraId="6D9D8C9F" w14:textId="77777777" w:rsidR="00B43367" w:rsidRDefault="00B43367" w:rsidP="00E3428A">
      <w:pPr>
        <w:jc w:val="center"/>
        <w:rPr>
          <w:rFonts w:eastAsia="Times New Roman"/>
          <w:b/>
          <w:bCs/>
          <w:highlight w:val="white"/>
        </w:rPr>
      </w:pPr>
    </w:p>
    <w:p w14:paraId="502891FE" w14:textId="77777777" w:rsidR="00B43367" w:rsidRDefault="00B43367" w:rsidP="00E3428A">
      <w:pPr>
        <w:jc w:val="center"/>
        <w:rPr>
          <w:rFonts w:eastAsia="Times New Roman"/>
          <w:b/>
          <w:bCs/>
          <w:highlight w:val="white"/>
        </w:rPr>
      </w:pPr>
    </w:p>
    <w:p w14:paraId="3F759C35" w14:textId="77777777" w:rsidR="00B43367" w:rsidRDefault="00B43367" w:rsidP="00E3428A">
      <w:pPr>
        <w:jc w:val="center"/>
        <w:rPr>
          <w:rFonts w:eastAsia="Times New Roman"/>
          <w:b/>
          <w:bCs/>
          <w:highlight w:val="white"/>
        </w:rPr>
      </w:pPr>
    </w:p>
    <w:p w14:paraId="1DF67C6A" w14:textId="77777777" w:rsidR="00B43367" w:rsidRDefault="00B43367" w:rsidP="00E3428A">
      <w:pPr>
        <w:jc w:val="center"/>
        <w:rPr>
          <w:rFonts w:eastAsia="Times New Roman"/>
          <w:b/>
          <w:bCs/>
          <w:highlight w:val="white"/>
        </w:rPr>
      </w:pPr>
    </w:p>
    <w:p w14:paraId="140FBC36" w14:textId="77777777" w:rsidR="00B43367" w:rsidRDefault="00B43367" w:rsidP="00E3428A">
      <w:pPr>
        <w:jc w:val="center"/>
        <w:rPr>
          <w:rFonts w:eastAsia="Times New Roman"/>
          <w:b/>
          <w:bCs/>
          <w:highlight w:val="white"/>
        </w:rPr>
      </w:pPr>
    </w:p>
    <w:p w14:paraId="3AB424F5" w14:textId="77777777" w:rsidR="00B43367" w:rsidRDefault="00B43367" w:rsidP="00E3428A">
      <w:pPr>
        <w:jc w:val="center"/>
        <w:rPr>
          <w:rFonts w:eastAsia="Times New Roman"/>
          <w:b/>
          <w:bCs/>
          <w:highlight w:val="white"/>
        </w:rPr>
      </w:pPr>
    </w:p>
    <w:p w14:paraId="2BFA8D78" w14:textId="77777777" w:rsidR="00B43367" w:rsidRDefault="00B43367" w:rsidP="00E3428A">
      <w:pPr>
        <w:jc w:val="center"/>
        <w:rPr>
          <w:rFonts w:eastAsia="Times New Roman"/>
          <w:b/>
          <w:bCs/>
          <w:highlight w:val="white"/>
        </w:rPr>
      </w:pPr>
    </w:p>
    <w:p w14:paraId="4611EC7D" w14:textId="77777777" w:rsidR="00B43367" w:rsidRDefault="00B43367" w:rsidP="00E3428A">
      <w:pPr>
        <w:jc w:val="center"/>
        <w:rPr>
          <w:rFonts w:eastAsia="Times New Roman"/>
          <w:b/>
          <w:bCs/>
          <w:highlight w:val="white"/>
        </w:rPr>
      </w:pPr>
    </w:p>
    <w:p w14:paraId="38AA6495" w14:textId="77777777" w:rsidR="00B43367" w:rsidRDefault="00B43367" w:rsidP="00E3428A">
      <w:pPr>
        <w:jc w:val="center"/>
        <w:rPr>
          <w:rFonts w:eastAsia="Times New Roman"/>
          <w:b/>
          <w:bCs/>
          <w:highlight w:val="white"/>
        </w:rPr>
      </w:pPr>
    </w:p>
    <w:p w14:paraId="7BE1748D" w14:textId="77777777" w:rsidR="00B43367" w:rsidRDefault="00B43367" w:rsidP="00E3428A">
      <w:pPr>
        <w:jc w:val="center"/>
        <w:rPr>
          <w:rFonts w:eastAsia="Times New Roman"/>
          <w:b/>
          <w:bCs/>
          <w:highlight w:val="white"/>
        </w:rPr>
      </w:pPr>
    </w:p>
    <w:p w14:paraId="13414FEB" w14:textId="77777777" w:rsidR="00B43367" w:rsidRDefault="00B43367" w:rsidP="00E3428A">
      <w:pPr>
        <w:jc w:val="center"/>
        <w:rPr>
          <w:rFonts w:eastAsia="Times New Roman"/>
          <w:b/>
          <w:bCs/>
          <w:highlight w:val="white"/>
        </w:rPr>
      </w:pPr>
    </w:p>
    <w:p w14:paraId="4BA3A63D" w14:textId="77777777" w:rsidR="00B43367" w:rsidRDefault="00B43367" w:rsidP="00E3428A">
      <w:pPr>
        <w:jc w:val="center"/>
        <w:rPr>
          <w:rFonts w:eastAsia="Times New Roman"/>
          <w:b/>
          <w:bCs/>
          <w:highlight w:val="white"/>
        </w:rPr>
      </w:pPr>
    </w:p>
    <w:p w14:paraId="602D5105" w14:textId="77777777" w:rsidR="00B43367" w:rsidRDefault="00B43367" w:rsidP="00E3428A">
      <w:pPr>
        <w:jc w:val="center"/>
        <w:rPr>
          <w:rFonts w:eastAsia="Times New Roman"/>
          <w:b/>
          <w:bCs/>
          <w:highlight w:val="white"/>
        </w:rPr>
      </w:pPr>
    </w:p>
    <w:p w14:paraId="458A0502" w14:textId="77777777" w:rsidR="00B43367" w:rsidRDefault="00B43367" w:rsidP="00E3428A">
      <w:pPr>
        <w:jc w:val="center"/>
        <w:rPr>
          <w:rFonts w:eastAsia="Times New Roman"/>
          <w:b/>
          <w:bCs/>
          <w:highlight w:val="white"/>
        </w:rPr>
      </w:pPr>
    </w:p>
    <w:p w14:paraId="5AEEEF8C" w14:textId="77777777" w:rsidR="00B43367" w:rsidRDefault="00B43367" w:rsidP="00E3428A">
      <w:pPr>
        <w:jc w:val="center"/>
        <w:rPr>
          <w:rFonts w:eastAsia="Times New Roman"/>
          <w:b/>
          <w:bCs/>
          <w:highlight w:val="white"/>
        </w:rPr>
      </w:pPr>
    </w:p>
    <w:p w14:paraId="1B68B530" w14:textId="77777777" w:rsidR="00B43367" w:rsidRDefault="00B43367" w:rsidP="00E3428A">
      <w:pPr>
        <w:jc w:val="center"/>
        <w:rPr>
          <w:rFonts w:eastAsia="Times New Roman"/>
          <w:b/>
          <w:bCs/>
          <w:highlight w:val="white"/>
        </w:rPr>
      </w:pPr>
    </w:p>
    <w:p w14:paraId="1AFBB86C" w14:textId="77777777" w:rsidR="00B43367" w:rsidDel="00A966D9" w:rsidRDefault="00B43367" w:rsidP="00E3428A">
      <w:pPr>
        <w:jc w:val="center"/>
        <w:rPr>
          <w:del w:id="36" w:author="elnazbagheri" w:date="2020-03-23T17:04:00Z"/>
          <w:rFonts w:eastAsia="Times New Roman"/>
          <w:b/>
          <w:bCs/>
          <w:highlight w:val="white"/>
        </w:rPr>
      </w:pPr>
    </w:p>
    <w:p w14:paraId="45DED3BC" w14:textId="77777777" w:rsidR="00B43367" w:rsidDel="00A966D9" w:rsidRDefault="00B43367" w:rsidP="00E3428A">
      <w:pPr>
        <w:jc w:val="center"/>
        <w:rPr>
          <w:del w:id="37" w:author="elnazbagheri" w:date="2020-03-23T17:04:00Z"/>
          <w:rFonts w:eastAsia="Times New Roman"/>
          <w:b/>
          <w:bCs/>
          <w:highlight w:val="white"/>
        </w:rPr>
      </w:pPr>
    </w:p>
    <w:p w14:paraId="6150EDE7" w14:textId="77777777" w:rsidR="002A6A0E" w:rsidDel="00A966D9" w:rsidRDefault="002A6A0E" w:rsidP="00E3428A">
      <w:pPr>
        <w:jc w:val="center"/>
        <w:rPr>
          <w:del w:id="38" w:author="elnazbagheri" w:date="2020-03-23T17:04:00Z"/>
          <w:rFonts w:eastAsia="Times New Roman"/>
          <w:b/>
          <w:bCs/>
          <w:highlight w:val="white"/>
        </w:rPr>
      </w:pPr>
    </w:p>
    <w:p w14:paraId="78C3952D" w14:textId="77777777" w:rsidR="002A6A0E" w:rsidDel="00A966D9" w:rsidRDefault="002A6A0E" w:rsidP="00E3428A">
      <w:pPr>
        <w:jc w:val="center"/>
        <w:rPr>
          <w:del w:id="39" w:author="elnazbagheri" w:date="2020-03-23T17:04:00Z"/>
          <w:rFonts w:eastAsia="Times New Roman"/>
          <w:b/>
          <w:bCs/>
          <w:highlight w:val="white"/>
        </w:rPr>
      </w:pPr>
    </w:p>
    <w:p w14:paraId="023ECC86" w14:textId="77777777" w:rsidR="002A6A0E" w:rsidDel="00A966D9" w:rsidRDefault="002A6A0E" w:rsidP="00E3428A">
      <w:pPr>
        <w:jc w:val="center"/>
        <w:rPr>
          <w:del w:id="40" w:author="elnazbagheri" w:date="2020-03-23T17:04:00Z"/>
          <w:rFonts w:eastAsia="Times New Roman"/>
          <w:b/>
          <w:bCs/>
          <w:highlight w:val="white"/>
        </w:rPr>
      </w:pPr>
    </w:p>
    <w:p w14:paraId="3E38D6D2" w14:textId="77777777" w:rsidR="002A6A0E" w:rsidDel="00A966D9" w:rsidRDefault="002A6A0E" w:rsidP="00E3428A">
      <w:pPr>
        <w:jc w:val="center"/>
        <w:rPr>
          <w:del w:id="41" w:author="elnazbagheri" w:date="2020-03-23T17:04:00Z"/>
          <w:rFonts w:eastAsia="Times New Roman"/>
          <w:b/>
          <w:bCs/>
          <w:highlight w:val="white"/>
        </w:rPr>
      </w:pPr>
    </w:p>
    <w:p w14:paraId="2595FB3A" w14:textId="77777777" w:rsidR="002A6A0E" w:rsidDel="00A966D9" w:rsidRDefault="002A6A0E" w:rsidP="00E3428A">
      <w:pPr>
        <w:jc w:val="center"/>
        <w:rPr>
          <w:del w:id="42" w:author="elnazbagheri" w:date="2020-03-23T17:04:00Z"/>
          <w:rFonts w:eastAsia="Times New Roman"/>
          <w:b/>
          <w:bCs/>
          <w:highlight w:val="white"/>
        </w:rPr>
      </w:pPr>
    </w:p>
    <w:p w14:paraId="05D3AEC0" w14:textId="77777777" w:rsidR="002A6A0E" w:rsidDel="00A966D9" w:rsidRDefault="002A6A0E" w:rsidP="00E3428A">
      <w:pPr>
        <w:jc w:val="center"/>
        <w:rPr>
          <w:del w:id="43" w:author="elnazbagheri" w:date="2020-03-23T17:04:00Z"/>
          <w:rFonts w:eastAsia="Times New Roman"/>
          <w:b/>
          <w:bCs/>
          <w:highlight w:val="white"/>
        </w:rPr>
      </w:pPr>
    </w:p>
    <w:p w14:paraId="24E3A497" w14:textId="77777777" w:rsidR="002A6A0E" w:rsidDel="00A966D9" w:rsidRDefault="002A6A0E" w:rsidP="00E3428A">
      <w:pPr>
        <w:jc w:val="center"/>
        <w:rPr>
          <w:del w:id="44" w:author="elnazbagheri" w:date="2020-03-23T17:04:00Z"/>
          <w:rFonts w:eastAsia="Times New Roman"/>
          <w:b/>
          <w:bCs/>
          <w:highlight w:val="white"/>
        </w:rPr>
      </w:pPr>
    </w:p>
    <w:p w14:paraId="4C2DE81B" w14:textId="77777777" w:rsidR="002A6A0E" w:rsidRDefault="002A6A0E">
      <w:pPr>
        <w:rPr>
          <w:rFonts w:eastAsia="Times New Roman"/>
          <w:b/>
          <w:bCs/>
          <w:highlight w:val="white"/>
        </w:rPr>
        <w:pPrChange w:id="45" w:author="elnazbagheri" w:date="2020-03-23T17:04:00Z">
          <w:pPr>
            <w:jc w:val="center"/>
          </w:pPr>
        </w:pPrChange>
      </w:pPr>
    </w:p>
    <w:p w14:paraId="182E36F1" w14:textId="77777777" w:rsidR="002A6A0E" w:rsidRDefault="002A6A0E" w:rsidP="00E3428A">
      <w:pPr>
        <w:jc w:val="center"/>
        <w:rPr>
          <w:rFonts w:eastAsia="Times New Roman"/>
          <w:b/>
          <w:bCs/>
          <w:highlight w:val="white"/>
        </w:rPr>
      </w:pPr>
    </w:p>
    <w:p w14:paraId="3FFE7AF1" w14:textId="77777777" w:rsidR="002A6A0E" w:rsidRDefault="002A6A0E" w:rsidP="00E3428A">
      <w:pPr>
        <w:jc w:val="center"/>
        <w:rPr>
          <w:rFonts w:eastAsia="Times New Roman"/>
          <w:b/>
          <w:bCs/>
          <w:highlight w:val="white"/>
        </w:rPr>
      </w:pPr>
    </w:p>
    <w:p w14:paraId="20BF3CA7" w14:textId="77777777" w:rsidR="002A6A0E" w:rsidRDefault="002A6A0E" w:rsidP="00E3428A">
      <w:pPr>
        <w:jc w:val="center"/>
        <w:rPr>
          <w:rFonts w:eastAsia="Times New Roman"/>
          <w:b/>
          <w:bCs/>
          <w:highlight w:val="white"/>
        </w:rPr>
      </w:pPr>
    </w:p>
    <w:p w14:paraId="6386A8FC" w14:textId="77777777" w:rsidR="002A6A0E" w:rsidRDefault="002A6A0E" w:rsidP="00E3428A">
      <w:pPr>
        <w:jc w:val="center"/>
        <w:rPr>
          <w:rFonts w:eastAsia="Times New Roman"/>
          <w:b/>
          <w:bCs/>
          <w:highlight w:val="white"/>
        </w:rPr>
      </w:pPr>
    </w:p>
    <w:p w14:paraId="106DBE99" w14:textId="77777777" w:rsidR="00B43367" w:rsidRDefault="00B43367" w:rsidP="00E3428A">
      <w:pPr>
        <w:jc w:val="center"/>
        <w:rPr>
          <w:rFonts w:eastAsia="Times New Roman"/>
          <w:b/>
          <w:bCs/>
          <w:highlight w:val="white"/>
        </w:rPr>
      </w:pPr>
    </w:p>
    <w:p w14:paraId="4CE45AB8" w14:textId="77777777" w:rsidR="00F02489" w:rsidRDefault="00F02489" w:rsidP="001B23CA">
      <w:pPr>
        <w:widowControl w:val="0"/>
        <w:autoSpaceDE w:val="0"/>
        <w:autoSpaceDN w:val="0"/>
        <w:adjustRightInd w:val="0"/>
        <w:rPr>
          <w:rFonts w:ascii="@˛;Qˇ" w:hAnsi="@˛;Qˇ" w:cs="@˛;Qˇ"/>
        </w:rPr>
      </w:pPr>
    </w:p>
    <w:p w14:paraId="50C77F63" w14:textId="77777777" w:rsidR="001B23CA" w:rsidRPr="00CE142B" w:rsidRDefault="001B23CA" w:rsidP="00B46D71">
      <w:pPr>
        <w:widowControl w:val="0"/>
        <w:autoSpaceDE w:val="0"/>
        <w:autoSpaceDN w:val="0"/>
        <w:adjustRightInd w:val="0"/>
        <w:jc w:val="center"/>
        <w:outlineLvl w:val="0"/>
      </w:pPr>
      <w:r w:rsidRPr="00CE142B">
        <w:t>LIST OF TABLES</w:t>
      </w:r>
    </w:p>
    <w:p w14:paraId="106EE072" w14:textId="730D3FC4" w:rsidR="001B23CA" w:rsidRPr="00CE142B" w:rsidRDefault="001B23CA" w:rsidP="00CE142B">
      <w:pPr>
        <w:widowControl w:val="0"/>
        <w:autoSpaceDE w:val="0"/>
        <w:autoSpaceDN w:val="0"/>
        <w:adjustRightInd w:val="0"/>
      </w:pPr>
      <w:r w:rsidRPr="00CE142B">
        <w:t xml:space="preserve">Table </w:t>
      </w:r>
      <w:r w:rsidR="00CE142B">
        <w:t xml:space="preserve">                                                                                                                          </w:t>
      </w:r>
      <w:r w:rsidRPr="00CE142B">
        <w:t>Page</w:t>
      </w:r>
    </w:p>
    <w:p w14:paraId="645A9A00" w14:textId="77777777" w:rsidR="001B23CA" w:rsidRDefault="001B23CA" w:rsidP="00E3428A">
      <w:pPr>
        <w:jc w:val="center"/>
        <w:rPr>
          <w:rFonts w:eastAsia="Times New Roman"/>
          <w:b/>
          <w:bCs/>
          <w:highlight w:val="white"/>
        </w:rPr>
      </w:pPr>
    </w:p>
    <w:p w14:paraId="02D2DE80" w14:textId="77777777" w:rsidR="001B23CA" w:rsidRDefault="001B23CA" w:rsidP="00E3428A">
      <w:pPr>
        <w:jc w:val="center"/>
        <w:rPr>
          <w:rFonts w:eastAsia="Times New Roman"/>
          <w:b/>
          <w:bCs/>
          <w:highlight w:val="white"/>
        </w:rPr>
      </w:pPr>
    </w:p>
    <w:p w14:paraId="6EAE8893" w14:textId="77777777" w:rsidR="001B23CA" w:rsidRDefault="001B23CA" w:rsidP="00E3428A">
      <w:pPr>
        <w:jc w:val="center"/>
        <w:rPr>
          <w:rFonts w:eastAsia="Times New Roman"/>
          <w:b/>
          <w:bCs/>
          <w:highlight w:val="white"/>
        </w:rPr>
      </w:pPr>
    </w:p>
    <w:p w14:paraId="38BA5276" w14:textId="77777777" w:rsidR="001B23CA" w:rsidRDefault="001B23CA" w:rsidP="00E3428A">
      <w:pPr>
        <w:jc w:val="center"/>
        <w:rPr>
          <w:rFonts w:eastAsia="Times New Roman"/>
          <w:b/>
          <w:bCs/>
          <w:highlight w:val="white"/>
        </w:rPr>
      </w:pPr>
    </w:p>
    <w:p w14:paraId="5EFA485D" w14:textId="77777777" w:rsidR="001B23CA" w:rsidRDefault="001B23CA" w:rsidP="00E3428A">
      <w:pPr>
        <w:jc w:val="center"/>
        <w:rPr>
          <w:rFonts w:eastAsia="Times New Roman"/>
          <w:b/>
          <w:bCs/>
          <w:highlight w:val="white"/>
        </w:rPr>
      </w:pPr>
    </w:p>
    <w:p w14:paraId="42B70D46" w14:textId="77777777" w:rsidR="001B23CA" w:rsidRDefault="001B23CA" w:rsidP="00E3428A">
      <w:pPr>
        <w:jc w:val="center"/>
        <w:rPr>
          <w:rFonts w:eastAsia="Times New Roman"/>
          <w:b/>
          <w:bCs/>
          <w:highlight w:val="white"/>
        </w:rPr>
      </w:pPr>
    </w:p>
    <w:p w14:paraId="03850914" w14:textId="77777777" w:rsidR="001B23CA" w:rsidRDefault="001B23CA" w:rsidP="00E3428A">
      <w:pPr>
        <w:jc w:val="center"/>
        <w:rPr>
          <w:rFonts w:eastAsia="Times New Roman"/>
          <w:b/>
          <w:bCs/>
          <w:highlight w:val="white"/>
        </w:rPr>
      </w:pPr>
    </w:p>
    <w:p w14:paraId="21BA0528" w14:textId="77777777" w:rsidR="001B23CA" w:rsidRDefault="001B23CA" w:rsidP="00E3428A">
      <w:pPr>
        <w:jc w:val="center"/>
        <w:rPr>
          <w:rFonts w:eastAsia="Times New Roman"/>
          <w:b/>
          <w:bCs/>
          <w:highlight w:val="white"/>
        </w:rPr>
      </w:pPr>
    </w:p>
    <w:p w14:paraId="78648E8B" w14:textId="77777777" w:rsidR="001B23CA" w:rsidRDefault="001B23CA" w:rsidP="00E3428A">
      <w:pPr>
        <w:jc w:val="center"/>
        <w:rPr>
          <w:rFonts w:eastAsia="Times New Roman"/>
          <w:b/>
          <w:bCs/>
          <w:highlight w:val="white"/>
        </w:rPr>
      </w:pPr>
    </w:p>
    <w:p w14:paraId="44BD617B" w14:textId="77777777" w:rsidR="001B23CA" w:rsidRDefault="001B23CA" w:rsidP="00E3428A">
      <w:pPr>
        <w:jc w:val="center"/>
        <w:rPr>
          <w:rFonts w:eastAsia="Times New Roman"/>
          <w:b/>
          <w:bCs/>
          <w:highlight w:val="white"/>
        </w:rPr>
      </w:pPr>
    </w:p>
    <w:p w14:paraId="3051969C" w14:textId="77777777" w:rsidR="001B23CA" w:rsidRDefault="001B23CA" w:rsidP="00E3428A">
      <w:pPr>
        <w:jc w:val="center"/>
        <w:rPr>
          <w:rFonts w:eastAsia="Times New Roman"/>
          <w:b/>
          <w:bCs/>
          <w:highlight w:val="white"/>
        </w:rPr>
      </w:pPr>
    </w:p>
    <w:p w14:paraId="450B99DE" w14:textId="77777777" w:rsidR="001B23CA" w:rsidRDefault="001B23CA" w:rsidP="00E3428A">
      <w:pPr>
        <w:jc w:val="center"/>
        <w:rPr>
          <w:rFonts w:eastAsia="Times New Roman"/>
          <w:b/>
          <w:bCs/>
          <w:highlight w:val="white"/>
        </w:rPr>
      </w:pPr>
    </w:p>
    <w:p w14:paraId="691AA027" w14:textId="77777777" w:rsidR="001B23CA" w:rsidRDefault="001B23CA" w:rsidP="00E3428A">
      <w:pPr>
        <w:jc w:val="center"/>
        <w:rPr>
          <w:rFonts w:eastAsia="Times New Roman"/>
          <w:b/>
          <w:bCs/>
          <w:highlight w:val="white"/>
        </w:rPr>
      </w:pPr>
    </w:p>
    <w:p w14:paraId="3D7EF573" w14:textId="77777777" w:rsidR="001B23CA" w:rsidRDefault="001B23CA" w:rsidP="00E3428A">
      <w:pPr>
        <w:jc w:val="center"/>
        <w:rPr>
          <w:rFonts w:eastAsia="Times New Roman"/>
          <w:b/>
          <w:bCs/>
          <w:highlight w:val="white"/>
        </w:rPr>
      </w:pPr>
    </w:p>
    <w:p w14:paraId="4A9B0B3A" w14:textId="77777777" w:rsidR="001B23CA" w:rsidRDefault="001B23CA" w:rsidP="00E3428A">
      <w:pPr>
        <w:jc w:val="center"/>
        <w:rPr>
          <w:rFonts w:eastAsia="Times New Roman"/>
          <w:b/>
          <w:bCs/>
          <w:highlight w:val="white"/>
        </w:rPr>
      </w:pPr>
    </w:p>
    <w:p w14:paraId="390A90BB" w14:textId="77777777" w:rsidR="001B23CA" w:rsidRDefault="001B23CA" w:rsidP="00E3428A">
      <w:pPr>
        <w:jc w:val="center"/>
        <w:rPr>
          <w:rFonts w:eastAsia="Times New Roman"/>
          <w:b/>
          <w:bCs/>
          <w:highlight w:val="white"/>
        </w:rPr>
      </w:pPr>
    </w:p>
    <w:p w14:paraId="655F158C" w14:textId="77777777" w:rsidR="001B23CA" w:rsidRDefault="001B23CA" w:rsidP="00E3428A">
      <w:pPr>
        <w:jc w:val="center"/>
        <w:rPr>
          <w:rFonts w:eastAsia="Times New Roman"/>
          <w:b/>
          <w:bCs/>
          <w:highlight w:val="white"/>
        </w:rPr>
      </w:pPr>
    </w:p>
    <w:p w14:paraId="0BCA7DDE" w14:textId="77777777" w:rsidR="001B23CA" w:rsidRDefault="001B23CA" w:rsidP="00E3428A">
      <w:pPr>
        <w:jc w:val="center"/>
        <w:rPr>
          <w:rFonts w:eastAsia="Times New Roman"/>
          <w:b/>
          <w:bCs/>
          <w:highlight w:val="white"/>
        </w:rPr>
      </w:pPr>
    </w:p>
    <w:p w14:paraId="724B779A" w14:textId="77777777" w:rsidR="001B23CA" w:rsidRDefault="001B23CA" w:rsidP="00E3428A">
      <w:pPr>
        <w:jc w:val="center"/>
        <w:rPr>
          <w:rFonts w:eastAsia="Times New Roman"/>
          <w:b/>
          <w:bCs/>
          <w:highlight w:val="white"/>
        </w:rPr>
      </w:pPr>
    </w:p>
    <w:p w14:paraId="54383380" w14:textId="77777777" w:rsidR="001B23CA" w:rsidRDefault="001B23CA" w:rsidP="00E3428A">
      <w:pPr>
        <w:jc w:val="center"/>
        <w:rPr>
          <w:rFonts w:eastAsia="Times New Roman"/>
          <w:b/>
          <w:bCs/>
          <w:highlight w:val="white"/>
        </w:rPr>
      </w:pPr>
    </w:p>
    <w:p w14:paraId="0B1C865A" w14:textId="77777777" w:rsidR="001B23CA" w:rsidRDefault="001B23CA" w:rsidP="00E3428A">
      <w:pPr>
        <w:jc w:val="center"/>
        <w:rPr>
          <w:rFonts w:eastAsia="Times New Roman"/>
          <w:b/>
          <w:bCs/>
          <w:highlight w:val="white"/>
        </w:rPr>
      </w:pPr>
    </w:p>
    <w:p w14:paraId="605ADDCB" w14:textId="77777777" w:rsidR="001B23CA" w:rsidRDefault="001B23CA" w:rsidP="00E3428A">
      <w:pPr>
        <w:jc w:val="center"/>
        <w:rPr>
          <w:rFonts w:eastAsia="Times New Roman"/>
          <w:b/>
          <w:bCs/>
          <w:highlight w:val="white"/>
        </w:rPr>
      </w:pPr>
    </w:p>
    <w:p w14:paraId="18FBB04E" w14:textId="77777777" w:rsidR="001B23CA" w:rsidRDefault="001B23CA" w:rsidP="00E3428A">
      <w:pPr>
        <w:jc w:val="center"/>
        <w:rPr>
          <w:rFonts w:eastAsia="Times New Roman"/>
          <w:b/>
          <w:bCs/>
          <w:highlight w:val="white"/>
        </w:rPr>
      </w:pPr>
    </w:p>
    <w:p w14:paraId="0AA767F9" w14:textId="77777777" w:rsidR="001B23CA" w:rsidRDefault="001B23CA" w:rsidP="00E3428A">
      <w:pPr>
        <w:jc w:val="center"/>
        <w:rPr>
          <w:rFonts w:eastAsia="Times New Roman"/>
          <w:b/>
          <w:bCs/>
          <w:highlight w:val="white"/>
        </w:rPr>
      </w:pPr>
    </w:p>
    <w:p w14:paraId="534C6172" w14:textId="77777777" w:rsidR="001B23CA" w:rsidRDefault="001B23CA" w:rsidP="00E3428A">
      <w:pPr>
        <w:jc w:val="center"/>
        <w:rPr>
          <w:rFonts w:eastAsia="Times New Roman"/>
          <w:b/>
          <w:bCs/>
          <w:highlight w:val="white"/>
        </w:rPr>
      </w:pPr>
    </w:p>
    <w:p w14:paraId="34432FC7" w14:textId="77777777" w:rsidR="001B23CA" w:rsidRDefault="001B23CA" w:rsidP="00E3428A">
      <w:pPr>
        <w:jc w:val="center"/>
        <w:rPr>
          <w:rFonts w:eastAsia="Times New Roman"/>
          <w:b/>
          <w:bCs/>
          <w:highlight w:val="white"/>
        </w:rPr>
      </w:pPr>
    </w:p>
    <w:p w14:paraId="14C72E2A" w14:textId="77777777" w:rsidR="00CE142B" w:rsidRDefault="00CE142B" w:rsidP="00E3428A">
      <w:pPr>
        <w:jc w:val="center"/>
        <w:rPr>
          <w:rFonts w:eastAsia="Times New Roman"/>
          <w:b/>
          <w:bCs/>
          <w:highlight w:val="white"/>
        </w:rPr>
      </w:pPr>
    </w:p>
    <w:p w14:paraId="3842B33C" w14:textId="77777777" w:rsidR="00CE142B" w:rsidRDefault="00CE142B" w:rsidP="00E3428A">
      <w:pPr>
        <w:jc w:val="center"/>
        <w:rPr>
          <w:rFonts w:eastAsia="Times New Roman"/>
          <w:b/>
          <w:bCs/>
          <w:highlight w:val="white"/>
        </w:rPr>
      </w:pPr>
    </w:p>
    <w:p w14:paraId="71E2E48D" w14:textId="77777777" w:rsidR="00CE142B" w:rsidRDefault="00CE142B" w:rsidP="00E3428A">
      <w:pPr>
        <w:jc w:val="center"/>
        <w:rPr>
          <w:rFonts w:eastAsia="Times New Roman"/>
          <w:b/>
          <w:bCs/>
          <w:highlight w:val="white"/>
        </w:rPr>
      </w:pPr>
    </w:p>
    <w:p w14:paraId="2866FAAC" w14:textId="77777777" w:rsidR="00CE142B" w:rsidRDefault="00CE142B" w:rsidP="00E3428A">
      <w:pPr>
        <w:jc w:val="center"/>
        <w:rPr>
          <w:rFonts w:eastAsia="Times New Roman"/>
          <w:b/>
          <w:bCs/>
          <w:highlight w:val="white"/>
        </w:rPr>
      </w:pPr>
    </w:p>
    <w:p w14:paraId="11AB5F4B" w14:textId="77777777" w:rsidR="00CE142B" w:rsidRDefault="00CE142B" w:rsidP="00E3428A">
      <w:pPr>
        <w:jc w:val="center"/>
        <w:rPr>
          <w:rFonts w:eastAsia="Times New Roman"/>
          <w:b/>
          <w:bCs/>
          <w:highlight w:val="white"/>
        </w:rPr>
      </w:pPr>
    </w:p>
    <w:p w14:paraId="76738CAC" w14:textId="77777777" w:rsidR="00CE142B" w:rsidRDefault="00CE142B" w:rsidP="00E3428A">
      <w:pPr>
        <w:jc w:val="center"/>
        <w:rPr>
          <w:rFonts w:eastAsia="Times New Roman"/>
          <w:b/>
          <w:bCs/>
          <w:highlight w:val="white"/>
        </w:rPr>
      </w:pPr>
    </w:p>
    <w:p w14:paraId="49E886D0" w14:textId="77777777" w:rsidR="00CE142B" w:rsidRDefault="00CE142B" w:rsidP="00E3428A">
      <w:pPr>
        <w:jc w:val="center"/>
        <w:rPr>
          <w:rFonts w:eastAsia="Times New Roman"/>
          <w:b/>
          <w:bCs/>
          <w:highlight w:val="white"/>
        </w:rPr>
      </w:pPr>
    </w:p>
    <w:p w14:paraId="7888BBCA" w14:textId="77777777" w:rsidR="00CE142B" w:rsidRDefault="00CE142B" w:rsidP="00E3428A">
      <w:pPr>
        <w:jc w:val="center"/>
        <w:rPr>
          <w:rFonts w:eastAsia="Times New Roman"/>
          <w:b/>
          <w:bCs/>
          <w:highlight w:val="white"/>
        </w:rPr>
      </w:pPr>
    </w:p>
    <w:p w14:paraId="3099399B" w14:textId="77777777" w:rsidR="00CE142B" w:rsidRDefault="00CE142B" w:rsidP="00E3428A">
      <w:pPr>
        <w:jc w:val="center"/>
        <w:rPr>
          <w:rFonts w:eastAsia="Times New Roman"/>
          <w:b/>
          <w:bCs/>
          <w:highlight w:val="white"/>
        </w:rPr>
      </w:pPr>
    </w:p>
    <w:p w14:paraId="0143C7A7" w14:textId="77777777" w:rsidR="00CE142B" w:rsidRDefault="00CE142B" w:rsidP="00E3428A">
      <w:pPr>
        <w:jc w:val="center"/>
        <w:rPr>
          <w:rFonts w:eastAsia="Times New Roman"/>
          <w:b/>
          <w:bCs/>
          <w:highlight w:val="white"/>
        </w:rPr>
      </w:pPr>
    </w:p>
    <w:p w14:paraId="204F0B11" w14:textId="77777777" w:rsidR="00CE142B" w:rsidRDefault="00CE142B" w:rsidP="00E3428A">
      <w:pPr>
        <w:jc w:val="center"/>
        <w:rPr>
          <w:rFonts w:eastAsia="Times New Roman"/>
          <w:b/>
          <w:bCs/>
          <w:highlight w:val="white"/>
        </w:rPr>
      </w:pPr>
    </w:p>
    <w:p w14:paraId="136843E7" w14:textId="77777777" w:rsidR="00CE142B" w:rsidRDefault="00CE142B" w:rsidP="00E3428A">
      <w:pPr>
        <w:jc w:val="center"/>
        <w:rPr>
          <w:rFonts w:eastAsia="Times New Roman"/>
          <w:b/>
          <w:bCs/>
          <w:highlight w:val="white"/>
        </w:rPr>
      </w:pPr>
    </w:p>
    <w:p w14:paraId="2201A0CA" w14:textId="77777777" w:rsidR="00CE142B" w:rsidRDefault="00CE142B" w:rsidP="00E3428A">
      <w:pPr>
        <w:jc w:val="center"/>
        <w:rPr>
          <w:rFonts w:eastAsia="Times New Roman"/>
          <w:b/>
          <w:bCs/>
          <w:highlight w:val="white"/>
        </w:rPr>
      </w:pPr>
    </w:p>
    <w:p w14:paraId="3382397E" w14:textId="77777777" w:rsidR="00CE142B" w:rsidRDefault="00CE142B" w:rsidP="00E3428A">
      <w:pPr>
        <w:jc w:val="center"/>
        <w:rPr>
          <w:rFonts w:eastAsia="Times New Roman"/>
          <w:b/>
          <w:bCs/>
          <w:highlight w:val="white"/>
        </w:rPr>
      </w:pPr>
    </w:p>
    <w:p w14:paraId="25E45946" w14:textId="77777777" w:rsidR="00CE142B" w:rsidRDefault="00CE142B" w:rsidP="00E3428A">
      <w:pPr>
        <w:jc w:val="center"/>
        <w:rPr>
          <w:rFonts w:eastAsia="Times New Roman"/>
          <w:b/>
          <w:bCs/>
          <w:highlight w:val="white"/>
        </w:rPr>
      </w:pPr>
    </w:p>
    <w:p w14:paraId="4441A0FE" w14:textId="77777777" w:rsidR="00CE142B" w:rsidRDefault="00CE142B" w:rsidP="00E3428A">
      <w:pPr>
        <w:jc w:val="center"/>
        <w:rPr>
          <w:rFonts w:eastAsia="Times New Roman"/>
          <w:b/>
          <w:bCs/>
          <w:highlight w:val="white"/>
        </w:rPr>
      </w:pPr>
    </w:p>
    <w:p w14:paraId="24CA0834" w14:textId="77777777" w:rsidR="00CE142B" w:rsidRDefault="00CE142B" w:rsidP="00E3428A">
      <w:pPr>
        <w:jc w:val="center"/>
        <w:rPr>
          <w:rFonts w:eastAsia="Times New Roman"/>
          <w:b/>
          <w:bCs/>
          <w:highlight w:val="white"/>
        </w:rPr>
      </w:pPr>
    </w:p>
    <w:p w14:paraId="75A97F77" w14:textId="77777777" w:rsidR="00CE142B" w:rsidRDefault="00CE142B" w:rsidP="00E3428A">
      <w:pPr>
        <w:jc w:val="center"/>
        <w:rPr>
          <w:rFonts w:eastAsia="Times New Roman"/>
          <w:b/>
          <w:bCs/>
          <w:highlight w:val="white"/>
        </w:rPr>
      </w:pPr>
    </w:p>
    <w:p w14:paraId="028BEA80" w14:textId="77777777" w:rsidR="00CE142B" w:rsidRDefault="00CE142B" w:rsidP="00E3428A">
      <w:pPr>
        <w:jc w:val="center"/>
        <w:rPr>
          <w:rFonts w:eastAsia="Times New Roman"/>
          <w:b/>
          <w:bCs/>
          <w:highlight w:val="white"/>
        </w:rPr>
      </w:pPr>
    </w:p>
    <w:p w14:paraId="4CAFE420" w14:textId="77777777" w:rsidR="00CE142B" w:rsidRDefault="00CE142B" w:rsidP="00E3428A">
      <w:pPr>
        <w:jc w:val="center"/>
        <w:rPr>
          <w:rFonts w:eastAsia="Times New Roman"/>
          <w:b/>
          <w:bCs/>
          <w:highlight w:val="white"/>
        </w:rPr>
      </w:pPr>
    </w:p>
    <w:p w14:paraId="12CF7F3D" w14:textId="77777777" w:rsidR="00CE142B" w:rsidRDefault="00CE142B" w:rsidP="00E3428A">
      <w:pPr>
        <w:jc w:val="center"/>
        <w:rPr>
          <w:rFonts w:eastAsia="Times New Roman"/>
          <w:b/>
          <w:bCs/>
          <w:highlight w:val="white"/>
        </w:rPr>
      </w:pPr>
    </w:p>
    <w:p w14:paraId="3D5108F3" w14:textId="77777777" w:rsidR="00CE142B" w:rsidRDefault="00CE142B" w:rsidP="00E3428A">
      <w:pPr>
        <w:jc w:val="center"/>
        <w:rPr>
          <w:rFonts w:eastAsia="Times New Roman"/>
          <w:b/>
          <w:bCs/>
          <w:highlight w:val="white"/>
        </w:rPr>
      </w:pPr>
    </w:p>
    <w:p w14:paraId="63900F68" w14:textId="77777777" w:rsidR="00CE142B" w:rsidRDefault="00CE142B" w:rsidP="00E3428A">
      <w:pPr>
        <w:jc w:val="center"/>
        <w:rPr>
          <w:rFonts w:eastAsia="Times New Roman"/>
          <w:b/>
          <w:bCs/>
          <w:highlight w:val="white"/>
        </w:rPr>
      </w:pPr>
    </w:p>
    <w:p w14:paraId="0EC8B26B" w14:textId="77777777" w:rsidR="001B23CA" w:rsidRPr="00CE142B" w:rsidRDefault="001B23CA" w:rsidP="00B46D71">
      <w:pPr>
        <w:widowControl w:val="0"/>
        <w:autoSpaceDE w:val="0"/>
        <w:autoSpaceDN w:val="0"/>
        <w:adjustRightInd w:val="0"/>
        <w:jc w:val="center"/>
        <w:outlineLvl w:val="0"/>
      </w:pPr>
      <w:r w:rsidRPr="00CE142B">
        <w:t>LIST OF FIGURES</w:t>
      </w:r>
    </w:p>
    <w:p w14:paraId="447167B2" w14:textId="28ABE1DF" w:rsidR="001B23CA" w:rsidRPr="00CE142B" w:rsidRDefault="001B23CA" w:rsidP="001B23CA">
      <w:pPr>
        <w:widowControl w:val="0"/>
        <w:autoSpaceDE w:val="0"/>
        <w:autoSpaceDN w:val="0"/>
        <w:adjustRightInd w:val="0"/>
      </w:pPr>
      <w:r w:rsidRPr="00CE142B">
        <w:t xml:space="preserve">Figure </w:t>
      </w:r>
      <w:r w:rsidR="00CE142B" w:rsidRPr="00CE142B">
        <w:t xml:space="preserve">                                                                                                                                   </w:t>
      </w:r>
      <w:r w:rsidRPr="00CE142B">
        <w:t>Page</w:t>
      </w:r>
    </w:p>
    <w:p w14:paraId="1A819E81" w14:textId="77777777" w:rsidR="001B23CA" w:rsidRDefault="001B23CA" w:rsidP="00E3428A">
      <w:pPr>
        <w:jc w:val="center"/>
        <w:rPr>
          <w:rFonts w:eastAsia="Times New Roman"/>
          <w:b/>
          <w:bCs/>
          <w:highlight w:val="white"/>
        </w:rPr>
      </w:pPr>
    </w:p>
    <w:p w14:paraId="79AA73F5" w14:textId="77777777" w:rsidR="001B23CA" w:rsidRDefault="001B23CA" w:rsidP="00E3428A">
      <w:pPr>
        <w:jc w:val="center"/>
        <w:rPr>
          <w:rFonts w:eastAsia="Times New Roman"/>
          <w:b/>
          <w:bCs/>
          <w:highlight w:val="white"/>
        </w:rPr>
      </w:pPr>
    </w:p>
    <w:p w14:paraId="1B2F6795" w14:textId="77777777" w:rsidR="001B23CA" w:rsidRDefault="001B23CA" w:rsidP="00E3428A">
      <w:pPr>
        <w:jc w:val="center"/>
        <w:rPr>
          <w:rFonts w:eastAsia="Times New Roman"/>
          <w:b/>
          <w:bCs/>
          <w:highlight w:val="white"/>
        </w:rPr>
      </w:pPr>
    </w:p>
    <w:p w14:paraId="04A57010" w14:textId="77777777" w:rsidR="001B23CA" w:rsidRDefault="001B23CA" w:rsidP="00E3428A">
      <w:pPr>
        <w:jc w:val="center"/>
        <w:rPr>
          <w:rFonts w:eastAsia="Times New Roman"/>
          <w:b/>
          <w:bCs/>
          <w:highlight w:val="white"/>
        </w:rPr>
      </w:pPr>
    </w:p>
    <w:p w14:paraId="59C8BA60" w14:textId="77777777" w:rsidR="001B23CA" w:rsidRDefault="001B23CA" w:rsidP="00E3428A">
      <w:pPr>
        <w:jc w:val="center"/>
        <w:rPr>
          <w:rFonts w:eastAsia="Times New Roman"/>
          <w:b/>
          <w:bCs/>
          <w:highlight w:val="white"/>
        </w:rPr>
      </w:pPr>
    </w:p>
    <w:p w14:paraId="04A2E74B" w14:textId="77777777" w:rsidR="001B23CA" w:rsidRDefault="001B23CA" w:rsidP="00E3428A">
      <w:pPr>
        <w:jc w:val="center"/>
        <w:rPr>
          <w:rFonts w:eastAsia="Times New Roman"/>
          <w:b/>
          <w:bCs/>
          <w:highlight w:val="white"/>
        </w:rPr>
      </w:pPr>
    </w:p>
    <w:p w14:paraId="788FE9BB" w14:textId="77777777" w:rsidR="001B23CA" w:rsidRDefault="001B23CA" w:rsidP="00E3428A">
      <w:pPr>
        <w:jc w:val="center"/>
        <w:rPr>
          <w:rFonts w:eastAsia="Times New Roman"/>
          <w:b/>
          <w:bCs/>
          <w:highlight w:val="white"/>
        </w:rPr>
      </w:pPr>
    </w:p>
    <w:p w14:paraId="4406A1B2" w14:textId="77777777" w:rsidR="001B23CA" w:rsidRDefault="001B23CA" w:rsidP="00E3428A">
      <w:pPr>
        <w:jc w:val="center"/>
        <w:rPr>
          <w:rFonts w:eastAsia="Times New Roman"/>
          <w:b/>
          <w:bCs/>
          <w:highlight w:val="white"/>
        </w:rPr>
      </w:pPr>
    </w:p>
    <w:p w14:paraId="4D75FFC2" w14:textId="77777777" w:rsidR="001B23CA" w:rsidRDefault="001B23CA" w:rsidP="00E3428A">
      <w:pPr>
        <w:jc w:val="center"/>
        <w:rPr>
          <w:rFonts w:eastAsia="Times New Roman"/>
          <w:b/>
          <w:bCs/>
          <w:highlight w:val="white"/>
        </w:rPr>
      </w:pPr>
    </w:p>
    <w:p w14:paraId="42E18400" w14:textId="77777777" w:rsidR="001B23CA" w:rsidRDefault="001B23CA" w:rsidP="00E3428A">
      <w:pPr>
        <w:jc w:val="center"/>
        <w:rPr>
          <w:rFonts w:eastAsia="Times New Roman"/>
          <w:b/>
          <w:bCs/>
          <w:highlight w:val="white"/>
        </w:rPr>
      </w:pPr>
    </w:p>
    <w:p w14:paraId="6091DBA0" w14:textId="77777777" w:rsidR="001B23CA" w:rsidRDefault="001B23CA" w:rsidP="00E3428A">
      <w:pPr>
        <w:jc w:val="center"/>
        <w:rPr>
          <w:rFonts w:eastAsia="Times New Roman"/>
          <w:b/>
          <w:bCs/>
          <w:highlight w:val="white"/>
        </w:rPr>
      </w:pPr>
    </w:p>
    <w:p w14:paraId="56A36AFB" w14:textId="77777777" w:rsidR="001B23CA" w:rsidRDefault="001B23CA" w:rsidP="00E3428A">
      <w:pPr>
        <w:jc w:val="center"/>
        <w:rPr>
          <w:rFonts w:eastAsia="Times New Roman"/>
          <w:b/>
          <w:bCs/>
          <w:highlight w:val="white"/>
        </w:rPr>
      </w:pPr>
    </w:p>
    <w:p w14:paraId="564C0190" w14:textId="77777777" w:rsidR="001B23CA" w:rsidRDefault="001B23CA" w:rsidP="00E3428A">
      <w:pPr>
        <w:jc w:val="center"/>
        <w:rPr>
          <w:rFonts w:eastAsia="Times New Roman"/>
          <w:b/>
          <w:bCs/>
          <w:highlight w:val="white"/>
        </w:rPr>
      </w:pPr>
    </w:p>
    <w:p w14:paraId="3CE4DE1C" w14:textId="77777777" w:rsidR="001B23CA" w:rsidRDefault="001B23CA" w:rsidP="00E3428A">
      <w:pPr>
        <w:jc w:val="center"/>
        <w:rPr>
          <w:rFonts w:eastAsia="Times New Roman"/>
          <w:b/>
          <w:bCs/>
          <w:highlight w:val="white"/>
        </w:rPr>
      </w:pPr>
    </w:p>
    <w:p w14:paraId="3329A81F" w14:textId="77777777" w:rsidR="001B23CA" w:rsidRDefault="001B23CA" w:rsidP="00E3428A">
      <w:pPr>
        <w:jc w:val="center"/>
        <w:rPr>
          <w:rFonts w:eastAsia="Times New Roman"/>
          <w:b/>
          <w:bCs/>
          <w:highlight w:val="white"/>
        </w:rPr>
      </w:pPr>
    </w:p>
    <w:p w14:paraId="60237FD5" w14:textId="77777777" w:rsidR="001B23CA" w:rsidRDefault="001B23CA" w:rsidP="00E3428A">
      <w:pPr>
        <w:jc w:val="center"/>
        <w:rPr>
          <w:rFonts w:eastAsia="Times New Roman"/>
          <w:b/>
          <w:bCs/>
          <w:highlight w:val="white"/>
        </w:rPr>
      </w:pPr>
    </w:p>
    <w:p w14:paraId="4CEBEEA9" w14:textId="77777777" w:rsidR="001B23CA" w:rsidRDefault="001B23CA" w:rsidP="00E3428A">
      <w:pPr>
        <w:jc w:val="center"/>
        <w:rPr>
          <w:rFonts w:eastAsia="Times New Roman"/>
          <w:b/>
          <w:bCs/>
          <w:highlight w:val="white"/>
        </w:rPr>
      </w:pPr>
    </w:p>
    <w:p w14:paraId="122FB2E6" w14:textId="77777777" w:rsidR="001B23CA" w:rsidRDefault="001B23CA" w:rsidP="00E3428A">
      <w:pPr>
        <w:jc w:val="center"/>
        <w:rPr>
          <w:rFonts w:eastAsia="Times New Roman"/>
          <w:b/>
          <w:bCs/>
          <w:highlight w:val="white"/>
        </w:rPr>
      </w:pPr>
    </w:p>
    <w:p w14:paraId="4AEECB70" w14:textId="77777777" w:rsidR="001B23CA" w:rsidRDefault="001B23CA" w:rsidP="00E3428A">
      <w:pPr>
        <w:jc w:val="center"/>
        <w:rPr>
          <w:rFonts w:eastAsia="Times New Roman"/>
          <w:b/>
          <w:bCs/>
          <w:highlight w:val="white"/>
        </w:rPr>
      </w:pPr>
    </w:p>
    <w:p w14:paraId="45FF7622" w14:textId="77777777" w:rsidR="001B23CA" w:rsidRDefault="001B23CA" w:rsidP="00E3428A">
      <w:pPr>
        <w:jc w:val="center"/>
        <w:rPr>
          <w:rFonts w:eastAsia="Times New Roman"/>
          <w:b/>
          <w:bCs/>
          <w:highlight w:val="white"/>
        </w:rPr>
      </w:pPr>
    </w:p>
    <w:p w14:paraId="7463C626" w14:textId="77777777" w:rsidR="001B23CA" w:rsidRDefault="001B23CA" w:rsidP="00E3428A">
      <w:pPr>
        <w:jc w:val="center"/>
        <w:rPr>
          <w:rFonts w:eastAsia="Times New Roman"/>
          <w:b/>
          <w:bCs/>
          <w:highlight w:val="white"/>
        </w:rPr>
      </w:pPr>
    </w:p>
    <w:p w14:paraId="32B58ACE" w14:textId="77777777" w:rsidR="001B23CA" w:rsidRDefault="001B23CA" w:rsidP="00E3428A">
      <w:pPr>
        <w:jc w:val="center"/>
        <w:rPr>
          <w:rFonts w:eastAsia="Times New Roman"/>
          <w:b/>
          <w:bCs/>
          <w:highlight w:val="white"/>
        </w:rPr>
      </w:pPr>
    </w:p>
    <w:p w14:paraId="799AC2FF" w14:textId="77777777" w:rsidR="001B23CA" w:rsidRDefault="001B23CA" w:rsidP="00E3428A">
      <w:pPr>
        <w:jc w:val="center"/>
        <w:rPr>
          <w:rFonts w:eastAsia="Times New Roman"/>
          <w:b/>
          <w:bCs/>
          <w:highlight w:val="white"/>
        </w:rPr>
      </w:pPr>
    </w:p>
    <w:p w14:paraId="41379963" w14:textId="77777777" w:rsidR="001B23CA" w:rsidRDefault="001B23CA" w:rsidP="00E3428A">
      <w:pPr>
        <w:jc w:val="center"/>
        <w:rPr>
          <w:rFonts w:eastAsia="Times New Roman"/>
          <w:b/>
          <w:bCs/>
          <w:highlight w:val="white"/>
        </w:rPr>
      </w:pPr>
    </w:p>
    <w:p w14:paraId="0D044269" w14:textId="77777777" w:rsidR="001B23CA" w:rsidRDefault="001B23CA" w:rsidP="00E3428A">
      <w:pPr>
        <w:jc w:val="center"/>
        <w:rPr>
          <w:rFonts w:eastAsia="Times New Roman"/>
          <w:b/>
          <w:bCs/>
          <w:highlight w:val="white"/>
        </w:rPr>
      </w:pPr>
    </w:p>
    <w:p w14:paraId="777468A5" w14:textId="77777777" w:rsidR="001B23CA" w:rsidRDefault="001B23CA" w:rsidP="00E3428A">
      <w:pPr>
        <w:jc w:val="center"/>
        <w:rPr>
          <w:rFonts w:eastAsia="Times New Roman"/>
          <w:b/>
          <w:bCs/>
          <w:highlight w:val="white"/>
        </w:rPr>
      </w:pPr>
    </w:p>
    <w:p w14:paraId="47DF6C1D" w14:textId="77777777" w:rsidR="001B23CA" w:rsidRDefault="001B23CA" w:rsidP="00E3428A">
      <w:pPr>
        <w:jc w:val="center"/>
        <w:rPr>
          <w:rFonts w:eastAsia="Times New Roman"/>
          <w:b/>
          <w:bCs/>
          <w:highlight w:val="white"/>
        </w:rPr>
      </w:pPr>
    </w:p>
    <w:p w14:paraId="61437D35" w14:textId="77777777" w:rsidR="001B23CA" w:rsidRDefault="001B23CA" w:rsidP="00E3428A">
      <w:pPr>
        <w:jc w:val="center"/>
        <w:rPr>
          <w:rFonts w:eastAsia="Times New Roman"/>
          <w:b/>
          <w:bCs/>
          <w:highlight w:val="white"/>
        </w:rPr>
      </w:pPr>
    </w:p>
    <w:p w14:paraId="108CA536" w14:textId="77777777" w:rsidR="001B23CA" w:rsidRDefault="001B23CA" w:rsidP="00E3428A">
      <w:pPr>
        <w:jc w:val="center"/>
        <w:rPr>
          <w:rFonts w:eastAsia="Times New Roman"/>
          <w:b/>
          <w:bCs/>
          <w:highlight w:val="white"/>
        </w:rPr>
      </w:pPr>
    </w:p>
    <w:p w14:paraId="7EAAB9C4" w14:textId="77777777" w:rsidR="001B23CA" w:rsidRDefault="001B23CA" w:rsidP="00E3428A">
      <w:pPr>
        <w:jc w:val="center"/>
        <w:rPr>
          <w:rFonts w:eastAsia="Times New Roman"/>
          <w:b/>
          <w:bCs/>
          <w:highlight w:val="white"/>
        </w:rPr>
      </w:pPr>
    </w:p>
    <w:p w14:paraId="76A59A66" w14:textId="77777777" w:rsidR="001B23CA" w:rsidRDefault="001B23CA" w:rsidP="00E3428A">
      <w:pPr>
        <w:jc w:val="center"/>
        <w:rPr>
          <w:rFonts w:eastAsia="Times New Roman"/>
          <w:b/>
          <w:bCs/>
          <w:highlight w:val="white"/>
        </w:rPr>
      </w:pPr>
    </w:p>
    <w:p w14:paraId="4A21212F" w14:textId="77777777" w:rsidR="001B23CA" w:rsidRDefault="001B23CA" w:rsidP="00E3428A">
      <w:pPr>
        <w:jc w:val="center"/>
        <w:rPr>
          <w:rFonts w:eastAsia="Times New Roman"/>
          <w:b/>
          <w:bCs/>
          <w:highlight w:val="white"/>
        </w:rPr>
      </w:pPr>
    </w:p>
    <w:p w14:paraId="7402D1BA" w14:textId="77777777" w:rsidR="001B23CA" w:rsidRDefault="001B23CA" w:rsidP="00E3428A">
      <w:pPr>
        <w:jc w:val="center"/>
        <w:rPr>
          <w:rFonts w:eastAsia="Times New Roman"/>
          <w:b/>
          <w:bCs/>
          <w:highlight w:val="white"/>
        </w:rPr>
      </w:pPr>
    </w:p>
    <w:p w14:paraId="2B34BB9E" w14:textId="77777777" w:rsidR="001B23CA" w:rsidRDefault="001B23CA" w:rsidP="00E3428A">
      <w:pPr>
        <w:jc w:val="center"/>
        <w:rPr>
          <w:rFonts w:eastAsia="Times New Roman"/>
          <w:b/>
          <w:bCs/>
          <w:highlight w:val="white"/>
        </w:rPr>
      </w:pPr>
    </w:p>
    <w:p w14:paraId="210E575F" w14:textId="77777777" w:rsidR="001B23CA" w:rsidRDefault="001B23CA" w:rsidP="00E3428A">
      <w:pPr>
        <w:jc w:val="center"/>
        <w:rPr>
          <w:rFonts w:eastAsia="Times New Roman"/>
          <w:b/>
          <w:bCs/>
          <w:highlight w:val="white"/>
        </w:rPr>
      </w:pPr>
    </w:p>
    <w:p w14:paraId="3E3A891D" w14:textId="77777777" w:rsidR="001B23CA" w:rsidRDefault="001B23CA" w:rsidP="00E3428A">
      <w:pPr>
        <w:jc w:val="center"/>
        <w:rPr>
          <w:rFonts w:eastAsia="Times New Roman"/>
          <w:b/>
          <w:bCs/>
          <w:highlight w:val="white"/>
        </w:rPr>
      </w:pPr>
    </w:p>
    <w:p w14:paraId="66AB00D0" w14:textId="77777777" w:rsidR="001B23CA" w:rsidRDefault="001B23CA" w:rsidP="00E3428A">
      <w:pPr>
        <w:jc w:val="center"/>
        <w:rPr>
          <w:rFonts w:eastAsia="Times New Roman"/>
          <w:b/>
          <w:bCs/>
          <w:highlight w:val="white"/>
        </w:rPr>
      </w:pPr>
    </w:p>
    <w:p w14:paraId="494B1F40" w14:textId="77777777" w:rsidR="001B23CA" w:rsidRDefault="001B23CA" w:rsidP="00E3428A">
      <w:pPr>
        <w:jc w:val="center"/>
        <w:rPr>
          <w:rFonts w:eastAsia="Times New Roman"/>
          <w:b/>
          <w:bCs/>
          <w:highlight w:val="white"/>
        </w:rPr>
      </w:pPr>
    </w:p>
    <w:p w14:paraId="61FAC578" w14:textId="77777777" w:rsidR="001B23CA" w:rsidRDefault="001B23CA" w:rsidP="00E3428A">
      <w:pPr>
        <w:jc w:val="center"/>
        <w:rPr>
          <w:rFonts w:eastAsia="Times New Roman"/>
          <w:b/>
          <w:bCs/>
          <w:highlight w:val="white"/>
        </w:rPr>
      </w:pPr>
    </w:p>
    <w:p w14:paraId="6C768A05" w14:textId="77777777" w:rsidR="001B23CA" w:rsidRDefault="001B23CA" w:rsidP="00E3428A">
      <w:pPr>
        <w:jc w:val="center"/>
        <w:rPr>
          <w:rFonts w:eastAsia="Times New Roman"/>
          <w:b/>
          <w:bCs/>
          <w:highlight w:val="white"/>
        </w:rPr>
      </w:pPr>
    </w:p>
    <w:p w14:paraId="1A99E492" w14:textId="77777777" w:rsidR="001B23CA" w:rsidRDefault="001B23CA" w:rsidP="00E3428A">
      <w:pPr>
        <w:jc w:val="center"/>
        <w:rPr>
          <w:rFonts w:eastAsia="Times New Roman"/>
          <w:b/>
          <w:bCs/>
          <w:highlight w:val="white"/>
        </w:rPr>
      </w:pPr>
    </w:p>
    <w:p w14:paraId="6EF7B4E0" w14:textId="77777777" w:rsidR="00B43367" w:rsidRDefault="00B43367" w:rsidP="00E3428A">
      <w:pPr>
        <w:jc w:val="center"/>
        <w:rPr>
          <w:rFonts w:eastAsia="Times New Roman"/>
          <w:b/>
          <w:bCs/>
          <w:highlight w:val="white"/>
        </w:rPr>
      </w:pPr>
    </w:p>
    <w:p w14:paraId="2FE2F488" w14:textId="77777777" w:rsidR="00B43367" w:rsidRDefault="00B43367" w:rsidP="00E3428A">
      <w:pPr>
        <w:jc w:val="center"/>
        <w:rPr>
          <w:rFonts w:eastAsia="Times New Roman"/>
          <w:b/>
          <w:bCs/>
          <w:highlight w:val="white"/>
        </w:rPr>
      </w:pPr>
    </w:p>
    <w:p w14:paraId="30CBC253" w14:textId="77777777" w:rsidR="00B43367" w:rsidRDefault="00B43367" w:rsidP="00E3428A">
      <w:pPr>
        <w:jc w:val="center"/>
        <w:rPr>
          <w:rFonts w:eastAsia="Times New Roman"/>
          <w:b/>
          <w:bCs/>
          <w:highlight w:val="white"/>
        </w:rPr>
      </w:pPr>
    </w:p>
    <w:p w14:paraId="13EAB77B" w14:textId="2AB7709C" w:rsidR="00B43367" w:rsidRPr="002A6A0E" w:rsidRDefault="002A6A0E" w:rsidP="00B46D71">
      <w:pPr>
        <w:jc w:val="center"/>
        <w:outlineLvl w:val="0"/>
        <w:rPr>
          <w:rFonts w:eastAsia="Times New Roman"/>
          <w:bCs/>
          <w:highlight w:val="white"/>
        </w:rPr>
      </w:pPr>
      <w:r w:rsidRPr="002A6A0E">
        <w:rPr>
          <w:rFonts w:eastAsia="Times New Roman"/>
          <w:bCs/>
          <w:highlight w:val="white"/>
        </w:rPr>
        <w:t>Acknowledgement</w:t>
      </w:r>
    </w:p>
    <w:p w14:paraId="2E8DAE8B" w14:textId="77777777" w:rsidR="00B43367" w:rsidRDefault="00B43367" w:rsidP="00E3428A">
      <w:pPr>
        <w:jc w:val="center"/>
        <w:rPr>
          <w:rFonts w:eastAsia="Times New Roman"/>
          <w:b/>
          <w:bCs/>
          <w:highlight w:val="white"/>
        </w:rPr>
      </w:pPr>
    </w:p>
    <w:p w14:paraId="0C6DE191" w14:textId="4F57354D" w:rsidR="00B43367" w:rsidRDefault="00F86780" w:rsidP="00FC74D5">
      <w:pPr>
        <w:rPr>
          <w:rFonts w:eastAsia="Times New Roman"/>
          <w:bCs/>
          <w:highlight w:val="white"/>
        </w:rPr>
      </w:pPr>
      <w:r>
        <w:rPr>
          <w:rFonts w:eastAsia="Times New Roman"/>
          <w:bCs/>
          <w:highlight w:val="white"/>
        </w:rPr>
        <w:t xml:space="preserve">I would like to thank my thesis advisor Dr. </w:t>
      </w:r>
      <w:proofErr w:type="spellStart"/>
      <w:r>
        <w:rPr>
          <w:rFonts w:eastAsia="Times New Roman"/>
          <w:bCs/>
          <w:highlight w:val="white"/>
        </w:rPr>
        <w:t>Parvin</w:t>
      </w:r>
      <w:proofErr w:type="spellEnd"/>
      <w:r>
        <w:rPr>
          <w:rFonts w:eastAsia="Times New Roman"/>
          <w:bCs/>
          <w:highlight w:val="white"/>
        </w:rPr>
        <w:t xml:space="preserve"> </w:t>
      </w:r>
      <w:proofErr w:type="spellStart"/>
      <w:r>
        <w:rPr>
          <w:rFonts w:eastAsia="Times New Roman"/>
          <w:bCs/>
          <w:highlight w:val="white"/>
        </w:rPr>
        <w:t>Shahrestani</w:t>
      </w:r>
      <w:proofErr w:type="spellEnd"/>
      <w:r w:rsidR="00B73C53">
        <w:rPr>
          <w:rFonts w:eastAsia="Times New Roman"/>
          <w:bCs/>
          <w:highlight w:val="white"/>
        </w:rPr>
        <w:t xml:space="preserve"> who</w:t>
      </w:r>
      <w:del w:id="46" w:author="Shahrestani, Parvin" w:date="2020-03-18T16:12:00Z">
        <w:r w:rsidR="00B73C53" w:rsidDel="00A77197">
          <w:rPr>
            <w:rFonts w:eastAsia="Times New Roman"/>
            <w:bCs/>
            <w:highlight w:val="white"/>
          </w:rPr>
          <w:delText>se</w:delText>
        </w:r>
      </w:del>
      <w:r w:rsidR="00B73C53">
        <w:rPr>
          <w:rFonts w:eastAsia="Times New Roman"/>
          <w:bCs/>
          <w:highlight w:val="white"/>
        </w:rPr>
        <w:t xml:space="preserve"> assist</w:t>
      </w:r>
      <w:ins w:id="47" w:author="Shahrestani, Parvin" w:date="2020-03-18T16:12:00Z">
        <w:r w:rsidR="00A77197">
          <w:rPr>
            <w:rFonts w:eastAsia="Times New Roman"/>
            <w:bCs/>
            <w:highlight w:val="white"/>
          </w:rPr>
          <w:t>ed</w:t>
        </w:r>
      </w:ins>
      <w:r w:rsidR="00B73C53">
        <w:rPr>
          <w:rFonts w:eastAsia="Times New Roman"/>
          <w:bCs/>
          <w:highlight w:val="white"/>
        </w:rPr>
        <w:t xml:space="preserve"> me at any time under any circumstances</w:t>
      </w:r>
      <w:r w:rsidR="00CA6A6C">
        <w:rPr>
          <w:rFonts w:eastAsia="Times New Roman"/>
          <w:bCs/>
          <w:highlight w:val="white"/>
        </w:rPr>
        <w:t xml:space="preserve"> in my </w:t>
      </w:r>
      <w:ins w:id="48" w:author="Shahrestani, Parvin" w:date="2020-03-18T16:12:00Z">
        <w:r w:rsidR="00A77197">
          <w:rPr>
            <w:rFonts w:eastAsia="Times New Roman"/>
            <w:bCs/>
            <w:highlight w:val="white"/>
          </w:rPr>
          <w:t>M</w:t>
        </w:r>
      </w:ins>
      <w:del w:id="49" w:author="Shahrestani, Parvin" w:date="2020-03-18T16:12:00Z">
        <w:r w:rsidR="00CA6A6C" w:rsidDel="00A77197">
          <w:rPr>
            <w:rFonts w:eastAsia="Times New Roman"/>
            <w:bCs/>
            <w:highlight w:val="white"/>
          </w:rPr>
          <w:delText>m</w:delText>
        </w:r>
      </w:del>
      <w:r w:rsidR="00CA6A6C">
        <w:rPr>
          <w:rFonts w:eastAsia="Times New Roman"/>
          <w:bCs/>
          <w:highlight w:val="white"/>
        </w:rPr>
        <w:t>aster’s project</w:t>
      </w:r>
      <w:r w:rsidR="00151B04">
        <w:rPr>
          <w:rFonts w:eastAsia="Times New Roman"/>
          <w:bCs/>
          <w:highlight w:val="white"/>
        </w:rPr>
        <w:t xml:space="preserve">. I did not only learn evolution of aging in Dr. </w:t>
      </w:r>
      <w:proofErr w:type="spellStart"/>
      <w:r w:rsidR="00151B04">
        <w:rPr>
          <w:rFonts w:eastAsia="Times New Roman"/>
          <w:bCs/>
          <w:highlight w:val="white"/>
        </w:rPr>
        <w:t>Shahrestani’s</w:t>
      </w:r>
      <w:proofErr w:type="spellEnd"/>
      <w:r w:rsidR="00151B04">
        <w:rPr>
          <w:rFonts w:eastAsia="Times New Roman"/>
          <w:bCs/>
          <w:highlight w:val="white"/>
        </w:rPr>
        <w:t xml:space="preserve"> Lab, I </w:t>
      </w:r>
      <w:r w:rsidR="00CA6A6C">
        <w:rPr>
          <w:rFonts w:eastAsia="Times New Roman"/>
          <w:bCs/>
          <w:highlight w:val="white"/>
        </w:rPr>
        <w:t xml:space="preserve">also </w:t>
      </w:r>
      <w:r w:rsidR="00151B04">
        <w:rPr>
          <w:rFonts w:eastAsia="Times New Roman"/>
          <w:bCs/>
          <w:highlight w:val="white"/>
        </w:rPr>
        <w:t xml:space="preserve">learned the meaning </w:t>
      </w:r>
      <w:r w:rsidR="00CA6A6C">
        <w:rPr>
          <w:rFonts w:eastAsia="Times New Roman"/>
          <w:bCs/>
          <w:highlight w:val="white"/>
        </w:rPr>
        <w:t xml:space="preserve">of </w:t>
      </w:r>
      <w:r w:rsidR="00151B04">
        <w:rPr>
          <w:rFonts w:eastAsia="Times New Roman"/>
          <w:bCs/>
          <w:highlight w:val="white"/>
        </w:rPr>
        <w:t xml:space="preserve">responsibility, team work, friendship and leadership in her lab. </w:t>
      </w:r>
    </w:p>
    <w:p w14:paraId="43A6B1A0" w14:textId="77777777" w:rsidR="00D05A19" w:rsidRDefault="00D05A19" w:rsidP="00FC74D5">
      <w:pPr>
        <w:rPr>
          <w:rFonts w:eastAsia="Times New Roman"/>
          <w:bCs/>
          <w:highlight w:val="white"/>
        </w:rPr>
      </w:pPr>
    </w:p>
    <w:p w14:paraId="6CF911E7" w14:textId="77777777" w:rsidR="00D05A19" w:rsidRPr="00F86780" w:rsidRDefault="00D05A19" w:rsidP="00FC74D5">
      <w:pPr>
        <w:rPr>
          <w:rFonts w:eastAsia="Times New Roman"/>
          <w:bCs/>
          <w:highlight w:val="white"/>
        </w:rPr>
      </w:pPr>
    </w:p>
    <w:p w14:paraId="5A67E87D" w14:textId="77777777" w:rsidR="002A6A0E" w:rsidRDefault="002A6A0E" w:rsidP="00E3428A">
      <w:pPr>
        <w:jc w:val="center"/>
        <w:rPr>
          <w:rFonts w:eastAsia="Times New Roman"/>
          <w:b/>
          <w:bCs/>
          <w:highlight w:val="white"/>
        </w:rPr>
      </w:pPr>
    </w:p>
    <w:p w14:paraId="5F4ED8C0" w14:textId="77777777" w:rsidR="002A6A0E" w:rsidRDefault="002A6A0E" w:rsidP="00E3428A">
      <w:pPr>
        <w:jc w:val="center"/>
        <w:rPr>
          <w:rFonts w:eastAsia="Times New Roman"/>
          <w:b/>
          <w:bCs/>
          <w:highlight w:val="white"/>
        </w:rPr>
      </w:pPr>
    </w:p>
    <w:p w14:paraId="6EDE39AE" w14:textId="77777777" w:rsidR="002A6A0E" w:rsidRDefault="002A6A0E" w:rsidP="00E3428A">
      <w:pPr>
        <w:jc w:val="center"/>
        <w:rPr>
          <w:rFonts w:eastAsia="Times New Roman"/>
          <w:b/>
          <w:bCs/>
          <w:highlight w:val="white"/>
        </w:rPr>
      </w:pPr>
    </w:p>
    <w:p w14:paraId="5E57B2AF" w14:textId="77777777" w:rsidR="002A6A0E" w:rsidRDefault="002A6A0E" w:rsidP="00E3428A">
      <w:pPr>
        <w:jc w:val="center"/>
        <w:rPr>
          <w:rFonts w:eastAsia="Times New Roman"/>
          <w:b/>
          <w:bCs/>
          <w:highlight w:val="white"/>
        </w:rPr>
      </w:pPr>
    </w:p>
    <w:p w14:paraId="656EC1C2" w14:textId="77777777" w:rsidR="002A6A0E" w:rsidRDefault="002A6A0E" w:rsidP="00E3428A">
      <w:pPr>
        <w:jc w:val="center"/>
        <w:rPr>
          <w:rFonts w:eastAsia="Times New Roman"/>
          <w:b/>
          <w:bCs/>
          <w:highlight w:val="white"/>
        </w:rPr>
      </w:pPr>
    </w:p>
    <w:p w14:paraId="650C15AD" w14:textId="77777777" w:rsidR="002A6A0E" w:rsidRDefault="002A6A0E" w:rsidP="00E3428A">
      <w:pPr>
        <w:jc w:val="center"/>
        <w:rPr>
          <w:rFonts w:eastAsia="Times New Roman"/>
          <w:b/>
          <w:bCs/>
          <w:highlight w:val="white"/>
        </w:rPr>
      </w:pPr>
    </w:p>
    <w:p w14:paraId="1BA884C3" w14:textId="77777777" w:rsidR="002A6A0E" w:rsidRDefault="002A6A0E" w:rsidP="00E3428A">
      <w:pPr>
        <w:jc w:val="center"/>
        <w:rPr>
          <w:rFonts w:eastAsia="Times New Roman"/>
          <w:b/>
          <w:bCs/>
          <w:highlight w:val="white"/>
        </w:rPr>
      </w:pPr>
    </w:p>
    <w:p w14:paraId="2AF9EA6F" w14:textId="77777777" w:rsidR="002A6A0E" w:rsidRDefault="002A6A0E" w:rsidP="00E3428A">
      <w:pPr>
        <w:jc w:val="center"/>
        <w:rPr>
          <w:rFonts w:eastAsia="Times New Roman"/>
          <w:b/>
          <w:bCs/>
          <w:highlight w:val="white"/>
        </w:rPr>
      </w:pPr>
    </w:p>
    <w:p w14:paraId="50A363A3" w14:textId="77777777" w:rsidR="002A6A0E" w:rsidRDefault="002A6A0E" w:rsidP="00E3428A">
      <w:pPr>
        <w:jc w:val="center"/>
        <w:rPr>
          <w:rFonts w:eastAsia="Times New Roman"/>
          <w:b/>
          <w:bCs/>
          <w:highlight w:val="white"/>
        </w:rPr>
      </w:pPr>
    </w:p>
    <w:p w14:paraId="273250B6" w14:textId="77777777" w:rsidR="002A6A0E" w:rsidRDefault="002A6A0E" w:rsidP="00E3428A">
      <w:pPr>
        <w:jc w:val="center"/>
        <w:rPr>
          <w:rFonts w:eastAsia="Times New Roman"/>
          <w:b/>
          <w:bCs/>
          <w:highlight w:val="white"/>
        </w:rPr>
      </w:pPr>
    </w:p>
    <w:p w14:paraId="504F308E" w14:textId="77777777" w:rsidR="002A6A0E" w:rsidRDefault="002A6A0E" w:rsidP="00E3428A">
      <w:pPr>
        <w:jc w:val="center"/>
        <w:rPr>
          <w:rFonts w:eastAsia="Times New Roman"/>
          <w:b/>
          <w:bCs/>
          <w:highlight w:val="white"/>
        </w:rPr>
      </w:pPr>
    </w:p>
    <w:p w14:paraId="09069AA5" w14:textId="77777777" w:rsidR="002A6A0E" w:rsidRDefault="002A6A0E" w:rsidP="00E3428A">
      <w:pPr>
        <w:jc w:val="center"/>
        <w:rPr>
          <w:rFonts w:eastAsia="Times New Roman"/>
          <w:b/>
          <w:bCs/>
          <w:highlight w:val="white"/>
        </w:rPr>
      </w:pPr>
    </w:p>
    <w:p w14:paraId="5D67645C" w14:textId="77777777" w:rsidR="002A6A0E" w:rsidRDefault="002A6A0E" w:rsidP="00E3428A">
      <w:pPr>
        <w:jc w:val="center"/>
        <w:rPr>
          <w:rFonts w:eastAsia="Times New Roman"/>
          <w:b/>
          <w:bCs/>
          <w:highlight w:val="white"/>
        </w:rPr>
      </w:pPr>
    </w:p>
    <w:p w14:paraId="62821501" w14:textId="77777777" w:rsidR="002A6A0E" w:rsidRDefault="002A6A0E" w:rsidP="00E3428A">
      <w:pPr>
        <w:jc w:val="center"/>
        <w:rPr>
          <w:rFonts w:eastAsia="Times New Roman"/>
          <w:b/>
          <w:bCs/>
          <w:highlight w:val="white"/>
        </w:rPr>
      </w:pPr>
    </w:p>
    <w:p w14:paraId="336CC3AC" w14:textId="77777777" w:rsidR="002A6A0E" w:rsidRDefault="002A6A0E" w:rsidP="00E3428A">
      <w:pPr>
        <w:jc w:val="center"/>
        <w:rPr>
          <w:rFonts w:eastAsia="Times New Roman"/>
          <w:b/>
          <w:bCs/>
          <w:highlight w:val="white"/>
        </w:rPr>
      </w:pPr>
    </w:p>
    <w:p w14:paraId="6E9B5E12" w14:textId="77777777" w:rsidR="002A6A0E" w:rsidRDefault="002A6A0E" w:rsidP="00E3428A">
      <w:pPr>
        <w:jc w:val="center"/>
        <w:rPr>
          <w:rFonts w:eastAsia="Times New Roman"/>
          <w:b/>
          <w:bCs/>
          <w:highlight w:val="white"/>
        </w:rPr>
      </w:pPr>
    </w:p>
    <w:p w14:paraId="5974C868" w14:textId="77777777" w:rsidR="002A6A0E" w:rsidRDefault="002A6A0E" w:rsidP="00E3428A">
      <w:pPr>
        <w:jc w:val="center"/>
        <w:rPr>
          <w:rFonts w:eastAsia="Times New Roman"/>
          <w:b/>
          <w:bCs/>
          <w:highlight w:val="white"/>
        </w:rPr>
      </w:pPr>
    </w:p>
    <w:p w14:paraId="70391EF6" w14:textId="77777777" w:rsidR="002A6A0E" w:rsidRDefault="002A6A0E" w:rsidP="00E3428A">
      <w:pPr>
        <w:jc w:val="center"/>
        <w:rPr>
          <w:rFonts w:eastAsia="Times New Roman"/>
          <w:b/>
          <w:bCs/>
          <w:highlight w:val="white"/>
        </w:rPr>
      </w:pPr>
    </w:p>
    <w:p w14:paraId="5A65B3C2" w14:textId="77777777" w:rsidR="002A6A0E" w:rsidRDefault="002A6A0E" w:rsidP="00E3428A">
      <w:pPr>
        <w:jc w:val="center"/>
        <w:rPr>
          <w:rFonts w:eastAsia="Times New Roman"/>
          <w:b/>
          <w:bCs/>
          <w:highlight w:val="white"/>
        </w:rPr>
      </w:pPr>
    </w:p>
    <w:p w14:paraId="0AAE0501" w14:textId="77777777" w:rsidR="002A6A0E" w:rsidRDefault="002A6A0E" w:rsidP="00E3428A">
      <w:pPr>
        <w:jc w:val="center"/>
        <w:rPr>
          <w:rFonts w:eastAsia="Times New Roman"/>
          <w:b/>
          <w:bCs/>
          <w:highlight w:val="white"/>
        </w:rPr>
      </w:pPr>
    </w:p>
    <w:p w14:paraId="51029D93" w14:textId="77777777" w:rsidR="002A6A0E" w:rsidRDefault="002A6A0E" w:rsidP="00E3428A">
      <w:pPr>
        <w:jc w:val="center"/>
        <w:rPr>
          <w:rFonts w:eastAsia="Times New Roman"/>
          <w:b/>
          <w:bCs/>
          <w:highlight w:val="white"/>
        </w:rPr>
      </w:pPr>
    </w:p>
    <w:p w14:paraId="6C6402AA" w14:textId="77777777" w:rsidR="002A6A0E" w:rsidRDefault="002A6A0E" w:rsidP="00E3428A">
      <w:pPr>
        <w:jc w:val="center"/>
        <w:rPr>
          <w:rFonts w:eastAsia="Times New Roman"/>
          <w:b/>
          <w:bCs/>
          <w:highlight w:val="white"/>
        </w:rPr>
      </w:pPr>
    </w:p>
    <w:p w14:paraId="53C73409" w14:textId="77777777" w:rsidR="002A6A0E" w:rsidRDefault="002A6A0E" w:rsidP="00E3428A">
      <w:pPr>
        <w:jc w:val="center"/>
        <w:rPr>
          <w:rFonts w:eastAsia="Times New Roman"/>
          <w:b/>
          <w:bCs/>
          <w:highlight w:val="white"/>
        </w:rPr>
      </w:pPr>
    </w:p>
    <w:p w14:paraId="1C2415EA" w14:textId="77777777" w:rsidR="002A6A0E" w:rsidRDefault="002A6A0E" w:rsidP="00E3428A">
      <w:pPr>
        <w:jc w:val="center"/>
        <w:rPr>
          <w:rFonts w:eastAsia="Times New Roman"/>
          <w:b/>
          <w:bCs/>
          <w:highlight w:val="white"/>
        </w:rPr>
      </w:pPr>
    </w:p>
    <w:p w14:paraId="2F6960EA" w14:textId="77777777" w:rsidR="002A6A0E" w:rsidRDefault="002A6A0E" w:rsidP="00E3428A">
      <w:pPr>
        <w:jc w:val="center"/>
        <w:rPr>
          <w:rFonts w:eastAsia="Times New Roman"/>
          <w:b/>
          <w:bCs/>
          <w:highlight w:val="white"/>
        </w:rPr>
      </w:pPr>
    </w:p>
    <w:p w14:paraId="78B7BF9B" w14:textId="77777777" w:rsidR="002A6A0E" w:rsidRDefault="002A6A0E" w:rsidP="00E3428A">
      <w:pPr>
        <w:jc w:val="center"/>
        <w:rPr>
          <w:rFonts w:eastAsia="Times New Roman"/>
          <w:b/>
          <w:bCs/>
          <w:highlight w:val="white"/>
        </w:rPr>
      </w:pPr>
    </w:p>
    <w:p w14:paraId="3C3E8BE7" w14:textId="77777777" w:rsidR="002A6A0E" w:rsidRDefault="002A6A0E" w:rsidP="00E3428A">
      <w:pPr>
        <w:jc w:val="center"/>
        <w:rPr>
          <w:rFonts w:eastAsia="Times New Roman"/>
          <w:b/>
          <w:bCs/>
          <w:highlight w:val="white"/>
        </w:rPr>
      </w:pPr>
    </w:p>
    <w:p w14:paraId="4689FAA7" w14:textId="77777777" w:rsidR="002A6A0E" w:rsidRDefault="002A6A0E" w:rsidP="00E3428A">
      <w:pPr>
        <w:jc w:val="center"/>
        <w:rPr>
          <w:rFonts w:eastAsia="Times New Roman"/>
          <w:b/>
          <w:bCs/>
          <w:highlight w:val="white"/>
        </w:rPr>
      </w:pPr>
    </w:p>
    <w:p w14:paraId="3661BB6D" w14:textId="77777777" w:rsidR="002A6A0E" w:rsidRDefault="002A6A0E" w:rsidP="00E3428A">
      <w:pPr>
        <w:jc w:val="center"/>
        <w:rPr>
          <w:rFonts w:eastAsia="Times New Roman"/>
          <w:b/>
          <w:bCs/>
          <w:highlight w:val="white"/>
        </w:rPr>
      </w:pPr>
    </w:p>
    <w:p w14:paraId="5E600782" w14:textId="77777777" w:rsidR="002A6A0E" w:rsidRDefault="002A6A0E" w:rsidP="00E3428A">
      <w:pPr>
        <w:jc w:val="center"/>
        <w:rPr>
          <w:rFonts w:eastAsia="Times New Roman"/>
          <w:b/>
          <w:bCs/>
          <w:highlight w:val="white"/>
        </w:rPr>
      </w:pPr>
    </w:p>
    <w:p w14:paraId="250CE7EF" w14:textId="77777777" w:rsidR="002A6A0E" w:rsidRDefault="002A6A0E" w:rsidP="00E3428A">
      <w:pPr>
        <w:jc w:val="center"/>
        <w:rPr>
          <w:rFonts w:eastAsia="Times New Roman"/>
          <w:b/>
          <w:bCs/>
          <w:highlight w:val="white"/>
        </w:rPr>
      </w:pPr>
    </w:p>
    <w:p w14:paraId="7B2A9044" w14:textId="77777777" w:rsidR="002A6A0E" w:rsidRDefault="002A6A0E" w:rsidP="00E3428A">
      <w:pPr>
        <w:jc w:val="center"/>
        <w:rPr>
          <w:rFonts w:eastAsia="Times New Roman"/>
          <w:b/>
          <w:bCs/>
          <w:highlight w:val="white"/>
        </w:rPr>
      </w:pPr>
    </w:p>
    <w:p w14:paraId="2AED75BE" w14:textId="77777777" w:rsidR="002A6A0E" w:rsidRDefault="002A6A0E" w:rsidP="00E3428A">
      <w:pPr>
        <w:jc w:val="center"/>
        <w:rPr>
          <w:rFonts w:eastAsia="Times New Roman"/>
          <w:b/>
          <w:bCs/>
          <w:highlight w:val="white"/>
        </w:rPr>
      </w:pPr>
    </w:p>
    <w:p w14:paraId="72CAC95F" w14:textId="77777777" w:rsidR="002A6A0E" w:rsidRDefault="002A6A0E" w:rsidP="00E3428A">
      <w:pPr>
        <w:jc w:val="center"/>
        <w:rPr>
          <w:rFonts w:eastAsia="Times New Roman"/>
          <w:b/>
          <w:bCs/>
          <w:highlight w:val="white"/>
        </w:rPr>
      </w:pPr>
    </w:p>
    <w:p w14:paraId="689C290F" w14:textId="77777777" w:rsidR="002A6A0E" w:rsidRDefault="002A6A0E" w:rsidP="00E3428A">
      <w:pPr>
        <w:jc w:val="center"/>
        <w:rPr>
          <w:rFonts w:eastAsia="Times New Roman"/>
          <w:b/>
          <w:bCs/>
          <w:highlight w:val="white"/>
        </w:rPr>
      </w:pPr>
    </w:p>
    <w:p w14:paraId="49E025DA" w14:textId="77777777" w:rsidR="002A6A0E" w:rsidRDefault="002A6A0E" w:rsidP="00E3428A">
      <w:pPr>
        <w:jc w:val="center"/>
        <w:rPr>
          <w:rFonts w:eastAsia="Times New Roman"/>
          <w:b/>
          <w:bCs/>
          <w:highlight w:val="white"/>
        </w:rPr>
      </w:pPr>
    </w:p>
    <w:p w14:paraId="3718EA45" w14:textId="77777777" w:rsidR="002A6A0E" w:rsidRDefault="002A6A0E" w:rsidP="00E3428A">
      <w:pPr>
        <w:jc w:val="center"/>
        <w:rPr>
          <w:rFonts w:eastAsia="Times New Roman"/>
          <w:b/>
          <w:bCs/>
          <w:highlight w:val="white"/>
        </w:rPr>
      </w:pPr>
    </w:p>
    <w:p w14:paraId="51E03D3F" w14:textId="77777777" w:rsidR="002A6A0E" w:rsidRDefault="002A6A0E" w:rsidP="00E3428A">
      <w:pPr>
        <w:jc w:val="center"/>
        <w:rPr>
          <w:rFonts w:eastAsia="Times New Roman"/>
          <w:b/>
          <w:bCs/>
          <w:highlight w:val="white"/>
        </w:rPr>
      </w:pPr>
    </w:p>
    <w:p w14:paraId="229A6E1C" w14:textId="77777777" w:rsidR="002A6A0E" w:rsidRDefault="002A6A0E" w:rsidP="00E3428A">
      <w:pPr>
        <w:jc w:val="center"/>
        <w:rPr>
          <w:rFonts w:eastAsia="Times New Roman"/>
          <w:b/>
          <w:bCs/>
          <w:highlight w:val="white"/>
        </w:rPr>
      </w:pPr>
    </w:p>
    <w:p w14:paraId="197EE1F2" w14:textId="77777777" w:rsidR="002A6A0E" w:rsidRDefault="002A6A0E" w:rsidP="00E3428A">
      <w:pPr>
        <w:jc w:val="center"/>
        <w:rPr>
          <w:rFonts w:eastAsia="Times New Roman"/>
          <w:b/>
          <w:bCs/>
          <w:highlight w:val="white"/>
        </w:rPr>
      </w:pPr>
    </w:p>
    <w:p w14:paraId="33AEB61D" w14:textId="77777777" w:rsidR="002A6A0E" w:rsidRDefault="002A6A0E" w:rsidP="00E3428A">
      <w:pPr>
        <w:jc w:val="center"/>
        <w:rPr>
          <w:rFonts w:eastAsia="Times New Roman"/>
          <w:b/>
          <w:bCs/>
          <w:highlight w:val="white"/>
        </w:rPr>
      </w:pPr>
    </w:p>
    <w:p w14:paraId="537D29D3" w14:textId="77777777" w:rsidR="002A6A0E" w:rsidRDefault="002A6A0E" w:rsidP="00AF0995">
      <w:pPr>
        <w:rPr>
          <w:rFonts w:eastAsia="Times New Roman"/>
          <w:b/>
          <w:bCs/>
          <w:highlight w:val="white"/>
        </w:rPr>
      </w:pPr>
    </w:p>
    <w:p w14:paraId="03BA6896" w14:textId="77777777" w:rsidR="002A6A0E" w:rsidRDefault="002A6A0E" w:rsidP="00E3428A">
      <w:pPr>
        <w:jc w:val="center"/>
        <w:rPr>
          <w:rFonts w:eastAsia="Times New Roman"/>
          <w:b/>
          <w:bCs/>
          <w:highlight w:val="white"/>
        </w:rPr>
      </w:pPr>
    </w:p>
    <w:p w14:paraId="214AE94F" w14:textId="77777777" w:rsidR="002A6A0E" w:rsidRDefault="002A6A0E" w:rsidP="00E3428A">
      <w:pPr>
        <w:jc w:val="center"/>
        <w:rPr>
          <w:rFonts w:eastAsia="Times New Roman"/>
          <w:b/>
          <w:bCs/>
          <w:highlight w:val="white"/>
        </w:rPr>
      </w:pPr>
    </w:p>
    <w:p w14:paraId="51E5329F" w14:textId="3AD4D72D" w:rsidR="002A6A0E" w:rsidRPr="00A3139C" w:rsidRDefault="002A6A0E" w:rsidP="00B46D71">
      <w:pPr>
        <w:jc w:val="center"/>
        <w:outlineLvl w:val="0"/>
        <w:rPr>
          <w:rFonts w:eastAsia="Times New Roman"/>
          <w:bCs/>
          <w:highlight w:val="white"/>
        </w:rPr>
      </w:pPr>
      <w:r w:rsidRPr="00A3139C">
        <w:rPr>
          <w:rFonts w:eastAsia="Times New Roman"/>
          <w:bCs/>
          <w:highlight w:val="white"/>
        </w:rPr>
        <w:t>Chapter 1</w:t>
      </w:r>
    </w:p>
    <w:p w14:paraId="77BD987A" w14:textId="77777777" w:rsidR="00A3139C" w:rsidRDefault="00A3139C" w:rsidP="007C5CD3">
      <w:pPr>
        <w:rPr>
          <w:rFonts w:eastAsia="Times New Roman"/>
          <w:b/>
          <w:bCs/>
          <w:highlight w:val="white"/>
        </w:rPr>
      </w:pPr>
    </w:p>
    <w:p w14:paraId="3F8F7C7A" w14:textId="77777777" w:rsidR="00A3139C" w:rsidRDefault="00A3139C" w:rsidP="00E3428A">
      <w:pPr>
        <w:jc w:val="center"/>
        <w:rPr>
          <w:rFonts w:eastAsia="Times New Roman"/>
          <w:b/>
          <w:bCs/>
          <w:highlight w:val="white"/>
        </w:rPr>
      </w:pPr>
    </w:p>
    <w:p w14:paraId="7EA72D68" w14:textId="77777777" w:rsidR="00A3139C" w:rsidRDefault="00A3139C" w:rsidP="00E3428A">
      <w:pPr>
        <w:jc w:val="center"/>
        <w:rPr>
          <w:rFonts w:eastAsia="Times New Roman"/>
          <w:b/>
          <w:bCs/>
          <w:highlight w:val="white"/>
        </w:rPr>
      </w:pPr>
    </w:p>
    <w:p w14:paraId="00000001" w14:textId="0D8AFBC1" w:rsidR="004D02CD" w:rsidRPr="00A3139C" w:rsidRDefault="009F5A06" w:rsidP="00B46D71">
      <w:pPr>
        <w:jc w:val="center"/>
        <w:outlineLvl w:val="0"/>
        <w:rPr>
          <w:rFonts w:eastAsia="Times New Roman"/>
          <w:bCs/>
          <w:highlight w:val="white"/>
        </w:rPr>
      </w:pPr>
      <w:r w:rsidRPr="00A3139C">
        <w:rPr>
          <w:rFonts w:eastAsia="Times New Roman"/>
          <w:bCs/>
          <w:highlight w:val="white"/>
        </w:rPr>
        <w:t>Introduction</w:t>
      </w:r>
    </w:p>
    <w:p w14:paraId="761D57E2" w14:textId="77777777" w:rsidR="00AA3D48" w:rsidRPr="00AA3D48" w:rsidRDefault="00AA3D48" w:rsidP="00AA3D48">
      <w:pPr>
        <w:jc w:val="both"/>
        <w:rPr>
          <w:rFonts w:eastAsia="Times New Roman"/>
          <w:b/>
          <w:bCs/>
          <w:highlight w:val="white"/>
        </w:rPr>
      </w:pPr>
    </w:p>
    <w:p w14:paraId="2152F214" w14:textId="19322A1C" w:rsidR="00041A71" w:rsidRPr="00B607D1" w:rsidRDefault="00BA4B2E">
      <w:pPr>
        <w:jc w:val="both"/>
        <w:rPr>
          <w:rPrChange w:id="50" w:author="elnazbagheri" w:date="2020-03-25T04:28:00Z">
            <w:rPr>
              <w:color w:val="000000" w:themeColor="text1"/>
            </w:rPr>
          </w:rPrChange>
        </w:rPr>
        <w:pPrChange w:id="51" w:author="elnazbagheri" w:date="2020-03-25T04:25:00Z">
          <w:pPr/>
        </w:pPrChange>
      </w:pPr>
      <w:r>
        <w:rPr>
          <w:rFonts w:eastAsia="Times New Roman"/>
        </w:rPr>
        <w:t>The causes of aging have been under investigation for many years. Some theories explain aging as an</w:t>
      </w:r>
      <w:r w:rsidR="00145D39">
        <w:rPr>
          <w:rFonts w:eastAsia="Times New Roman"/>
        </w:rPr>
        <w:t xml:space="preserve"> accumulation of </w:t>
      </w:r>
      <w:r w:rsidR="00BD6DD5">
        <w:rPr>
          <w:rFonts w:eastAsia="Times New Roman"/>
        </w:rPr>
        <w:t xml:space="preserve">cellular and molecular damage </w:t>
      </w:r>
      <w:r w:rsidR="002C1ABD">
        <w:rPr>
          <w:rFonts w:eastAsia="Times New Roman"/>
        </w:rPr>
        <w:t>during lifespan</w:t>
      </w:r>
      <w:r w:rsidR="00145D39">
        <w:rPr>
          <w:rFonts w:eastAsia="Times New Roman"/>
        </w:rPr>
        <w:t xml:space="preserve"> </w:t>
      </w:r>
      <w:r w:rsidR="00FA710C">
        <w:rPr>
          <w:rFonts w:eastAsia="Times New Roman"/>
        </w:rPr>
        <w:t>(</w:t>
      </w:r>
      <w:r w:rsidR="00FA710C" w:rsidRPr="00DC4129">
        <w:rPr>
          <w:rFonts w:eastAsia="Times New Roman"/>
        </w:rPr>
        <w:t>Johnson et al. 1999)</w:t>
      </w:r>
      <w:r w:rsidRPr="00DC4129">
        <w:rPr>
          <w:rFonts w:eastAsia="Times New Roman"/>
        </w:rPr>
        <w:t>.</w:t>
      </w:r>
      <w:r>
        <w:rPr>
          <w:rFonts w:eastAsia="Times New Roman"/>
        </w:rPr>
        <w:t xml:space="preserve"> For example, the </w:t>
      </w:r>
      <w:r w:rsidR="009F5A06">
        <w:rPr>
          <w:rFonts w:eastAsia="Times New Roman"/>
        </w:rPr>
        <w:t>free radical theory of aging</w:t>
      </w:r>
      <w:r w:rsidR="003068CC">
        <w:rPr>
          <w:rFonts w:eastAsia="Times New Roman"/>
        </w:rPr>
        <w:t xml:space="preserve"> </w:t>
      </w:r>
      <w:r>
        <w:rPr>
          <w:rFonts w:eastAsia="Times New Roman"/>
        </w:rPr>
        <w:t>suggests that o</w:t>
      </w:r>
      <w:r w:rsidR="009F5A06">
        <w:rPr>
          <w:rFonts w:eastAsia="Times New Roman"/>
        </w:rPr>
        <w:t>xidative damage</w:t>
      </w:r>
      <w:r w:rsidR="003068CC">
        <w:rPr>
          <w:rFonts w:eastAsia="Times New Roman"/>
        </w:rPr>
        <w:t xml:space="preserve"> to molecules results in aging, which</w:t>
      </w:r>
      <w:r w:rsidR="009F5A06">
        <w:rPr>
          <w:rFonts w:eastAsia="Times New Roman"/>
        </w:rPr>
        <w:t xml:space="preserve"> happens due to reactive oxygen species (ROS)</w:t>
      </w:r>
      <w:r w:rsidR="003068CC">
        <w:rPr>
          <w:rFonts w:eastAsia="Times New Roman"/>
        </w:rPr>
        <w:t xml:space="preserve"> by</w:t>
      </w:r>
      <w:r w:rsidR="009F5A06">
        <w:rPr>
          <w:rFonts w:eastAsia="Times New Roman"/>
        </w:rPr>
        <w:t xml:space="preserve">products of different cellular processes like </w:t>
      </w:r>
      <w:r w:rsidR="003068CC">
        <w:rPr>
          <w:rFonts w:eastAsia="Times New Roman"/>
        </w:rPr>
        <w:t>metabolism</w:t>
      </w:r>
      <w:r w:rsidR="009F5A06">
        <w:rPr>
          <w:rFonts w:eastAsia="Times New Roman"/>
        </w:rPr>
        <w:t xml:space="preserve">. </w:t>
      </w:r>
      <w:r w:rsidR="00E70BEC">
        <w:rPr>
          <w:rFonts w:eastAsia="Times New Roman"/>
        </w:rPr>
        <w:t>The idea is that</w:t>
      </w:r>
      <w:r w:rsidR="009F5A06">
        <w:rPr>
          <w:rFonts w:eastAsia="Times New Roman"/>
        </w:rPr>
        <w:t xml:space="preserve"> cellular process</w:t>
      </w:r>
      <w:r w:rsidR="00E70BEC">
        <w:rPr>
          <w:rFonts w:eastAsia="Times New Roman"/>
        </w:rPr>
        <w:t>es</w:t>
      </w:r>
      <w:r w:rsidR="009F5A06">
        <w:rPr>
          <w:rFonts w:eastAsia="Times New Roman"/>
        </w:rPr>
        <w:t xml:space="preserve"> could cause damages </w:t>
      </w:r>
      <w:r w:rsidR="00906879">
        <w:rPr>
          <w:rFonts w:eastAsia="Times New Roman"/>
        </w:rPr>
        <w:t>that result in</w:t>
      </w:r>
      <w:r w:rsidR="009F5A06">
        <w:rPr>
          <w:rFonts w:eastAsia="Times New Roman"/>
        </w:rPr>
        <w:t xml:space="preserve"> imbalance</w:t>
      </w:r>
      <w:r w:rsidR="00906879">
        <w:rPr>
          <w:rFonts w:eastAsia="Times New Roman"/>
        </w:rPr>
        <w:t>s</w:t>
      </w:r>
      <w:r w:rsidR="009F5A06">
        <w:rPr>
          <w:rFonts w:eastAsia="Times New Roman"/>
        </w:rPr>
        <w:t xml:space="preserve"> in cellular components </w:t>
      </w:r>
      <w:r w:rsidR="00E70BEC">
        <w:rPr>
          <w:rFonts w:eastAsia="Times New Roman"/>
        </w:rPr>
        <w:t>and</w:t>
      </w:r>
      <w:r w:rsidR="009F5A06">
        <w:rPr>
          <w:rFonts w:eastAsia="Times New Roman"/>
        </w:rPr>
        <w:t xml:space="preserve"> imperfection</w:t>
      </w:r>
      <w:r w:rsidR="00E70BEC">
        <w:rPr>
          <w:rFonts w:eastAsia="Times New Roman"/>
        </w:rPr>
        <w:t>s</w:t>
      </w:r>
      <w:r w:rsidR="009F5A06">
        <w:rPr>
          <w:rFonts w:eastAsia="Times New Roman"/>
        </w:rPr>
        <w:t xml:space="preserve"> of biomolecule</w:t>
      </w:r>
      <w:r w:rsidR="00E70BEC">
        <w:rPr>
          <w:rFonts w:eastAsia="Times New Roman"/>
        </w:rPr>
        <w:t>s</w:t>
      </w:r>
      <w:r w:rsidR="009F5A06">
        <w:rPr>
          <w:rFonts w:eastAsia="Times New Roman"/>
        </w:rPr>
        <w:t xml:space="preserve"> </w:t>
      </w:r>
      <w:r w:rsidR="009F5A06" w:rsidRPr="00DC4129">
        <w:rPr>
          <w:rFonts w:eastAsia="Times New Roman"/>
        </w:rPr>
        <w:t>(</w:t>
      </w:r>
      <w:commentRangeStart w:id="52"/>
      <w:proofErr w:type="spellStart"/>
      <w:r w:rsidR="009F5A06" w:rsidRPr="00DC4129">
        <w:rPr>
          <w:rFonts w:eastAsia="Times New Roman"/>
        </w:rPr>
        <w:t>Gladyshev</w:t>
      </w:r>
      <w:proofErr w:type="spellEnd"/>
      <w:del w:id="53" w:author="elnazbagheri" w:date="2020-03-23T17:33:00Z">
        <w:r w:rsidR="009F5A06" w:rsidRPr="00DC4129" w:rsidDel="001D36F8">
          <w:rPr>
            <w:rFonts w:eastAsia="Times New Roman"/>
          </w:rPr>
          <w:delText xml:space="preserve"> </w:delText>
        </w:r>
      </w:del>
      <w:ins w:id="54" w:author="elnazbagheri" w:date="2020-03-23T17:32:00Z">
        <w:r w:rsidR="00DB019E">
          <w:rPr>
            <w:rFonts w:eastAsia="Times New Roman"/>
          </w:rPr>
          <w:t>,</w:t>
        </w:r>
      </w:ins>
      <w:ins w:id="55" w:author="elnazbagheri" w:date="2020-03-23T17:33:00Z">
        <w:r w:rsidR="001D36F8">
          <w:rPr>
            <w:rFonts w:eastAsia="Times New Roman"/>
          </w:rPr>
          <w:t xml:space="preserve"> </w:t>
        </w:r>
      </w:ins>
      <w:del w:id="56" w:author="elnazbagheri" w:date="2020-03-23T17:32:00Z">
        <w:r w:rsidR="009F5A06" w:rsidRPr="00DC4129" w:rsidDel="00DB019E">
          <w:rPr>
            <w:rFonts w:eastAsia="Times New Roman"/>
          </w:rPr>
          <w:delText>VN</w:delText>
        </w:r>
        <w:commentRangeEnd w:id="52"/>
        <w:r w:rsidR="002E0350" w:rsidDel="00DB019E">
          <w:rPr>
            <w:rStyle w:val="CommentReference"/>
            <w:rFonts w:ascii="Arial" w:hAnsi="Arial" w:cs="Arial"/>
          </w:rPr>
          <w:commentReference w:id="52"/>
        </w:r>
        <w:r w:rsidR="009F5A06" w:rsidRPr="00DC4129" w:rsidDel="00DB019E">
          <w:rPr>
            <w:rFonts w:eastAsia="Times New Roman"/>
          </w:rPr>
          <w:delText xml:space="preserve">., </w:delText>
        </w:r>
      </w:del>
      <w:r w:rsidR="009F5A06" w:rsidRPr="00DC4129">
        <w:rPr>
          <w:rFonts w:eastAsia="Times New Roman"/>
        </w:rPr>
        <w:t xml:space="preserve">2012; </w:t>
      </w:r>
      <w:proofErr w:type="spellStart"/>
      <w:r w:rsidR="009F5A06" w:rsidRPr="00DC4129">
        <w:rPr>
          <w:rFonts w:eastAsia="Times New Roman"/>
        </w:rPr>
        <w:t>Gladyshev</w:t>
      </w:r>
      <w:proofErr w:type="spellEnd"/>
      <w:ins w:id="57" w:author="elnazbagheri" w:date="2020-03-23T17:32:00Z">
        <w:r w:rsidR="001D36F8">
          <w:rPr>
            <w:rFonts w:eastAsia="Times New Roman"/>
          </w:rPr>
          <w:t xml:space="preserve">, </w:t>
        </w:r>
      </w:ins>
      <w:del w:id="58" w:author="elnazbagheri" w:date="2020-03-23T17:32:00Z">
        <w:r w:rsidR="009F5A06" w:rsidRPr="00DC4129" w:rsidDel="001D36F8">
          <w:rPr>
            <w:rFonts w:eastAsia="Times New Roman"/>
          </w:rPr>
          <w:delText xml:space="preserve"> VN., </w:delText>
        </w:r>
      </w:del>
      <w:r w:rsidR="009F5A06" w:rsidRPr="00DC4129">
        <w:rPr>
          <w:rFonts w:eastAsia="Times New Roman"/>
        </w:rPr>
        <w:t>2013</w:t>
      </w:r>
      <w:r w:rsidR="009F5A06">
        <w:rPr>
          <w:rFonts w:eastAsia="Times New Roman"/>
        </w:rPr>
        <w:t>)</w:t>
      </w:r>
      <w:r w:rsidR="00906879">
        <w:rPr>
          <w:rFonts w:eastAsia="Times New Roman"/>
        </w:rPr>
        <w:t xml:space="preserve">, and that these damages </w:t>
      </w:r>
      <w:r w:rsidR="003068CC">
        <w:rPr>
          <w:rFonts w:eastAsia="Times New Roman"/>
        </w:rPr>
        <w:t xml:space="preserve">lead to aging </w:t>
      </w:r>
      <w:r w:rsidR="009F5A06">
        <w:rPr>
          <w:rFonts w:eastAsia="Times New Roman"/>
        </w:rPr>
        <w:t>(</w:t>
      </w:r>
      <w:proofErr w:type="spellStart"/>
      <w:r w:rsidR="009F5A06" w:rsidRPr="00DC4129">
        <w:rPr>
          <w:rFonts w:eastAsia="Times New Roman"/>
        </w:rPr>
        <w:t>Stadtman</w:t>
      </w:r>
      <w:proofErr w:type="spellEnd"/>
      <w:ins w:id="59" w:author="elnazbagheri" w:date="2020-03-23T17:33:00Z">
        <w:r w:rsidR="001D36F8">
          <w:rPr>
            <w:rFonts w:eastAsia="Times New Roman"/>
          </w:rPr>
          <w:t xml:space="preserve">, </w:t>
        </w:r>
      </w:ins>
      <w:del w:id="60" w:author="elnazbagheri" w:date="2020-03-23T17:33:00Z">
        <w:r w:rsidR="009F5A06" w:rsidRPr="00DC4129" w:rsidDel="001D36F8">
          <w:rPr>
            <w:rFonts w:eastAsia="Times New Roman"/>
          </w:rPr>
          <w:delText xml:space="preserve"> ER.,</w:delText>
        </w:r>
      </w:del>
      <w:ins w:id="61" w:author="Shahrestani, Parvin" w:date="2020-03-18T16:28:00Z">
        <w:del w:id="62" w:author="elnazbagheri" w:date="2020-03-23T17:33:00Z">
          <w:r w:rsidR="001C0D9A" w:rsidDel="001D36F8">
            <w:rPr>
              <w:rFonts w:eastAsia="Times New Roman"/>
            </w:rPr>
            <w:delText xml:space="preserve"> </w:delText>
          </w:r>
        </w:del>
      </w:ins>
      <w:r w:rsidR="009F5A06" w:rsidRPr="00DC4129">
        <w:rPr>
          <w:rFonts w:eastAsia="Times New Roman"/>
        </w:rPr>
        <w:t>1992)</w:t>
      </w:r>
      <w:r w:rsidR="009F5A06">
        <w:rPr>
          <w:rFonts w:eastAsia="Times New Roman"/>
        </w:rPr>
        <w:t xml:space="preserve">. </w:t>
      </w:r>
      <w:commentRangeStart w:id="63"/>
      <w:r w:rsidR="00906879">
        <w:rPr>
          <w:rFonts w:eastAsia="Times New Roman"/>
        </w:rPr>
        <w:t>Such</w:t>
      </w:r>
      <w:commentRangeEnd w:id="63"/>
      <w:r w:rsidR="001C0D9A">
        <w:rPr>
          <w:rStyle w:val="CommentReference"/>
          <w:rFonts w:ascii="Arial" w:hAnsi="Arial" w:cs="Arial"/>
        </w:rPr>
        <w:commentReference w:id="63"/>
      </w:r>
      <w:r w:rsidR="00906879">
        <w:rPr>
          <w:rFonts w:eastAsia="Times New Roman"/>
        </w:rPr>
        <w:t xml:space="preserve"> damage</w:t>
      </w:r>
      <w:r w:rsidR="003068CC">
        <w:rPr>
          <w:rFonts w:eastAsia="Times New Roman"/>
        </w:rPr>
        <w:t>-</w:t>
      </w:r>
      <w:r w:rsidR="00906879">
        <w:rPr>
          <w:rFonts w:eastAsia="Times New Roman"/>
        </w:rPr>
        <w:t xml:space="preserve">based theories of aging assume that aging </w:t>
      </w:r>
      <w:r w:rsidR="009F5A06">
        <w:rPr>
          <w:rFonts w:eastAsia="Times New Roman"/>
        </w:rPr>
        <w:t>is an unavoidable</w:t>
      </w:r>
      <w:r w:rsidR="00906879">
        <w:rPr>
          <w:rFonts w:eastAsia="Times New Roman"/>
        </w:rPr>
        <w:t xml:space="preserve"> process, thus all organisms should age.</w:t>
      </w:r>
      <w:r w:rsidR="009F5A06">
        <w:rPr>
          <w:rFonts w:eastAsia="Times New Roman"/>
        </w:rPr>
        <w:t xml:space="preserve"> However, </w:t>
      </w:r>
      <w:r w:rsidR="00906879">
        <w:rPr>
          <w:rFonts w:eastAsia="Times New Roman"/>
        </w:rPr>
        <w:t>some organisms do</w:t>
      </w:r>
      <w:r w:rsidR="003068CC">
        <w:rPr>
          <w:rFonts w:eastAsia="Times New Roman"/>
        </w:rPr>
        <w:t xml:space="preserve"> not</w:t>
      </w:r>
      <w:r w:rsidR="00906879">
        <w:rPr>
          <w:rFonts w:eastAsia="Times New Roman"/>
        </w:rPr>
        <w:t xml:space="preserve"> age. </w:t>
      </w:r>
      <w:proofErr w:type="gramStart"/>
      <w:r w:rsidR="00906879">
        <w:rPr>
          <w:rFonts w:eastAsia="Times New Roman"/>
        </w:rPr>
        <w:t>In particular, organisms</w:t>
      </w:r>
      <w:proofErr w:type="gramEnd"/>
      <w:r w:rsidR="00906879">
        <w:rPr>
          <w:rFonts w:eastAsia="Times New Roman"/>
        </w:rPr>
        <w:t xml:space="preserve"> that reproduce by binary fission, such as unicellular bacteria, and organisms that reproduce by budding, such as hydra, seem to be able to avoid </w:t>
      </w:r>
      <w:r w:rsidR="003068CC">
        <w:rPr>
          <w:rFonts w:eastAsia="Times New Roman"/>
        </w:rPr>
        <w:t>aging</w:t>
      </w:r>
      <w:r w:rsidR="00906879">
        <w:rPr>
          <w:rFonts w:eastAsia="Times New Roman"/>
        </w:rPr>
        <w:t>.</w:t>
      </w:r>
      <w:ins w:id="64" w:author="elnazbagheri" w:date="2020-04-02T19:17:00Z">
        <w:r w:rsidR="00DE3302">
          <w:rPr>
            <w:rFonts w:eastAsia="Times New Roman"/>
          </w:rPr>
          <w:t xml:space="preserve"> </w:t>
        </w:r>
      </w:ins>
      <w:del w:id="65" w:author="elnazbagheri" w:date="2020-04-02T19:17:00Z">
        <w:r w:rsidR="00906879" w:rsidDel="00DE3302">
          <w:rPr>
            <w:rFonts w:eastAsia="Times New Roman"/>
          </w:rPr>
          <w:delText xml:space="preserve">  </w:delText>
        </w:r>
      </w:del>
      <w:r w:rsidR="00906879">
        <w:rPr>
          <w:rFonts w:eastAsia="Times New Roman"/>
        </w:rPr>
        <w:t xml:space="preserve">Moreover, humans and other sexually reproducing organisms experience periods of life when mortality rates are stable, such as during development and during late adulthood, which suggest that there is no inevitable accumulation of molecular damage that causes aging. </w:t>
      </w:r>
      <w:r w:rsidR="00041A71">
        <w:t xml:space="preserve">Replicative senescence theory of aging is </w:t>
      </w:r>
      <w:proofErr w:type="gramStart"/>
      <w:r w:rsidR="00041A71">
        <w:t>similar to</w:t>
      </w:r>
      <w:proofErr w:type="gramEnd"/>
      <w:r w:rsidR="00041A71">
        <w:t xml:space="preserve"> other theories of cellular aging. This theory expects organism’s aging happen due to changes in cellular function. In cellular aging, the decline and finally loss of cell division has been observed and a </w:t>
      </w:r>
      <w:r w:rsidR="00041A71" w:rsidRPr="007055FC">
        <w:t>period identified as replicative senescence</w:t>
      </w:r>
      <w:r w:rsidR="00041A71">
        <w:t xml:space="preserve">. When the population of cells in culture lost their ability to double during four weeks, cells are supposed to have reached “replicative senescence”. However, it does not mean that all cells in the population lost their division ability, just that the majority have. </w:t>
      </w:r>
      <w:r w:rsidR="00041A71">
        <w:rPr>
          <w:color w:val="000000" w:themeColor="text1"/>
        </w:rPr>
        <w:t xml:space="preserve">Based on </w:t>
      </w:r>
      <w:r w:rsidR="00041A71" w:rsidRPr="00E57EB4">
        <w:rPr>
          <w:color w:val="000000" w:themeColor="text1"/>
        </w:rPr>
        <w:t xml:space="preserve">the replicative senescence theory of aging whole organisms must age because cells age. while there is some evidence against this theory. </w:t>
      </w:r>
      <w:r w:rsidR="00041A71" w:rsidRPr="003A0005">
        <w:rPr>
          <w:color w:val="000000" w:themeColor="text1"/>
        </w:rPr>
        <w:t xml:space="preserve">As an example, interspecies comparisons demonstrate that population doubling rates differ with the species, but difference in population doubling rates was not correlated with different species life span. </w:t>
      </w:r>
    </w:p>
    <w:p w14:paraId="1069BBA8" w14:textId="59D9AEB4" w:rsidR="00826F82" w:rsidRPr="00162D46" w:rsidRDefault="00041A71" w:rsidP="00826F82">
      <w:pPr>
        <w:rPr>
          <w:color w:val="FF0000"/>
        </w:rPr>
      </w:pPr>
      <w:r w:rsidRPr="00C402EE">
        <w:rPr>
          <w:color w:val="000000" w:themeColor="text1"/>
        </w:rPr>
        <w:t>The presence of cell lines demonstrates that not all cells senesce. Cancer is an interesting example for age-associated diseases which happening more often in older people compared to younger individuals, while cancer cells don’t senesce.</w:t>
      </w:r>
      <w:r w:rsidR="00AC4156">
        <w:rPr>
          <w:color w:val="000000" w:themeColor="text1"/>
        </w:rPr>
        <w:t xml:space="preserve"> </w:t>
      </w:r>
      <w:r w:rsidR="00AC4156" w:rsidRPr="00BA5436">
        <w:rPr>
          <w:color w:val="000000" w:themeColor="text1"/>
        </w:rPr>
        <w:t>Senescent cells characteristically show increase in the size of cells. In addition, the distance between senescent cells becomes greater, and the decrease in viable extracellular matrix proteins cause slowing of replication.</w:t>
      </w:r>
      <w:r w:rsidR="00AC4156">
        <w:rPr>
          <w:color w:val="000000" w:themeColor="text1"/>
        </w:rPr>
        <w:t xml:space="preserve"> Totally, cellular function decrease in a senescent population </w:t>
      </w:r>
      <w:r w:rsidR="00AC4156" w:rsidRPr="00974216">
        <w:rPr>
          <w:color w:val="000000" w:themeColor="text1"/>
        </w:rPr>
        <w:t>that contains reductions in the rate of DNA, RNA, and protein synthesis.</w:t>
      </w:r>
      <w:r w:rsidR="00827BB8" w:rsidRPr="00827BB8">
        <w:rPr>
          <w:color w:val="000000" w:themeColor="text1"/>
        </w:rPr>
        <w:t xml:space="preserve"> </w:t>
      </w:r>
      <w:r w:rsidR="00827BB8" w:rsidRPr="00682B51">
        <w:rPr>
          <w:color w:val="000000" w:themeColor="text1"/>
        </w:rPr>
        <w:t>Accordingly, it is not well-defined how a model of aging based on the termination of cell division inserts precious evidence about a procedure that happens essentially in the absence of cell division. Although supporters of the replicative senescence theory often believe the fact that population doubling rates associate with a species’ life span, it was discussed already that these associations are very weak at best and do not happen in all species.</w:t>
      </w:r>
      <w:r w:rsidR="001A4E0A">
        <w:rPr>
          <w:color w:val="000000" w:themeColor="text1"/>
        </w:rPr>
        <w:t xml:space="preserve"> Moreover, </w:t>
      </w:r>
      <w:r w:rsidR="008527C9">
        <w:rPr>
          <w:color w:val="000000" w:themeColor="text1"/>
        </w:rPr>
        <w:t>both mitotic somatic cells taken from old individuals and mitotic somatic cells taken from young individuals can frequently display robust population doubling rates similarly.</w:t>
      </w:r>
      <w:r w:rsidR="003D6C2A">
        <w:rPr>
          <w:color w:val="000000" w:themeColor="text1"/>
        </w:rPr>
        <w:t xml:space="preserve"> </w:t>
      </w:r>
      <w:r w:rsidR="00CB102F" w:rsidRPr="00A674EF">
        <w:rPr>
          <w:color w:val="000000" w:themeColor="text1"/>
        </w:rPr>
        <w:t xml:space="preserve">Based on telomere-shortening theory of aging, frequent replication of a chromosome make the telomeres too short in which no more replication can happen without touching the coding sequence of the DNA.  In this theory, cells stop dividing and/or die at the end of telomere-shortening when telomeres have been shortened too much </w:t>
      </w:r>
      <w:r w:rsidR="00CB102F" w:rsidRPr="00A674EF">
        <w:rPr>
          <w:color w:val="000000" w:themeColor="text1"/>
        </w:rPr>
        <w:lastRenderedPageBreak/>
        <w:t>and it cause organismal aging.</w:t>
      </w:r>
      <w:r w:rsidR="00826F82" w:rsidRPr="00A674EF">
        <w:rPr>
          <w:color w:val="000000" w:themeColor="text1"/>
        </w:rPr>
        <w:t xml:space="preserve"> Mitotic clock theory of aging is based on short telomeres in senescent cells and lack of telomerase in somatic cells which stops cell division. G1/S checkpoint which is the first checkpoint of cell cycle will be inhibited by short or uncapped telomeres. This theory is very </w:t>
      </w:r>
      <w:proofErr w:type="gramStart"/>
      <w:r w:rsidR="00826F82" w:rsidRPr="00A674EF">
        <w:rPr>
          <w:color w:val="000000" w:themeColor="text1"/>
        </w:rPr>
        <w:t>similar to</w:t>
      </w:r>
      <w:proofErr w:type="gramEnd"/>
      <w:r w:rsidR="00826F82" w:rsidRPr="00A674EF">
        <w:rPr>
          <w:color w:val="000000" w:themeColor="text1"/>
        </w:rPr>
        <w:t xml:space="preserve"> telomere-shortening theory. In this theory, cells stop dividing when their telomeres are short before any damage affects to the parts of the chromosome that code for genes while in telomeres-shortening theory cells get to somehow sense when telomeres are getting shorter. Mitotic clock theory might be the reason that cells stop dividing after a given number of population doublings. Thus, this theory is related to replicative senescence theory.</w:t>
      </w:r>
      <w:r w:rsidR="008B716D" w:rsidRPr="00A674EF">
        <w:rPr>
          <w:color w:val="000000" w:themeColor="text1"/>
        </w:rPr>
        <w:t xml:space="preserve"> </w:t>
      </w:r>
      <w:r w:rsidR="00A82435" w:rsidRPr="00A674EF">
        <w:rPr>
          <w:color w:val="000000" w:themeColor="text1"/>
        </w:rPr>
        <w:t xml:space="preserve">Another theory of aging is known as Endocrine. Based on this theory </w:t>
      </w:r>
      <w:r w:rsidR="00043D3B" w:rsidRPr="00A674EF">
        <w:rPr>
          <w:color w:val="000000" w:themeColor="text1"/>
        </w:rPr>
        <w:t>pace of aging is controlled by hormones and</w:t>
      </w:r>
      <w:r w:rsidR="00043D3B">
        <w:rPr>
          <w:color w:val="FF0000"/>
        </w:rPr>
        <w:t xml:space="preserve"> </w:t>
      </w:r>
      <w:r w:rsidR="00091203">
        <w:t xml:space="preserve">the evolutionarily conserved </w:t>
      </w:r>
      <w:proofErr w:type="spellStart"/>
      <w:r w:rsidR="00091203">
        <w:t>insuling</w:t>
      </w:r>
      <w:proofErr w:type="spellEnd"/>
      <w:r w:rsidR="00091203">
        <w:t xml:space="preserve">/IGF-1 signaling (IIS) pathway </w:t>
      </w:r>
      <w:r w:rsidR="00AF6711">
        <w:t xml:space="preserve">has a significant role </w:t>
      </w:r>
      <w:r w:rsidR="007B473C">
        <w:t>in the regulation of aging by hormones.</w:t>
      </w:r>
      <w:r w:rsidR="00FB68B3">
        <w:t xml:space="preserve"> Wear </w:t>
      </w:r>
      <w:r w:rsidR="00D018CF">
        <w:t xml:space="preserve">and tear theory of aging that was presented by Dr. August Weisman for the first time in 1882, </w:t>
      </w:r>
      <w:r w:rsidR="006E2612">
        <w:t xml:space="preserve">explain </w:t>
      </w:r>
      <w:r w:rsidR="00837774">
        <w:t>that aging happens due to deterioration of fundamental parts of ce</w:t>
      </w:r>
      <w:r w:rsidR="00146B05">
        <w:t>lls and tissues. In this theory, they used car as an example for body</w:t>
      </w:r>
      <w:r w:rsidR="00D9768E">
        <w:t>.</w:t>
      </w:r>
      <w:r w:rsidR="00146B05">
        <w:t xml:space="preserve"> </w:t>
      </w:r>
      <w:r w:rsidR="00D9768E">
        <w:t xml:space="preserve">It was described that like components of an aging </w:t>
      </w:r>
      <w:r w:rsidR="00E97613">
        <w:t>car;</w:t>
      </w:r>
      <w:r w:rsidR="00D9768E">
        <w:t xml:space="preserve"> different parts of the body finally wear out because of frequent use and it </w:t>
      </w:r>
      <w:r w:rsidR="00E97613">
        <w:t>kills</w:t>
      </w:r>
      <w:r w:rsidR="00D9768E">
        <w:t xml:space="preserve"> them and then the body</w:t>
      </w:r>
      <w:r w:rsidR="000C4AE1">
        <w:t>.</w:t>
      </w:r>
      <w:r w:rsidR="00BE104A">
        <w:t xml:space="preserve"> Rate of living theory is another theory of aging that believes organisms </w:t>
      </w:r>
      <w:r w:rsidR="0060088B">
        <w:t xml:space="preserve">with </w:t>
      </w:r>
      <w:r w:rsidR="00BE104A">
        <w:t>fast</w:t>
      </w:r>
      <w:r w:rsidR="0060088B">
        <w:t xml:space="preserve"> rates of metabolism will shorter life span than individuals with lower rates of metabolism.</w:t>
      </w:r>
      <w:r w:rsidR="00E4252C">
        <w:t xml:space="preserve"> Cross-linking theory </w:t>
      </w:r>
      <w:r w:rsidR="003E77F2">
        <w:t xml:space="preserve">explains that accumulation of cross-linked proteins </w:t>
      </w:r>
      <w:r w:rsidR="00804734">
        <w:t>hurts c</w:t>
      </w:r>
      <w:r w:rsidR="00A53A0A">
        <w:t xml:space="preserve">ells and tissues which it slows down physical progression and finally cause aging. Recent studies on this theory demonstrates that </w:t>
      </w:r>
      <w:r w:rsidR="00EA27F3">
        <w:t>some age-related changes like changes to skin are because of cross-linking reactions.</w:t>
      </w:r>
    </w:p>
    <w:p w14:paraId="4350D3B4" w14:textId="77777777" w:rsidR="00826F82" w:rsidRPr="00162D46" w:rsidRDefault="00826F82" w:rsidP="00826F82">
      <w:pPr>
        <w:rPr>
          <w:color w:val="FF0000"/>
        </w:rPr>
      </w:pPr>
    </w:p>
    <w:p w14:paraId="100C52B7" w14:textId="120FBFFD" w:rsidR="00CB102F" w:rsidRPr="00CB102F" w:rsidRDefault="00CB102F" w:rsidP="00CB102F">
      <w:pPr>
        <w:rPr>
          <w:color w:val="000000" w:themeColor="text1"/>
          <w:rPrChange w:id="66" w:author="elnazbagheri" w:date="2020-03-25T19:52:00Z">
            <w:rPr>
              <w:color w:val="FF0000"/>
            </w:rPr>
          </w:rPrChange>
        </w:rPr>
      </w:pPr>
    </w:p>
    <w:p w14:paraId="262A283D" w14:textId="0ACF3028" w:rsidR="00A33B40" w:rsidDel="00170C20" w:rsidRDefault="00A33B40">
      <w:pPr>
        <w:ind w:firstLine="90"/>
        <w:jc w:val="both"/>
        <w:rPr>
          <w:del w:id="67" w:author="elnazbagheri" w:date="2020-03-30T14:27:00Z"/>
          <w:rFonts w:eastAsia="Times New Roman"/>
        </w:rPr>
        <w:pPrChange w:id="68" w:author="elnazbagheri" w:date="2020-03-25T04:25:00Z">
          <w:pPr>
            <w:ind w:firstLine="720"/>
            <w:jc w:val="both"/>
          </w:pPr>
        </w:pPrChange>
      </w:pPr>
    </w:p>
    <w:p w14:paraId="3B4CA5A4" w14:textId="77777777" w:rsidR="00AA3D48" w:rsidRDefault="00AA3D48">
      <w:pPr>
        <w:jc w:val="both"/>
        <w:rPr>
          <w:rFonts w:eastAsia="Times New Roman"/>
        </w:rPr>
        <w:pPrChange w:id="69" w:author="elnazbagheri" w:date="2020-03-30T14:27:00Z">
          <w:pPr>
            <w:ind w:firstLine="720"/>
            <w:jc w:val="both"/>
          </w:pPr>
        </w:pPrChange>
      </w:pPr>
    </w:p>
    <w:p w14:paraId="1B13773A" w14:textId="32155939" w:rsidR="000876F3" w:rsidRDefault="009F5A06" w:rsidP="00AA3D48">
      <w:pPr>
        <w:ind w:firstLine="720"/>
        <w:rPr>
          <w:ins w:id="70" w:author="Shahrestani, Parvin" w:date="2020-03-18T16:40:00Z"/>
          <w:rFonts w:eastAsia="Times New Roman"/>
        </w:rPr>
      </w:pPr>
      <w:r>
        <w:rPr>
          <w:rFonts w:eastAsia="Times New Roman"/>
        </w:rPr>
        <w:t xml:space="preserve">Evolutionary biology </w:t>
      </w:r>
      <w:r w:rsidR="00BD5411">
        <w:rPr>
          <w:rFonts w:eastAsia="Times New Roman"/>
        </w:rPr>
        <w:t>presents</w:t>
      </w:r>
      <w:r>
        <w:rPr>
          <w:rFonts w:eastAsia="Times New Roman"/>
        </w:rPr>
        <w:t xml:space="preserve"> </w:t>
      </w:r>
      <w:ins w:id="71" w:author="Shahrestani, Parvin" w:date="2020-03-18T16:33:00Z">
        <w:r w:rsidR="00250CD6">
          <w:rPr>
            <w:rFonts w:eastAsia="Times New Roman"/>
          </w:rPr>
          <w:t xml:space="preserve">a </w:t>
        </w:r>
      </w:ins>
      <w:del w:id="72" w:author="Shahrestani, Parvin" w:date="2020-03-18T16:33:00Z">
        <w:r w:rsidDel="00250CD6">
          <w:rPr>
            <w:rFonts w:eastAsia="Times New Roman"/>
          </w:rPr>
          <w:delText>the onl</w:delText>
        </w:r>
      </w:del>
      <w:del w:id="73" w:author="elnazbagheri" w:date="2020-03-24T13:40:00Z">
        <w:r w:rsidDel="009A19E6">
          <w:rPr>
            <w:rFonts w:eastAsia="Times New Roman"/>
          </w:rPr>
          <w:delText>y</w:delText>
        </w:r>
      </w:del>
      <w:r>
        <w:rPr>
          <w:rFonts w:eastAsia="Times New Roman"/>
        </w:rPr>
        <w:t xml:space="preserve"> logical, truly developed, and experimentally validated theory for biological </w:t>
      </w:r>
      <w:r w:rsidRPr="00F94C51">
        <w:rPr>
          <w:rFonts w:eastAsia="Times New Roman"/>
        </w:rPr>
        <w:t xml:space="preserve">aging </w:t>
      </w:r>
      <w:r w:rsidRPr="00821309">
        <w:rPr>
          <w:rFonts w:eastAsia="Times New Roman"/>
        </w:rPr>
        <w:t>(Rose et al. 2008)</w:t>
      </w:r>
      <w:ins w:id="74" w:author="Shahrestani, Parvin" w:date="2020-03-18T16:33:00Z">
        <w:r w:rsidR="00250CD6">
          <w:rPr>
            <w:rFonts w:eastAsia="Times New Roman"/>
          </w:rPr>
          <w:t>. U</w:t>
        </w:r>
      </w:ins>
      <w:del w:id="75" w:author="Shahrestani, Parvin" w:date="2020-03-18T16:33:00Z">
        <w:r w:rsidR="00BD5411" w:rsidRPr="00821309" w:rsidDel="00250CD6">
          <w:rPr>
            <w:rFonts w:eastAsia="Times New Roman"/>
          </w:rPr>
          <w:delText>,</w:delText>
        </w:r>
        <w:r w:rsidR="00BD5411" w:rsidRPr="00F94C51" w:rsidDel="00250CD6">
          <w:rPr>
            <w:rFonts w:eastAsia="Times New Roman"/>
          </w:rPr>
          <w:delText xml:space="preserve"> and u</w:delText>
        </w:r>
      </w:del>
      <w:r w:rsidR="00BD5411" w:rsidRPr="00F94C51">
        <w:rPr>
          <w:rFonts w:eastAsia="Times New Roman"/>
        </w:rPr>
        <w:t>nder</w:t>
      </w:r>
      <w:r w:rsidR="00BD5411">
        <w:rPr>
          <w:rFonts w:eastAsia="Times New Roman"/>
        </w:rPr>
        <w:t xml:space="preserve"> evolutionary theories of aging, the absence of aging in fissile organisms and at late adult ages </w:t>
      </w:r>
      <w:ins w:id="76" w:author="Shahrestani, Parvin" w:date="2020-03-18T16:33:00Z">
        <w:r w:rsidR="00250CD6">
          <w:rPr>
            <w:rFonts w:eastAsia="Times New Roman"/>
          </w:rPr>
          <w:t>are not only explainable, but are also predictable</w:t>
        </w:r>
      </w:ins>
      <w:del w:id="77" w:author="Shahrestani, Parvin" w:date="2020-03-18T16:34:00Z">
        <w:r w:rsidR="00BD5411" w:rsidDel="00250CD6">
          <w:rPr>
            <w:rFonts w:eastAsia="Times New Roman"/>
          </w:rPr>
          <w:delText>is predicted</w:delText>
        </w:r>
      </w:del>
      <w:r>
        <w:rPr>
          <w:rFonts w:eastAsia="Times New Roman"/>
        </w:rPr>
        <w:t xml:space="preserve">. </w:t>
      </w:r>
      <w:ins w:id="78" w:author="Shahrestani, Parvin" w:date="2020-03-18T16:36:00Z">
        <w:r w:rsidR="00250CD6">
          <w:rPr>
            <w:rFonts w:eastAsia="Times New Roman"/>
          </w:rPr>
          <w:t xml:space="preserve">In the evolutionary theories, aging is thought to result from a detuning of adaptation, such that older </w:t>
        </w:r>
      </w:ins>
      <w:ins w:id="79" w:author="Shahrestani, Parvin" w:date="2020-03-18T16:37:00Z">
        <w:r w:rsidR="00250CD6">
          <w:rPr>
            <w:rFonts w:eastAsia="Times New Roman"/>
          </w:rPr>
          <w:t>individuals</w:t>
        </w:r>
      </w:ins>
      <w:ins w:id="80" w:author="Shahrestani, Parvin" w:date="2020-03-18T16:36:00Z">
        <w:r w:rsidR="00250CD6">
          <w:rPr>
            <w:rFonts w:eastAsia="Times New Roman"/>
          </w:rPr>
          <w:t xml:space="preserve"> are less adapted to the environment compared to younger </w:t>
        </w:r>
      </w:ins>
      <w:ins w:id="81" w:author="Shahrestani, Parvin" w:date="2020-03-18T16:37:00Z">
        <w:r w:rsidR="00250CD6">
          <w:rPr>
            <w:rFonts w:eastAsia="Times New Roman"/>
          </w:rPr>
          <w:t>individuals</w:t>
        </w:r>
      </w:ins>
      <w:ins w:id="82" w:author="Shahrestani, Parvin" w:date="2020-03-18T16:36:00Z">
        <w:r w:rsidR="00250CD6">
          <w:rPr>
            <w:rFonts w:eastAsia="Times New Roman"/>
          </w:rPr>
          <w:t>.</w:t>
        </w:r>
      </w:ins>
      <w:ins w:id="83" w:author="Shahrestani, Parvin" w:date="2020-03-18T16:37:00Z">
        <w:r w:rsidR="00250CD6">
          <w:rPr>
            <w:rFonts w:eastAsia="Times New Roman"/>
          </w:rPr>
          <w:t xml:space="preserve"> The difference in adaptation across the age classes results from differences in fitness</w:t>
        </w:r>
        <w:r w:rsidR="00B26983">
          <w:rPr>
            <w:rFonts w:eastAsia="Times New Roman"/>
          </w:rPr>
          <w:t xml:space="preserve">, since natural selection acts on fitness differences to produce adaptations. </w:t>
        </w:r>
      </w:ins>
      <w:ins w:id="84" w:author="Shahrestani, Parvin" w:date="2020-03-18T16:38:00Z">
        <w:r w:rsidR="00B26983">
          <w:rPr>
            <w:rFonts w:eastAsia="Times New Roman"/>
          </w:rPr>
          <w:t xml:space="preserve">From zygote until the first age of reproduction in a population, the fitness potential is high and all reproduction will happen in the </w:t>
        </w:r>
        <w:proofErr w:type="gramStart"/>
        <w:r w:rsidR="00B26983">
          <w:rPr>
            <w:rFonts w:eastAsia="Times New Roman"/>
          </w:rPr>
          <w:t>future, by definition</w:t>
        </w:r>
        <w:proofErr w:type="gramEnd"/>
        <w:r w:rsidR="00B26983">
          <w:rPr>
            <w:rFonts w:eastAsia="Times New Roman"/>
          </w:rPr>
          <w:t xml:space="preserve">. Therefore, the force of natural selection is high and constant throughout the developmental period. </w:t>
        </w:r>
      </w:ins>
      <w:del w:id="85" w:author="Shahrestani, Parvin" w:date="2020-03-18T16:39:00Z">
        <w:r w:rsidDel="00B26983">
          <w:rPr>
            <w:rFonts w:eastAsia="Times New Roman"/>
          </w:rPr>
          <w:delText>The force of natural selection is high and constant throughout the development period</w:delText>
        </w:r>
        <w:r w:rsidR="00690BF0" w:rsidDel="00B26983">
          <w:rPr>
            <w:rFonts w:eastAsia="Times New Roman"/>
          </w:rPr>
          <w:delText xml:space="preserve"> </w:delText>
        </w:r>
      </w:del>
      <w:del w:id="86" w:author="Shahrestani, Parvin" w:date="2020-03-18T16:34:00Z">
        <w:r w:rsidR="00690BF0" w:rsidDel="00250CD6">
          <w:rPr>
            <w:rFonts w:eastAsia="Times New Roman"/>
          </w:rPr>
          <w:delText xml:space="preserve">which starts </w:delText>
        </w:r>
      </w:del>
      <w:del w:id="87" w:author="Shahrestani, Parvin" w:date="2020-03-18T16:39:00Z">
        <w:r w:rsidR="001A4DDF" w:rsidDel="00B26983">
          <w:rPr>
            <w:rFonts w:eastAsia="Times New Roman"/>
          </w:rPr>
          <w:delText xml:space="preserve">from the zygote to the first </w:delText>
        </w:r>
      </w:del>
      <w:del w:id="88" w:author="Shahrestani, Parvin" w:date="2020-03-18T16:35:00Z">
        <w:r w:rsidR="001A4DDF" w:rsidDel="00250CD6">
          <w:rPr>
            <w:rFonts w:eastAsia="Times New Roman"/>
          </w:rPr>
          <w:delText>day</w:delText>
        </w:r>
      </w:del>
      <w:del w:id="89" w:author="Shahrestani, Parvin" w:date="2020-03-18T16:39:00Z">
        <w:r w:rsidR="00690BF0" w:rsidDel="00B26983">
          <w:rPr>
            <w:rFonts w:eastAsia="Times New Roman"/>
          </w:rPr>
          <w:delText xml:space="preserve"> of reproduction</w:delText>
        </w:r>
        <w:r w:rsidR="002008AD" w:rsidDel="00B26983">
          <w:rPr>
            <w:rFonts w:eastAsia="Times New Roman"/>
          </w:rPr>
          <w:delText xml:space="preserve"> in a population</w:delText>
        </w:r>
        <w:r w:rsidDel="00B26983">
          <w:rPr>
            <w:rFonts w:eastAsia="Times New Roman"/>
          </w:rPr>
          <w:delText xml:space="preserve">. </w:delText>
        </w:r>
      </w:del>
      <w:r>
        <w:rPr>
          <w:rFonts w:eastAsia="Times New Roman"/>
        </w:rPr>
        <w:t xml:space="preserve">Then </w:t>
      </w:r>
      <w:r w:rsidR="002008AD">
        <w:rPr>
          <w:rFonts w:eastAsia="Times New Roman"/>
        </w:rPr>
        <w:t>the force of natural selection</w:t>
      </w:r>
      <w:r>
        <w:rPr>
          <w:rFonts w:eastAsia="Times New Roman"/>
        </w:rPr>
        <w:t xml:space="preserve"> starts to </w:t>
      </w:r>
      <w:ins w:id="90" w:author="Shahrestani, Parvin" w:date="2020-03-18T16:39:00Z">
        <w:r w:rsidR="00B26983">
          <w:rPr>
            <w:rFonts w:eastAsia="Times New Roman"/>
          </w:rPr>
          <w:t xml:space="preserve">decline from the </w:t>
        </w:r>
      </w:ins>
      <w:del w:id="91" w:author="Shahrestani, Parvin" w:date="2020-03-18T16:39:00Z">
        <w:r w:rsidR="00BD5411" w:rsidDel="00B26983">
          <w:rPr>
            <w:rFonts w:eastAsia="Times New Roman"/>
          </w:rPr>
          <w:delText>decrease</w:delText>
        </w:r>
        <w:r w:rsidDel="00B26983">
          <w:rPr>
            <w:rFonts w:eastAsia="Times New Roman"/>
          </w:rPr>
          <w:delText xml:space="preserve"> from the</w:delText>
        </w:r>
      </w:del>
      <w:r>
        <w:rPr>
          <w:rFonts w:eastAsia="Times New Roman"/>
        </w:rPr>
        <w:t xml:space="preserve"> first </w:t>
      </w:r>
      <w:r w:rsidR="00BD5411">
        <w:rPr>
          <w:rFonts w:eastAsia="Times New Roman"/>
        </w:rPr>
        <w:t>age</w:t>
      </w:r>
      <w:r>
        <w:rPr>
          <w:rFonts w:eastAsia="Times New Roman"/>
        </w:rPr>
        <w:t xml:space="preserve"> of reproduction</w:t>
      </w:r>
      <w:ins w:id="92" w:author="Shahrestani, Parvin" w:date="2020-03-18T16:39:00Z">
        <w:r w:rsidR="00B26983">
          <w:rPr>
            <w:rFonts w:eastAsia="Times New Roman"/>
          </w:rPr>
          <w:t xml:space="preserve"> in a population, and steadily decreases toward zero. </w:t>
        </w:r>
      </w:ins>
      <w:del w:id="93" w:author="Shahrestani, Parvin" w:date="2020-03-18T16:39:00Z">
        <w:r w:rsidR="00BD5411" w:rsidDel="00B26983">
          <w:rPr>
            <w:rFonts w:eastAsia="Times New Roman"/>
          </w:rPr>
          <w:delText>,</w:delText>
        </w:r>
        <w:r w:rsidDel="00B26983">
          <w:rPr>
            <w:rFonts w:eastAsia="Times New Roman"/>
          </w:rPr>
          <w:delText xml:space="preserve"> and it steadily </w:delText>
        </w:r>
        <w:r w:rsidR="002008AD" w:rsidDel="00B26983">
          <w:rPr>
            <w:rFonts w:eastAsia="Times New Roman"/>
          </w:rPr>
          <w:delText>declines toward zero</w:delText>
        </w:r>
        <w:r w:rsidR="00BD5411" w:rsidDel="00B26983">
          <w:rPr>
            <w:rFonts w:eastAsia="Times New Roman"/>
          </w:rPr>
          <w:delText>.</w:delText>
        </w:r>
      </w:del>
      <w:r w:rsidR="00BD5411">
        <w:rPr>
          <w:rFonts w:eastAsia="Times New Roman"/>
        </w:rPr>
        <w:t xml:space="preserve"> </w:t>
      </w:r>
      <w:r>
        <w:rPr>
          <w:rFonts w:eastAsia="Times New Roman"/>
        </w:rPr>
        <w:t xml:space="preserve">Finally, </w:t>
      </w:r>
      <w:r w:rsidR="00BD5411">
        <w:rPr>
          <w:rFonts w:eastAsia="Times New Roman"/>
        </w:rPr>
        <w:t>at the last age of reproduction in a population</w:t>
      </w:r>
      <w:ins w:id="94" w:author="Shahrestani, Parvin" w:date="2020-03-18T16:39:00Z">
        <w:r w:rsidR="00B26983">
          <w:rPr>
            <w:rFonts w:eastAsia="Times New Roman"/>
          </w:rPr>
          <w:t xml:space="preserve">, or when </w:t>
        </w:r>
      </w:ins>
      <w:ins w:id="95" w:author="Shahrestani, Parvin" w:date="2020-03-18T16:40:00Z">
        <w:r w:rsidR="00B26983">
          <w:rPr>
            <w:rFonts w:eastAsia="Times New Roman"/>
          </w:rPr>
          <w:t xml:space="preserve">parental and/or </w:t>
        </w:r>
      </w:ins>
      <w:ins w:id="96" w:author="Shahrestani, Parvin" w:date="2020-03-18T16:39:00Z">
        <w:r w:rsidR="00B26983">
          <w:rPr>
            <w:rFonts w:eastAsia="Times New Roman"/>
          </w:rPr>
          <w:t>grandparental care becomes irrelevant for fitness (in species to which this applies)</w:t>
        </w:r>
      </w:ins>
      <w:r w:rsidR="00BD5411">
        <w:rPr>
          <w:rFonts w:eastAsia="Times New Roman"/>
        </w:rPr>
        <w:t xml:space="preserve">, </w:t>
      </w:r>
      <w:ins w:id="97" w:author="Shahrestani, Parvin" w:date="2020-03-18T16:40:00Z">
        <w:r w:rsidR="00B26983">
          <w:rPr>
            <w:rFonts w:eastAsia="Times New Roman"/>
          </w:rPr>
          <w:t xml:space="preserve">natural selection reaches zero, or values near zero </w:t>
        </w:r>
      </w:ins>
      <w:del w:id="98" w:author="Shahrestani, Parvin" w:date="2020-03-18T16:40:00Z">
        <w:r w:rsidDel="00B26983">
          <w:rPr>
            <w:rFonts w:eastAsia="Times New Roman"/>
          </w:rPr>
          <w:delText xml:space="preserve">it gets </w:delText>
        </w:r>
        <w:r w:rsidR="00BD5411" w:rsidDel="00B26983">
          <w:rPr>
            <w:rFonts w:eastAsia="Times New Roman"/>
          </w:rPr>
          <w:delText>near zero</w:delText>
        </w:r>
      </w:del>
      <w:r w:rsidR="002008AD">
        <w:rPr>
          <w:rFonts w:eastAsia="Times New Roman"/>
        </w:rPr>
        <w:t xml:space="preserve"> where the effect of selection is weaker than the effects of genetic drift.</w:t>
      </w:r>
      <w:r w:rsidR="00690BF0">
        <w:rPr>
          <w:rFonts w:eastAsia="Times New Roman"/>
        </w:rPr>
        <w:t xml:space="preserve"> </w:t>
      </w:r>
    </w:p>
    <w:p w14:paraId="09278C6E" w14:textId="77777777" w:rsidR="000876F3" w:rsidRDefault="000876F3" w:rsidP="00AA3D48">
      <w:pPr>
        <w:ind w:firstLine="720"/>
        <w:rPr>
          <w:ins w:id="99" w:author="Shahrestani, Parvin" w:date="2020-03-18T16:40:00Z"/>
          <w:rFonts w:eastAsia="Times New Roman"/>
        </w:rPr>
      </w:pPr>
    </w:p>
    <w:p w14:paraId="73601917" w14:textId="4F0D266F" w:rsidR="00EB6757" w:rsidRDefault="009F5A06" w:rsidP="00AA3D48">
      <w:pPr>
        <w:ind w:firstLine="720"/>
        <w:rPr>
          <w:rFonts w:eastAsia="Times New Roman"/>
        </w:rPr>
      </w:pPr>
      <w:r>
        <w:rPr>
          <w:rFonts w:eastAsia="Times New Roman"/>
        </w:rPr>
        <w:t>During the development</w:t>
      </w:r>
      <w:ins w:id="100" w:author="Shahrestani, Parvin" w:date="2020-03-18T16:41:00Z">
        <w:r w:rsidR="0055439A">
          <w:rPr>
            <w:rFonts w:eastAsia="Times New Roman"/>
          </w:rPr>
          <w:t>al</w:t>
        </w:r>
      </w:ins>
      <w:r>
        <w:rPr>
          <w:rFonts w:eastAsia="Times New Roman"/>
        </w:rPr>
        <w:t xml:space="preserve"> period </w:t>
      </w:r>
      <w:r w:rsidR="002008AD">
        <w:rPr>
          <w:rFonts w:eastAsia="Times New Roman"/>
        </w:rPr>
        <w:t xml:space="preserve">when </w:t>
      </w:r>
      <w:r>
        <w:rPr>
          <w:rFonts w:eastAsia="Times New Roman"/>
        </w:rPr>
        <w:t xml:space="preserve">the force of natural selection is high and constant, the mortality rate is </w:t>
      </w:r>
      <w:r w:rsidR="001A4DDF">
        <w:rPr>
          <w:rFonts w:eastAsia="Times New Roman"/>
        </w:rPr>
        <w:t xml:space="preserve">thought to be age-independent (or background) mortality. </w:t>
      </w:r>
      <w:r>
        <w:rPr>
          <w:rFonts w:eastAsia="Times New Roman"/>
        </w:rPr>
        <w:t xml:space="preserve">From the first </w:t>
      </w:r>
      <w:r w:rsidR="00BD5411">
        <w:rPr>
          <w:rFonts w:eastAsia="Times New Roman"/>
        </w:rPr>
        <w:t>age</w:t>
      </w:r>
      <w:r>
        <w:rPr>
          <w:rFonts w:eastAsia="Times New Roman"/>
        </w:rPr>
        <w:t xml:space="preserve"> of reproduction</w:t>
      </w:r>
      <w:r w:rsidR="00BD5411">
        <w:rPr>
          <w:rFonts w:eastAsia="Times New Roman"/>
        </w:rPr>
        <w:t xml:space="preserve"> when</w:t>
      </w:r>
      <w:r>
        <w:rPr>
          <w:rFonts w:eastAsia="Times New Roman"/>
        </w:rPr>
        <w:t xml:space="preserve"> the force of natural selection decrease</w:t>
      </w:r>
      <w:r w:rsidR="00BD5411">
        <w:rPr>
          <w:rFonts w:eastAsia="Times New Roman"/>
        </w:rPr>
        <w:t>s</w:t>
      </w:r>
      <w:r>
        <w:rPr>
          <w:rFonts w:eastAsia="Times New Roman"/>
        </w:rPr>
        <w:t xml:space="preserve"> steadily</w:t>
      </w:r>
      <w:r w:rsidR="00BD5411">
        <w:rPr>
          <w:rFonts w:eastAsia="Times New Roman"/>
        </w:rPr>
        <w:t>,</w:t>
      </w:r>
      <w:r>
        <w:rPr>
          <w:rFonts w:eastAsia="Times New Roman"/>
        </w:rPr>
        <w:t xml:space="preserve"> mortality rate starts to increase. </w:t>
      </w:r>
      <w:r w:rsidR="00020C33">
        <w:rPr>
          <w:rFonts w:eastAsia="Times New Roman"/>
        </w:rPr>
        <w:t>When the forces of</w:t>
      </w:r>
      <w:r>
        <w:rPr>
          <w:rFonts w:eastAsia="Times New Roman"/>
        </w:rPr>
        <w:t xml:space="preserve"> natural selection</w:t>
      </w:r>
      <w:r w:rsidR="00020C33">
        <w:rPr>
          <w:rFonts w:eastAsia="Times New Roman"/>
        </w:rPr>
        <w:t xml:space="preserve"> are declining, it means that selection can no longer eliminate deleterious mutations as effectively. </w:t>
      </w:r>
      <w:r>
        <w:rPr>
          <w:rFonts w:eastAsia="Times New Roman"/>
        </w:rPr>
        <w:t xml:space="preserve"> </w:t>
      </w:r>
      <w:r w:rsidR="00ED30A3">
        <w:rPr>
          <w:rFonts w:eastAsia="Times New Roman"/>
        </w:rPr>
        <w:t xml:space="preserve">In other words, deleterious mutations that </w:t>
      </w:r>
      <w:ins w:id="101" w:author="Shahrestani, Parvin" w:date="2020-03-19T09:09:00Z">
        <w:r w:rsidR="00C2339C">
          <w:rPr>
            <w:rFonts w:eastAsia="Times New Roman"/>
          </w:rPr>
          <w:t xml:space="preserve">have impacts that </w:t>
        </w:r>
      </w:ins>
      <w:r w:rsidR="00ED30A3">
        <w:rPr>
          <w:rFonts w:eastAsia="Times New Roman"/>
        </w:rPr>
        <w:t xml:space="preserve">are limited to late ages are already passed to the next generation through the reproduction time, before the negative old age signs would become obvious. </w:t>
      </w:r>
      <w:r w:rsidR="006B613C">
        <w:rPr>
          <w:rFonts w:eastAsia="Times New Roman"/>
        </w:rPr>
        <w:t xml:space="preserve">As an example, if a deleterious mutation </w:t>
      </w:r>
      <w:del w:id="102" w:author="Shahrestani, Parvin" w:date="2020-03-19T09:10:00Z">
        <w:r w:rsidR="006B613C" w:rsidDel="00C2339C">
          <w:rPr>
            <w:rFonts w:eastAsia="Times New Roman"/>
          </w:rPr>
          <w:delText>happens after the</w:delText>
        </w:r>
      </w:del>
      <w:ins w:id="103" w:author="Shahrestani, Parvin" w:date="2020-03-19T09:10:00Z">
        <w:r w:rsidR="00C2339C">
          <w:rPr>
            <w:rFonts w:eastAsia="Times New Roman"/>
          </w:rPr>
          <w:t>has its impact after the</w:t>
        </w:r>
      </w:ins>
      <w:r w:rsidR="006B613C">
        <w:rPr>
          <w:rFonts w:eastAsia="Times New Roman"/>
        </w:rPr>
        <w:t xml:space="preserve"> first </w:t>
      </w:r>
      <w:r w:rsidR="00BD5411">
        <w:rPr>
          <w:rFonts w:eastAsia="Times New Roman"/>
        </w:rPr>
        <w:t>age</w:t>
      </w:r>
      <w:r w:rsidR="006B613C">
        <w:rPr>
          <w:rFonts w:eastAsia="Times New Roman"/>
        </w:rPr>
        <w:t xml:space="preserve"> of reproduction </w:t>
      </w:r>
      <w:ins w:id="104" w:author="Shahrestani, Parvin" w:date="2020-03-19T09:12:00Z">
        <w:r w:rsidR="00244EB6">
          <w:rPr>
            <w:rFonts w:eastAsia="Times New Roman"/>
          </w:rPr>
          <w:t xml:space="preserve">and </w:t>
        </w:r>
      </w:ins>
      <w:del w:id="105" w:author="Shahrestani, Parvin" w:date="2020-03-19T09:12:00Z">
        <w:r w:rsidR="006B613C" w:rsidDel="00244EB6">
          <w:rPr>
            <w:rFonts w:eastAsia="Times New Roman"/>
          </w:rPr>
          <w:delText>that</w:delText>
        </w:r>
      </w:del>
      <w:r w:rsidR="006B613C">
        <w:rPr>
          <w:rFonts w:eastAsia="Times New Roman"/>
        </w:rPr>
        <w:t xml:space="preserve"> causes a disease and death at the middle age, the force of natural selection does not have the ability </w:t>
      </w:r>
      <w:r w:rsidR="00BD5411">
        <w:rPr>
          <w:rFonts w:eastAsia="Times New Roman"/>
        </w:rPr>
        <w:t>to</w:t>
      </w:r>
      <w:r w:rsidR="006B613C">
        <w:rPr>
          <w:rFonts w:eastAsia="Times New Roman"/>
        </w:rPr>
        <w:t xml:space="preserve"> eliminate that mutation from the population because already some </w:t>
      </w:r>
      <w:r w:rsidR="006B613C">
        <w:rPr>
          <w:rFonts w:eastAsia="Times New Roman"/>
        </w:rPr>
        <w:lastRenderedPageBreak/>
        <w:t xml:space="preserve">of these genes </w:t>
      </w:r>
      <w:r w:rsidR="00020C33">
        <w:rPr>
          <w:rFonts w:eastAsia="Times New Roman"/>
        </w:rPr>
        <w:t xml:space="preserve">have been </w:t>
      </w:r>
      <w:r w:rsidR="006B613C">
        <w:rPr>
          <w:rFonts w:eastAsia="Times New Roman"/>
        </w:rPr>
        <w:t xml:space="preserve">passed to the next generation after the first day of reproduction. </w:t>
      </w:r>
      <w:ins w:id="106" w:author="Shahrestani, Parvin" w:date="2020-03-19T09:15:00Z">
        <w:r w:rsidR="00593647">
          <w:rPr>
            <w:rFonts w:eastAsia="Times New Roman"/>
          </w:rPr>
          <w:t xml:space="preserve">Moreover, antagonistically pleiotropic genes that have beneficial effects early in life remain in the population even if they have deleterious effects late in life due to selection being weaker at older ages. </w:t>
        </w:r>
      </w:ins>
      <w:r w:rsidR="003D3DF9">
        <w:rPr>
          <w:rFonts w:eastAsia="Times New Roman"/>
        </w:rPr>
        <w:t>Mortality rates peak</w:t>
      </w:r>
      <w:r>
        <w:rPr>
          <w:rFonts w:eastAsia="Times New Roman"/>
        </w:rPr>
        <w:t xml:space="preserve"> by the end of</w:t>
      </w:r>
      <w:r w:rsidR="003D3DF9">
        <w:rPr>
          <w:rFonts w:eastAsia="Times New Roman"/>
        </w:rPr>
        <w:t xml:space="preserve"> the</w:t>
      </w:r>
      <w:r>
        <w:rPr>
          <w:rFonts w:eastAsia="Times New Roman"/>
        </w:rPr>
        <w:t xml:space="preserve"> reproducti</w:t>
      </w:r>
      <w:r w:rsidR="003D3DF9">
        <w:rPr>
          <w:rFonts w:eastAsia="Times New Roman"/>
        </w:rPr>
        <w:t>ve period</w:t>
      </w:r>
      <w:r>
        <w:rPr>
          <w:rFonts w:eastAsia="Times New Roman"/>
        </w:rPr>
        <w:t xml:space="preserve"> when the force of natural selection </w:t>
      </w:r>
      <w:del w:id="107" w:author="Shahrestani, Parvin" w:date="2020-03-19T09:13:00Z">
        <w:r w:rsidR="003D3DF9" w:rsidDel="00E45610">
          <w:rPr>
            <w:rFonts w:eastAsia="Times New Roman"/>
          </w:rPr>
          <w:delText xml:space="preserve">is </w:delText>
        </w:r>
      </w:del>
      <w:ins w:id="108" w:author="Shahrestani, Parvin" w:date="2020-03-19T09:13:00Z">
        <w:r w:rsidR="00E45610">
          <w:rPr>
            <w:rFonts w:eastAsia="Times New Roman"/>
          </w:rPr>
          <w:t xml:space="preserve">reach </w:t>
        </w:r>
      </w:ins>
      <w:r w:rsidR="003D3DF9">
        <w:rPr>
          <w:rFonts w:eastAsia="Times New Roman"/>
        </w:rPr>
        <w:t>near zero</w:t>
      </w:r>
      <w:r>
        <w:rPr>
          <w:rFonts w:eastAsia="Times New Roman"/>
        </w:rPr>
        <w:t>. After the last day of reproduction, during the late-life period, mortality rates</w:t>
      </w:r>
      <w:r w:rsidR="003D3DF9">
        <w:rPr>
          <w:rFonts w:eastAsia="Times New Roman"/>
        </w:rPr>
        <w:t xml:space="preserve"> stabilize into a </w:t>
      </w:r>
      <w:r>
        <w:rPr>
          <w:rFonts w:eastAsia="Times New Roman"/>
        </w:rPr>
        <w:t xml:space="preserve">plateau. </w:t>
      </w:r>
      <w:r w:rsidR="003D3DF9">
        <w:rPr>
          <w:rFonts w:eastAsia="Times New Roman"/>
        </w:rPr>
        <w:t>The plateau in mortality rates late in life coincides with the plateau in the forces of natural selection after the last age of reproduction in a population.</w:t>
      </w:r>
      <w:ins w:id="109" w:author="Shahrestani, Parvin" w:date="2020-03-19T09:14:00Z">
        <w:r w:rsidR="00593647">
          <w:rPr>
            <w:rFonts w:eastAsia="Times New Roman"/>
          </w:rPr>
          <w:t xml:space="preserve"> At these late ages, natural selection is ineffective and its impact is overcome by random genetic drift.</w:t>
        </w:r>
      </w:ins>
      <w:r w:rsidR="003D3DF9">
        <w:rPr>
          <w:rFonts w:eastAsia="Times New Roman"/>
        </w:rPr>
        <w:t xml:space="preserve"> </w:t>
      </w:r>
      <w:del w:id="110" w:author="Shahrestani, Parvin" w:date="2020-03-19T09:15:00Z">
        <w:r w:rsidR="00EB6757" w:rsidDel="00593647">
          <w:rPr>
            <w:rFonts w:eastAsia="Times New Roman"/>
          </w:rPr>
          <w:delText>Moreover, antagonistically pleiotropic genes that have beneficial effects early in life remain the population even if they have deleterious effects late in life due to selection being weaker at older ages.</w:delText>
        </w:r>
      </w:del>
    </w:p>
    <w:p w14:paraId="0DA050C7" w14:textId="77777777" w:rsidR="00EB6757" w:rsidRDefault="00EB6757" w:rsidP="00AA3D48">
      <w:pPr>
        <w:ind w:firstLine="720"/>
        <w:rPr>
          <w:rFonts w:eastAsia="Times New Roman"/>
        </w:rPr>
      </w:pPr>
    </w:p>
    <w:p w14:paraId="6B23D171" w14:textId="5DD01D4F" w:rsidR="007313E8" w:rsidRDefault="009F5A06" w:rsidP="005D067E">
      <w:pPr>
        <w:ind w:firstLine="720"/>
        <w:rPr>
          <w:ins w:id="111" w:author="Shahrestani, Parvin" w:date="2020-03-19T14:17:00Z"/>
          <w:rFonts w:eastAsia="Times New Roman"/>
        </w:rPr>
      </w:pPr>
      <w:r>
        <w:rPr>
          <w:rFonts w:eastAsia="Times New Roman"/>
        </w:rPr>
        <w:t>Evolutionary theory</w:t>
      </w:r>
      <w:r w:rsidR="00ED30A3">
        <w:rPr>
          <w:rFonts w:eastAsia="Times New Roman"/>
        </w:rPr>
        <w:t xml:space="preserve"> predicts that when the first age of reproduction is delayed in a population, the population should evolve to</w:t>
      </w:r>
      <w:ins w:id="112" w:author="Shahrestani, Parvin" w:date="2020-03-19T14:15:00Z">
        <w:r w:rsidR="00AB2458">
          <w:rPr>
            <w:rFonts w:eastAsia="Times New Roman"/>
          </w:rPr>
          <w:t xml:space="preserve"> delay the onset of</w:t>
        </w:r>
      </w:ins>
      <w:del w:id="113" w:author="Shahrestani, Parvin" w:date="2020-03-19T14:15:00Z">
        <w:r w:rsidR="00ED30A3" w:rsidDel="00AB2458">
          <w:rPr>
            <w:rFonts w:eastAsia="Times New Roman"/>
          </w:rPr>
          <w:delText xml:space="preserve"> </w:delText>
        </w:r>
      </w:del>
      <w:ins w:id="114" w:author="Shahrestani, Parvin" w:date="2020-03-19T11:48:00Z">
        <w:r w:rsidR="006D34A2">
          <w:rPr>
            <w:rFonts w:eastAsia="Times New Roman"/>
          </w:rPr>
          <w:t xml:space="preserve"> aging</w:t>
        </w:r>
      </w:ins>
      <w:del w:id="115" w:author="Shahrestani, Parvin" w:date="2020-03-19T11:48:00Z">
        <w:r w:rsidR="00ED30A3" w:rsidDel="006D34A2">
          <w:rPr>
            <w:rFonts w:eastAsia="Times New Roman"/>
          </w:rPr>
          <w:delText>age</w:delText>
        </w:r>
      </w:del>
      <w:r w:rsidR="00ED30A3">
        <w:rPr>
          <w:rFonts w:eastAsia="Times New Roman"/>
        </w:rPr>
        <w:t xml:space="preserve"> later and live longer</w:t>
      </w:r>
      <w:ins w:id="116" w:author="Shahrestani, Parvin" w:date="2020-03-19T11:48:00Z">
        <w:r w:rsidR="006D34A2">
          <w:rPr>
            <w:rFonts w:eastAsia="Times New Roman"/>
          </w:rPr>
          <w:t xml:space="preserve">. This prediction </w:t>
        </w:r>
      </w:ins>
      <w:del w:id="117" w:author="Shahrestani, Parvin" w:date="2020-03-19T11:48:00Z">
        <w:r w:rsidR="00ED30A3" w:rsidDel="006D34A2">
          <w:rPr>
            <w:rFonts w:eastAsia="Times New Roman"/>
          </w:rPr>
          <w:delText>, as</w:delText>
        </w:r>
      </w:del>
      <w:r w:rsidR="00ED30A3">
        <w:rPr>
          <w:rFonts w:eastAsia="Times New Roman"/>
        </w:rPr>
        <w:t xml:space="preserve"> has been experimentally </w:t>
      </w:r>
      <w:del w:id="118" w:author="Shahrestani, Parvin" w:date="2020-03-19T11:48:00Z">
        <w:r w:rsidR="00ED30A3" w:rsidDel="006D34A2">
          <w:rPr>
            <w:rFonts w:eastAsia="Times New Roman"/>
          </w:rPr>
          <w:delText xml:space="preserve">supported </w:delText>
        </w:r>
      </w:del>
      <w:ins w:id="119" w:author="Shahrestani, Parvin" w:date="2020-03-19T11:48:00Z">
        <w:r w:rsidR="006D34A2">
          <w:rPr>
            <w:rFonts w:eastAsia="Times New Roman"/>
          </w:rPr>
          <w:t xml:space="preserve">validated using </w:t>
        </w:r>
        <w:r w:rsidR="006D34A2" w:rsidRPr="006D34A2">
          <w:rPr>
            <w:rFonts w:eastAsia="Times New Roman"/>
            <w:i/>
            <w:rPrChange w:id="120" w:author="Shahrestani, Parvin" w:date="2020-03-19T11:49:00Z">
              <w:rPr>
                <w:rFonts w:eastAsia="Times New Roman"/>
              </w:rPr>
            </w:rPrChange>
          </w:rPr>
          <w:t>D. melanogaster</w:t>
        </w:r>
        <w:r w:rsidR="006D34A2">
          <w:rPr>
            <w:rFonts w:eastAsia="Times New Roman"/>
          </w:rPr>
          <w:t xml:space="preserve"> </w:t>
        </w:r>
      </w:ins>
      <w:r w:rsidR="00ED30A3" w:rsidRPr="0056596E">
        <w:rPr>
          <w:rFonts w:eastAsia="Times New Roman"/>
        </w:rPr>
        <w:t>(Rose 1984)</w:t>
      </w:r>
      <w:ins w:id="121" w:author="Shahrestani, Parvin" w:date="2020-03-19T11:49:00Z">
        <w:r w:rsidR="00DE6DC1">
          <w:rPr>
            <w:rFonts w:eastAsia="Times New Roman"/>
          </w:rPr>
          <w:t>, such that populations in which the first age of reproduction was postpone</w:t>
        </w:r>
      </w:ins>
      <w:ins w:id="122" w:author="Shahrestani, Parvin" w:date="2020-03-19T14:15:00Z">
        <w:r w:rsidR="00AB2458">
          <w:rPr>
            <w:rFonts w:eastAsia="Times New Roman"/>
          </w:rPr>
          <w:t>d</w:t>
        </w:r>
      </w:ins>
      <w:ins w:id="123" w:author="Shahrestani, Parvin" w:date="2020-03-19T11:49:00Z">
        <w:r w:rsidR="00DE6DC1">
          <w:rPr>
            <w:rFonts w:eastAsia="Times New Roman"/>
          </w:rPr>
          <w:t xml:space="preserve"> from 14 days to 70 days lived significantly longer t</w:t>
        </w:r>
        <w:r w:rsidR="00AB2458">
          <w:rPr>
            <w:rFonts w:eastAsia="Times New Roman"/>
          </w:rPr>
          <w:t>han the control populations which</w:t>
        </w:r>
        <w:r w:rsidR="00DE6DC1">
          <w:rPr>
            <w:rFonts w:eastAsia="Times New Roman"/>
          </w:rPr>
          <w:t xml:space="preserve"> continued to reproduce at 14 days old. </w:t>
        </w:r>
      </w:ins>
      <w:del w:id="124" w:author="Shahrestani, Parvin" w:date="2020-03-19T11:49:00Z">
        <w:r w:rsidR="00ED30A3" w:rsidRPr="0056596E" w:rsidDel="00DE6DC1">
          <w:rPr>
            <w:rFonts w:eastAsia="Times New Roman"/>
          </w:rPr>
          <w:delText>.</w:delText>
        </w:r>
        <w:r w:rsidR="00ED30A3" w:rsidDel="00DE6DC1">
          <w:rPr>
            <w:rFonts w:eastAsia="Times New Roman"/>
          </w:rPr>
          <w:delText xml:space="preserve"> </w:delText>
        </w:r>
      </w:del>
      <w:r w:rsidR="00ED30A3">
        <w:rPr>
          <w:rFonts w:eastAsia="Times New Roman"/>
        </w:rPr>
        <w:t xml:space="preserve">Moreover, the evolutionary theory for late life predicts that populations with later last ages of reproduction should have a later onset of the mortality plateau, which is also experimentally supported </w:t>
      </w:r>
      <w:ins w:id="125" w:author="Shahrestani, Parvin" w:date="2020-03-19T14:15:00Z">
        <w:r w:rsidR="00AB2458">
          <w:rPr>
            <w:rFonts w:eastAsia="Times New Roman"/>
          </w:rPr>
          <w:t xml:space="preserve">in </w:t>
        </w:r>
        <w:r w:rsidR="00AB2458" w:rsidRPr="00AB2458">
          <w:rPr>
            <w:rFonts w:eastAsia="Times New Roman"/>
            <w:i/>
            <w:rPrChange w:id="126" w:author="Shahrestani, Parvin" w:date="2020-03-19T14:16:00Z">
              <w:rPr>
                <w:rFonts w:eastAsia="Times New Roman"/>
              </w:rPr>
            </w:rPrChange>
          </w:rPr>
          <w:t>D. melanogaster</w:t>
        </w:r>
        <w:r w:rsidR="00AB2458">
          <w:rPr>
            <w:rFonts w:eastAsia="Times New Roman"/>
          </w:rPr>
          <w:t xml:space="preserve"> </w:t>
        </w:r>
      </w:ins>
      <w:r w:rsidR="00ED30A3">
        <w:rPr>
          <w:rFonts w:eastAsia="Times New Roman"/>
        </w:rPr>
        <w:t>(</w:t>
      </w:r>
      <w:r w:rsidR="00ED30A3" w:rsidRPr="0056596E">
        <w:rPr>
          <w:rFonts w:eastAsia="Times New Roman"/>
        </w:rPr>
        <w:t>Rose and Mueller</w:t>
      </w:r>
      <w:r w:rsidR="0044601D" w:rsidRPr="0056596E">
        <w:rPr>
          <w:rFonts w:eastAsia="Times New Roman"/>
        </w:rPr>
        <w:t xml:space="preserve"> 2000</w:t>
      </w:r>
      <w:ins w:id="127" w:author="Shahrestani, Parvin" w:date="2020-03-19T11:50:00Z">
        <w:r w:rsidR="00DE6DC1">
          <w:rPr>
            <w:rFonts w:eastAsia="Times New Roman"/>
          </w:rPr>
          <w:t xml:space="preserve">, </w:t>
        </w:r>
      </w:ins>
      <w:del w:id="128" w:author="Shahrestani, Parvin" w:date="2020-03-19T11:50:00Z">
        <w:r w:rsidR="00ED30A3" w:rsidDel="00DE6DC1">
          <w:rPr>
            <w:rFonts w:eastAsia="Times New Roman"/>
          </w:rPr>
          <w:delText>)</w:delText>
        </w:r>
        <w:r w:rsidR="008B6576" w:rsidDel="00DE6DC1">
          <w:rPr>
            <w:rFonts w:eastAsia="Times New Roman"/>
          </w:rPr>
          <w:delText xml:space="preserve"> (</w:delText>
        </w:r>
      </w:del>
      <w:r w:rsidR="008B6576">
        <w:rPr>
          <w:rFonts w:eastAsia="Times New Roman"/>
        </w:rPr>
        <w:t xml:space="preserve">LD. </w:t>
      </w:r>
      <w:commentRangeStart w:id="129"/>
      <w:r w:rsidR="008B6576">
        <w:rPr>
          <w:rFonts w:eastAsia="Times New Roman"/>
        </w:rPr>
        <w:t xml:space="preserve">Mueller and MR. Rose </w:t>
      </w:r>
      <w:commentRangeEnd w:id="129"/>
      <w:r w:rsidR="00DE6DC1">
        <w:rPr>
          <w:rStyle w:val="CommentReference"/>
          <w:rFonts w:ascii="Arial" w:hAnsi="Arial" w:cs="Arial"/>
        </w:rPr>
        <w:commentReference w:id="129"/>
      </w:r>
      <w:ins w:id="130" w:author="elnazbagheri" w:date="2020-03-27T09:59:00Z">
        <w:r w:rsidR="00C45B93">
          <w:rPr>
            <w:rFonts w:eastAsia="Times New Roman"/>
          </w:rPr>
          <w:t xml:space="preserve">, </w:t>
        </w:r>
      </w:ins>
      <w:r w:rsidR="008B6576">
        <w:rPr>
          <w:rFonts w:eastAsia="Times New Roman"/>
        </w:rPr>
        <w:t>1996)</w:t>
      </w:r>
      <w:r w:rsidR="00ED30A3">
        <w:rPr>
          <w:rFonts w:eastAsia="Times New Roman"/>
        </w:rPr>
        <w:t xml:space="preserve">. </w:t>
      </w:r>
      <w:r w:rsidR="00304A1F" w:rsidRPr="00304A1F">
        <w:rPr>
          <w:rFonts w:eastAsia="Times New Roman"/>
        </w:rPr>
        <w:t xml:space="preserve">Evolutionary theory predicts that </w:t>
      </w:r>
      <w:ins w:id="131" w:author="Shahrestani, Parvin" w:date="2020-03-19T14:16:00Z">
        <w:r w:rsidR="00AB2458">
          <w:rPr>
            <w:rFonts w:eastAsia="Times New Roman"/>
          </w:rPr>
          <w:t xml:space="preserve">all fitness characters should deteriorate during aging and plateau in late life, not just survival. </w:t>
        </w:r>
        <w:proofErr w:type="gramStart"/>
        <w:r w:rsidR="00AB2458">
          <w:rPr>
            <w:rFonts w:eastAsia="Times New Roman"/>
          </w:rPr>
          <w:t>Indeed</w:t>
        </w:r>
        <w:proofErr w:type="gramEnd"/>
        <w:r w:rsidR="00AB2458">
          <w:rPr>
            <w:rFonts w:eastAsia="Times New Roman"/>
          </w:rPr>
          <w:t xml:space="preserve"> male virility</w:t>
        </w:r>
      </w:ins>
      <w:ins w:id="132" w:author="Shahrestani, Parvin" w:date="2020-03-19T14:17:00Z">
        <w:r w:rsidR="00AB2458">
          <w:rPr>
            <w:rFonts w:eastAsia="Times New Roman"/>
          </w:rPr>
          <w:t xml:space="preserve"> and female fecundity, both measures of reproductive output,</w:t>
        </w:r>
      </w:ins>
      <w:ins w:id="133" w:author="Shahrestani, Parvin" w:date="2020-03-19T14:16:00Z">
        <w:r w:rsidR="00AB2458">
          <w:rPr>
            <w:rFonts w:eastAsia="Times New Roman"/>
          </w:rPr>
          <w:t xml:space="preserve"> deteriorate during aging and </w:t>
        </w:r>
      </w:ins>
      <w:ins w:id="134" w:author="Shahrestani, Parvin" w:date="2020-03-19T14:17:00Z">
        <w:r w:rsidR="00AB2458">
          <w:rPr>
            <w:rFonts w:eastAsia="Times New Roman"/>
          </w:rPr>
          <w:t>plateaus</w:t>
        </w:r>
      </w:ins>
      <w:ins w:id="135" w:author="Shahrestani, Parvin" w:date="2020-03-19T14:16:00Z">
        <w:r w:rsidR="00AB2458">
          <w:rPr>
            <w:rFonts w:eastAsia="Times New Roman"/>
          </w:rPr>
          <w:t xml:space="preserve"> </w:t>
        </w:r>
      </w:ins>
      <w:ins w:id="136" w:author="Shahrestani, Parvin" w:date="2020-03-19T14:17:00Z">
        <w:r w:rsidR="00AB2458">
          <w:rPr>
            <w:rFonts w:eastAsia="Times New Roman"/>
          </w:rPr>
          <w:t xml:space="preserve">in late life </w:t>
        </w:r>
      </w:ins>
      <w:del w:id="137" w:author="Shahrestani, Parvin" w:date="2020-03-19T14:17:00Z">
        <w:r w:rsidR="00304A1F" w:rsidRPr="00304A1F" w:rsidDel="00AB2458">
          <w:rPr>
            <w:rFonts w:eastAsia="Times New Roman"/>
          </w:rPr>
          <w:delText>other fitness characters should also plateau in late life</w:delText>
        </w:r>
        <w:r w:rsidDel="00AB2458">
          <w:rPr>
            <w:rFonts w:eastAsia="Times New Roman"/>
          </w:rPr>
          <w:delText xml:space="preserve"> </w:delText>
        </w:r>
        <w:r w:rsidR="00304A1F" w:rsidDel="00AB2458">
          <w:rPr>
            <w:rFonts w:eastAsia="Times New Roman"/>
          </w:rPr>
          <w:delText xml:space="preserve">such as virility </w:delText>
        </w:r>
      </w:del>
      <w:r w:rsidR="00304A1F">
        <w:rPr>
          <w:rFonts w:eastAsia="Times New Roman"/>
        </w:rPr>
        <w:t>(</w:t>
      </w:r>
      <w:proofErr w:type="spellStart"/>
      <w:r w:rsidR="00304A1F">
        <w:rPr>
          <w:rFonts w:eastAsia="Times New Roman"/>
        </w:rPr>
        <w:t>Shahrestani</w:t>
      </w:r>
      <w:proofErr w:type="spellEnd"/>
      <w:r w:rsidR="00304A1F">
        <w:rPr>
          <w:rFonts w:eastAsia="Times New Roman"/>
        </w:rPr>
        <w:t xml:space="preserve"> et al.2012</w:t>
      </w:r>
      <w:ins w:id="138" w:author="Shahrestani, Parvin" w:date="2020-03-19T14:17:00Z">
        <w:r w:rsidR="00AB2458">
          <w:rPr>
            <w:rFonts w:eastAsia="Times New Roman"/>
          </w:rPr>
          <w:t xml:space="preserve">, </w:t>
        </w:r>
      </w:ins>
      <w:del w:id="139" w:author="Shahrestani, Parvin" w:date="2020-03-19T14:17:00Z">
        <w:r w:rsidR="00304A1F" w:rsidDel="00AB2458">
          <w:rPr>
            <w:rFonts w:eastAsia="Times New Roman"/>
          </w:rPr>
          <w:delText>) a</w:delText>
        </w:r>
        <w:r w:rsidR="00AE7FA4" w:rsidDel="00AB2458">
          <w:rPr>
            <w:rFonts w:eastAsia="Times New Roman"/>
          </w:rPr>
          <w:delText>nd fecundity</w:delText>
        </w:r>
      </w:del>
      <w:r w:rsidR="00AE7FA4">
        <w:rPr>
          <w:rFonts w:eastAsia="Times New Roman"/>
        </w:rPr>
        <w:t xml:space="preserve"> </w:t>
      </w:r>
      <w:del w:id="140" w:author="elnazbagheri" w:date="2020-03-27T09:59:00Z">
        <w:r w:rsidR="00AE7FA4" w:rsidDel="00C45B93">
          <w:rPr>
            <w:rFonts w:eastAsia="Times New Roman"/>
          </w:rPr>
          <w:delText>(</w:delText>
        </w:r>
      </w:del>
      <w:proofErr w:type="spellStart"/>
      <w:r w:rsidR="00AE7FA4">
        <w:rPr>
          <w:rFonts w:eastAsia="Times New Roman"/>
        </w:rPr>
        <w:t>Rauser</w:t>
      </w:r>
      <w:proofErr w:type="spellEnd"/>
      <w:r w:rsidR="00AE7FA4">
        <w:rPr>
          <w:rFonts w:eastAsia="Times New Roman"/>
        </w:rPr>
        <w:t xml:space="preserve"> et al. 2006</w:t>
      </w:r>
      <w:r w:rsidR="00304A1F">
        <w:rPr>
          <w:rFonts w:eastAsia="Times New Roman"/>
        </w:rPr>
        <w:t>).</w:t>
      </w:r>
      <w:r w:rsidR="00A07728">
        <w:rPr>
          <w:rFonts w:eastAsia="Times New Roman"/>
        </w:rPr>
        <w:t xml:space="preserve"> </w:t>
      </w:r>
    </w:p>
    <w:p w14:paraId="618CAD05" w14:textId="77777777" w:rsidR="007313E8" w:rsidRDefault="007313E8" w:rsidP="005D067E">
      <w:pPr>
        <w:ind w:firstLine="720"/>
        <w:rPr>
          <w:ins w:id="141" w:author="Shahrestani, Parvin" w:date="2020-03-19T14:17:00Z"/>
          <w:rFonts w:eastAsia="Times New Roman"/>
        </w:rPr>
      </w:pPr>
    </w:p>
    <w:p w14:paraId="3047323A" w14:textId="5B6108F0" w:rsidR="00952FB8" w:rsidRPr="00A674EF" w:rsidRDefault="007313E8" w:rsidP="00952FB8">
      <w:pPr>
        <w:pStyle w:val="NormalWeb"/>
        <w:rPr>
          <w:color w:val="000000" w:themeColor="text1"/>
        </w:rPr>
      </w:pPr>
      <w:ins w:id="142" w:author="Shahrestani, Parvin" w:date="2020-03-19T14:17:00Z">
        <w:r>
          <w:rPr>
            <w:rFonts w:eastAsia="Times New Roman"/>
          </w:rPr>
          <w:t xml:space="preserve">An alternative theory for late life plateaus in fitness characters </w:t>
        </w:r>
      </w:ins>
      <w:ins w:id="143" w:author="Shahrestani, Parvin" w:date="2020-03-19T14:18:00Z">
        <w:r>
          <w:rPr>
            <w:rFonts w:eastAsia="Times New Roman"/>
          </w:rPr>
          <w:t xml:space="preserve">is </w:t>
        </w:r>
        <w:proofErr w:type="spellStart"/>
        <w:r>
          <w:rPr>
            <w:rFonts w:eastAsia="Times New Roman"/>
          </w:rPr>
          <w:t>knows</w:t>
        </w:r>
        <w:proofErr w:type="spellEnd"/>
        <w:r>
          <w:rPr>
            <w:rFonts w:eastAsia="Times New Roman"/>
          </w:rPr>
          <w:t xml:space="preserve"> as the </w:t>
        </w:r>
      </w:ins>
      <w:ins w:id="144" w:author="elnazbagheri" w:date="2020-03-29T14:30:00Z">
        <w:r w:rsidR="00C33D03">
          <w:rPr>
            <w:rFonts w:eastAsia="Times New Roman"/>
          </w:rPr>
          <w:t>l</w:t>
        </w:r>
      </w:ins>
      <w:del w:id="145" w:author="Shahrestani, Parvin" w:date="2020-03-19T14:18:00Z">
        <w:r w:rsidR="000D0222" w:rsidDel="007313E8">
          <w:rPr>
            <w:rFonts w:eastAsia="Times New Roman"/>
          </w:rPr>
          <w:delText>L</w:delText>
        </w:r>
      </w:del>
      <w:r w:rsidR="000D0222">
        <w:rPr>
          <w:rFonts w:eastAsia="Times New Roman"/>
        </w:rPr>
        <w:t>ifelong heteroge</w:t>
      </w:r>
      <w:r w:rsidR="00717ECE">
        <w:rPr>
          <w:rFonts w:eastAsia="Times New Roman"/>
        </w:rPr>
        <w:t>neity theory</w:t>
      </w:r>
      <w:ins w:id="146" w:author="Shahrestani, Parvin" w:date="2020-03-19T14:18:00Z">
        <w:r w:rsidR="001A3F93">
          <w:rPr>
            <w:rFonts w:eastAsia="Times New Roman"/>
          </w:rPr>
          <w:t xml:space="preserve">. This theory suggests that </w:t>
        </w:r>
      </w:ins>
      <w:r w:rsidR="00717ECE">
        <w:rPr>
          <w:rFonts w:eastAsia="Times New Roman"/>
        </w:rPr>
        <w:t xml:space="preserve"> </w:t>
      </w:r>
      <w:del w:id="147" w:author="Shahrestani, Parvin" w:date="2020-03-19T14:18:00Z">
        <w:r w:rsidR="00717ECE" w:rsidDel="001A3F93">
          <w:rPr>
            <w:rFonts w:eastAsia="Times New Roman"/>
          </w:rPr>
          <w:delText>is a</w:delText>
        </w:r>
        <w:r w:rsidR="00717ECE" w:rsidRPr="00717ECE" w:rsidDel="001A3F93">
          <w:rPr>
            <w:rFonts w:eastAsia="Times New Roman"/>
          </w:rPr>
          <w:delText>n alternative</w:delText>
        </w:r>
        <w:r w:rsidR="00717ECE" w:rsidDel="001A3F93">
          <w:rPr>
            <w:rFonts w:eastAsia="Times New Roman"/>
          </w:rPr>
          <w:delText xml:space="preserve"> theory for late life mortality </w:delText>
        </w:r>
        <w:r w:rsidR="00717ECE" w:rsidRPr="00717ECE" w:rsidDel="001A3F93">
          <w:rPr>
            <w:rFonts w:eastAsia="Times New Roman"/>
          </w:rPr>
          <w:delText>stabilization</w:delText>
        </w:r>
        <w:r w:rsidR="00717ECE" w:rsidDel="001A3F93">
          <w:rPr>
            <w:rFonts w:eastAsia="Times New Roman"/>
          </w:rPr>
          <w:delText xml:space="preserve"> and based on this theory </w:delText>
        </w:r>
      </w:del>
      <w:r w:rsidR="005D067E">
        <w:rPr>
          <w:rFonts w:eastAsia="Times New Roman"/>
        </w:rPr>
        <w:t>s</w:t>
      </w:r>
      <w:r w:rsidR="009153C5" w:rsidRPr="00717ECE">
        <w:rPr>
          <w:rFonts w:eastAsia="Times New Roman"/>
        </w:rPr>
        <w:t xml:space="preserve">ubgroups </w:t>
      </w:r>
      <w:ins w:id="148" w:author="Shahrestani, Parvin" w:date="2020-03-19T14:18:00Z">
        <w:r w:rsidR="001A3F93">
          <w:rPr>
            <w:rFonts w:eastAsia="Times New Roman"/>
          </w:rPr>
          <w:t xml:space="preserve">of a population </w:t>
        </w:r>
      </w:ins>
      <w:r w:rsidR="009153C5" w:rsidRPr="00717ECE">
        <w:rPr>
          <w:rFonts w:eastAsia="Times New Roman"/>
        </w:rPr>
        <w:t>have different robustness</w:t>
      </w:r>
      <w:ins w:id="149" w:author="Shahrestani, Parvin" w:date="2020-03-19T14:18:00Z">
        <w:r w:rsidR="001A3F93">
          <w:rPr>
            <w:rFonts w:eastAsia="Times New Roman"/>
          </w:rPr>
          <w:t xml:space="preserve"> measures</w:t>
        </w:r>
      </w:ins>
      <w:r w:rsidR="009153C5" w:rsidRPr="00717ECE">
        <w:rPr>
          <w:rFonts w:eastAsia="Times New Roman"/>
        </w:rPr>
        <w:t xml:space="preserve"> and</w:t>
      </w:r>
      <w:ins w:id="150" w:author="Shahrestani, Parvin" w:date="2020-03-19T14:18:00Z">
        <w:r w:rsidR="001A3F93">
          <w:rPr>
            <w:rFonts w:eastAsia="Times New Roman"/>
          </w:rPr>
          <w:t xml:space="preserve"> the</w:t>
        </w:r>
      </w:ins>
      <w:r w:rsidR="009153C5" w:rsidRPr="00717ECE">
        <w:rPr>
          <w:rFonts w:eastAsia="Times New Roman"/>
        </w:rPr>
        <w:t xml:space="preserve"> most robust groups die later</w:t>
      </w:r>
      <w:r w:rsidR="00717ECE">
        <w:rPr>
          <w:rFonts w:eastAsia="Times New Roman"/>
        </w:rPr>
        <w:t xml:space="preserve">. </w:t>
      </w:r>
      <w:ins w:id="151" w:author="Shahrestani, Parvin" w:date="2020-03-19T14:18:00Z">
        <w:r w:rsidR="001A3F93">
          <w:rPr>
            <w:rFonts w:eastAsia="Times New Roman"/>
          </w:rPr>
          <w:t xml:space="preserve">In this theory, the stabilization of fitness characters in late life is a side effect of the </w:t>
        </w:r>
        <w:proofErr w:type="gramStart"/>
        <w:r w:rsidR="001A3F93">
          <w:rPr>
            <w:rFonts w:eastAsia="Times New Roman"/>
          </w:rPr>
          <w:t>most frail</w:t>
        </w:r>
        <w:proofErr w:type="gramEnd"/>
        <w:r w:rsidR="001A3F93">
          <w:rPr>
            <w:rFonts w:eastAsia="Times New Roman"/>
          </w:rPr>
          <w:t xml:space="preserve"> subgroups having already died off and the most robust subgroups remaining in the population. </w:t>
        </w:r>
      </w:ins>
      <w:r w:rsidR="00717ECE">
        <w:rPr>
          <w:rFonts w:eastAsia="Times New Roman"/>
        </w:rPr>
        <w:t xml:space="preserve">However, this theory </w:t>
      </w:r>
      <w:r w:rsidR="005D067E">
        <w:rPr>
          <w:rFonts w:eastAsia="Times New Roman"/>
        </w:rPr>
        <w:t xml:space="preserve">of aging </w:t>
      </w:r>
      <w:r w:rsidR="00717ECE">
        <w:rPr>
          <w:rFonts w:eastAsia="Times New Roman"/>
        </w:rPr>
        <w:t xml:space="preserve">is not </w:t>
      </w:r>
      <w:r w:rsidR="005D067E">
        <w:rPr>
          <w:rFonts w:eastAsia="Times New Roman"/>
        </w:rPr>
        <w:t>a strong the</w:t>
      </w:r>
      <w:r w:rsidR="006F0779">
        <w:rPr>
          <w:rFonts w:eastAsia="Times New Roman"/>
        </w:rPr>
        <w:t xml:space="preserve">ory </w:t>
      </w:r>
      <w:del w:id="152" w:author="Shahrestani, Parvin" w:date="2020-03-19T14:19:00Z">
        <w:r w:rsidR="006F0779" w:rsidDel="001A3F93">
          <w:rPr>
            <w:rFonts w:eastAsia="Times New Roman"/>
          </w:rPr>
          <w:delText xml:space="preserve">such as evolutionary theory </w:delText>
        </w:r>
      </w:del>
      <w:r w:rsidR="006F0779">
        <w:rPr>
          <w:rFonts w:eastAsia="Times New Roman"/>
        </w:rPr>
        <w:t>and i</w:t>
      </w:r>
      <w:r w:rsidR="005D067E" w:rsidRPr="005D067E">
        <w:rPr>
          <w:rFonts w:eastAsia="Times New Roman"/>
        </w:rPr>
        <w:t>t can</w:t>
      </w:r>
      <w:del w:id="153" w:author="Shahrestani, Parvin" w:date="2020-03-19T14:19:00Z">
        <w:r w:rsidR="005D067E" w:rsidRPr="005D067E" w:rsidDel="001A3F93">
          <w:rPr>
            <w:rFonts w:eastAsia="Times New Roman"/>
          </w:rPr>
          <w:delText xml:space="preserve"> </w:delText>
        </w:r>
      </w:del>
      <w:r w:rsidR="005D067E" w:rsidRPr="005D067E">
        <w:rPr>
          <w:rFonts w:eastAsia="Times New Roman"/>
        </w:rPr>
        <w:t xml:space="preserve">not explain late life mortality correctly because it is very </w:t>
      </w:r>
      <w:r w:rsidR="006F0779" w:rsidRPr="005D067E">
        <w:rPr>
          <w:rFonts w:eastAsia="Times New Roman"/>
        </w:rPr>
        <w:t>difficult</w:t>
      </w:r>
      <w:r w:rsidR="005D067E" w:rsidRPr="005D067E">
        <w:rPr>
          <w:rFonts w:eastAsia="Times New Roman"/>
        </w:rPr>
        <w:t xml:space="preserve"> to </w:t>
      </w:r>
      <w:ins w:id="154" w:author="Shahrestani, Parvin" w:date="2020-03-19T14:19:00Z">
        <w:r w:rsidR="001A3F93">
          <w:rPr>
            <w:rFonts w:eastAsia="Times New Roman"/>
          </w:rPr>
          <w:t xml:space="preserve">identify and test “robustness.” </w:t>
        </w:r>
      </w:ins>
      <w:del w:id="155" w:author="Shahrestani, Parvin" w:date="2020-03-19T14:19:00Z">
        <w:r w:rsidR="005D067E" w:rsidRPr="005D067E" w:rsidDel="001A3F93">
          <w:rPr>
            <w:rFonts w:eastAsia="Times New Roman"/>
          </w:rPr>
          <w:delText xml:space="preserve">test </w:delText>
        </w:r>
        <w:r w:rsidR="000632AF" w:rsidDel="001A3F93">
          <w:rPr>
            <w:rFonts w:eastAsia="Times New Roman"/>
          </w:rPr>
          <w:delText>all robustness and most robu</w:delText>
        </w:r>
        <w:r w:rsidR="006C3379" w:rsidDel="001A3F93">
          <w:rPr>
            <w:rFonts w:eastAsia="Times New Roman"/>
          </w:rPr>
          <w:delText xml:space="preserve">st characters in each organism. </w:delText>
        </w:r>
      </w:del>
      <w:r w:rsidR="006C3379">
        <w:rPr>
          <w:rFonts w:eastAsia="Times New Roman"/>
        </w:rPr>
        <w:t>I</w:t>
      </w:r>
      <w:r w:rsidR="005D067E" w:rsidRPr="005D067E">
        <w:rPr>
          <w:rFonts w:eastAsia="Times New Roman"/>
        </w:rPr>
        <w:t xml:space="preserve">ts mathematics </w:t>
      </w:r>
      <w:r w:rsidR="00641249">
        <w:rPr>
          <w:rFonts w:eastAsia="Times New Roman"/>
        </w:rPr>
        <w:t xml:space="preserve">also </w:t>
      </w:r>
      <w:r w:rsidR="00641249" w:rsidRPr="005D067E">
        <w:rPr>
          <w:rFonts w:eastAsia="Times New Roman"/>
        </w:rPr>
        <w:t>look</w:t>
      </w:r>
      <w:ins w:id="156" w:author="Shahrestani, Parvin" w:date="2020-03-19T14:20:00Z">
        <w:r w:rsidR="001A3F93">
          <w:rPr>
            <w:rFonts w:eastAsia="Times New Roman"/>
          </w:rPr>
          <w:t>s</w:t>
        </w:r>
      </w:ins>
      <w:r w:rsidR="005D067E" w:rsidRPr="005D067E">
        <w:rPr>
          <w:rFonts w:eastAsia="Times New Roman"/>
        </w:rPr>
        <w:t xml:space="preserve"> to be </w:t>
      </w:r>
      <w:r w:rsidR="006C3379" w:rsidRPr="005D067E">
        <w:rPr>
          <w:rFonts w:eastAsia="Times New Roman"/>
        </w:rPr>
        <w:t>noticeably</w:t>
      </w:r>
      <w:r w:rsidR="006C3379">
        <w:rPr>
          <w:rFonts w:eastAsia="Times New Roman"/>
        </w:rPr>
        <w:t xml:space="preserve"> </w:t>
      </w:r>
      <w:commentRangeStart w:id="157"/>
      <w:r w:rsidR="006C3379">
        <w:rPr>
          <w:rFonts w:eastAsia="Times New Roman"/>
        </w:rPr>
        <w:t>elastic</w:t>
      </w:r>
      <w:commentRangeEnd w:id="157"/>
      <w:r w:rsidR="000112B9">
        <w:rPr>
          <w:rStyle w:val="CommentReference"/>
          <w:rFonts w:ascii="Arial" w:hAnsi="Arial" w:cs="Arial"/>
        </w:rPr>
        <w:commentReference w:id="157"/>
      </w:r>
      <w:ins w:id="158" w:author="Shahrestani, Parvin" w:date="2020-03-19T14:20:00Z">
        <w:r w:rsidR="001A3F93">
          <w:rPr>
            <w:rFonts w:eastAsia="Times New Roman"/>
          </w:rPr>
          <w:t>. Moreover, this theory suggests that late life plateaus are a demographic effect and that fitness characters should not plateau for individuals. However, experimental data shows that individual female’s</w:t>
        </w:r>
      </w:ins>
      <w:ins w:id="159" w:author="Shahrestani, Parvin" w:date="2020-03-19T14:21:00Z">
        <w:r w:rsidR="007A2865">
          <w:rPr>
            <w:rFonts w:eastAsia="Times New Roman"/>
          </w:rPr>
          <w:t xml:space="preserve"> fecundity declines during aging and</w:t>
        </w:r>
        <w:r w:rsidR="000112B9">
          <w:rPr>
            <w:rFonts w:eastAsia="Times New Roman"/>
          </w:rPr>
          <w:t xml:space="preserve"> plateaus in late life. Therefore, late life is not just a demographic effect of population subgroups. </w:t>
        </w:r>
      </w:ins>
      <w:r w:rsidR="00ED50A0" w:rsidRPr="00ED50A0">
        <w:rPr>
          <w:color w:val="000000" w:themeColor="text1"/>
          <w:rPrChange w:id="160" w:author="elnazbagheri" w:date="2020-03-28T21:59:00Z">
            <w:rPr>
              <w:color w:val="FF0000"/>
            </w:rPr>
          </w:rPrChange>
        </w:rPr>
        <w:t xml:space="preserve">There are some evidences against heterogeneity theory of aging. For example, one experimental plan was done to change heterogeneity artificially to examine the effects of these changes on mortality rate as a function of age. In this experiment, a brief heat shock was used to make flies with vaster heterogeneity in their mortality rates. As a result, it was noticed that the increased heterogeneity causes no changes in later mortality rates </w:t>
      </w:r>
      <w:r w:rsidR="00ED50A0" w:rsidRPr="00952FB8">
        <w:rPr>
          <w:color w:val="000000" w:themeColor="text1"/>
          <w:rPrChange w:id="161" w:author="elnazbagheri" w:date="2020-03-29T13:54:00Z">
            <w:rPr>
              <w:color w:val="FF0000"/>
            </w:rPr>
          </w:rPrChange>
        </w:rPr>
        <w:t>(</w:t>
      </w:r>
      <w:proofErr w:type="spellStart"/>
      <w:r w:rsidR="00ED50A0" w:rsidRPr="00952FB8">
        <w:rPr>
          <w:color w:val="000000" w:themeColor="text1"/>
          <w:rPrChange w:id="162" w:author="elnazbagheri" w:date="2020-03-29T13:54:00Z">
            <w:rPr>
              <w:color w:val="FF0000"/>
            </w:rPr>
          </w:rPrChange>
        </w:rPr>
        <w:t>Khaezeli</w:t>
      </w:r>
      <w:proofErr w:type="spellEnd"/>
      <w:r w:rsidR="00ED50A0" w:rsidRPr="00952FB8">
        <w:rPr>
          <w:color w:val="000000" w:themeColor="text1"/>
          <w:rPrChange w:id="163" w:author="elnazbagheri" w:date="2020-03-29T13:54:00Z">
            <w:rPr>
              <w:color w:val="FF0000"/>
            </w:rPr>
          </w:rPrChange>
        </w:rPr>
        <w:t xml:space="preserve"> </w:t>
      </w:r>
      <w:r w:rsidR="00ED50A0" w:rsidRPr="00952FB8">
        <w:rPr>
          <w:i/>
          <w:iCs/>
          <w:color w:val="000000" w:themeColor="text1"/>
          <w:rPrChange w:id="164" w:author="elnazbagheri" w:date="2020-03-29T13:54:00Z">
            <w:rPr>
              <w:rFonts w:ascii="RealpageBAS8" w:hAnsi="RealpageBAS8"/>
              <w:i/>
              <w:iCs/>
              <w:color w:val="FF0000"/>
              <w:sz w:val="20"/>
              <w:szCs w:val="20"/>
            </w:rPr>
          </w:rPrChange>
        </w:rPr>
        <w:t xml:space="preserve">et al. </w:t>
      </w:r>
      <w:r w:rsidR="00ED50A0" w:rsidRPr="00952FB8">
        <w:rPr>
          <w:color w:val="000000" w:themeColor="text1"/>
          <w:rPrChange w:id="165" w:author="elnazbagheri" w:date="2020-03-29T13:54:00Z">
            <w:rPr>
              <w:rFonts w:ascii="RealpageBAS8" w:hAnsi="RealpageBAS8"/>
              <w:color w:val="FF0000"/>
              <w:sz w:val="20"/>
              <w:szCs w:val="20"/>
            </w:rPr>
          </w:rPrChange>
        </w:rPr>
        <w:t>1995</w:t>
      </w:r>
      <w:r w:rsidR="00ED50A0" w:rsidRPr="00952FB8">
        <w:rPr>
          <w:i/>
          <w:iCs/>
          <w:color w:val="000000" w:themeColor="text1"/>
          <w:rPrChange w:id="166" w:author="elnazbagheri" w:date="2020-03-29T13:54:00Z">
            <w:rPr>
              <w:rFonts w:ascii="RealpageBAS8" w:hAnsi="RealpageBAS8"/>
              <w:i/>
              <w:iCs/>
              <w:color w:val="FF0000"/>
              <w:sz w:val="20"/>
              <w:szCs w:val="20"/>
            </w:rPr>
          </w:rPrChange>
        </w:rPr>
        <w:t>b</w:t>
      </w:r>
      <w:r w:rsidR="00ED50A0" w:rsidRPr="00952FB8">
        <w:rPr>
          <w:iCs/>
          <w:color w:val="000000" w:themeColor="text1"/>
          <w:rPrChange w:id="167" w:author="elnazbagheri" w:date="2020-03-29T13:54:00Z">
            <w:rPr>
              <w:rFonts w:ascii="RealpageBAS8" w:hAnsi="RealpageBAS8"/>
              <w:iCs/>
              <w:color w:val="FF0000"/>
              <w:sz w:val="20"/>
              <w:szCs w:val="20"/>
            </w:rPr>
          </w:rPrChange>
        </w:rPr>
        <w:t>)</w:t>
      </w:r>
      <w:r w:rsidR="00ED50A0" w:rsidRPr="00952FB8">
        <w:rPr>
          <w:color w:val="000000" w:themeColor="text1"/>
          <w:rPrChange w:id="168" w:author="elnazbagheri" w:date="2020-03-29T13:54:00Z">
            <w:rPr>
              <w:color w:val="FF0000"/>
            </w:rPr>
          </w:rPrChange>
        </w:rPr>
        <w:t>.</w:t>
      </w:r>
      <w:r w:rsidR="00ED50A0" w:rsidRPr="00ED50A0">
        <w:rPr>
          <w:color w:val="000000" w:themeColor="text1"/>
          <w:rPrChange w:id="169" w:author="elnazbagheri" w:date="2020-03-28T21:59:00Z">
            <w:rPr>
              <w:color w:val="FF0000"/>
            </w:rPr>
          </w:rPrChange>
        </w:rPr>
        <w:t xml:space="preserve"> </w:t>
      </w:r>
      <w:r w:rsidR="00952FB8" w:rsidRPr="00A674EF">
        <w:rPr>
          <w:color w:val="000000" w:themeColor="text1"/>
        </w:rPr>
        <w:t xml:space="preserve">Another study was done to test effects of heterogeneity on mortality-rate plateaus and used different design. 15 populations were used that their differentiation in starvation resistance correlated with variation in longevity (e.g. Service </w:t>
      </w:r>
      <w:r w:rsidR="00952FB8" w:rsidRPr="00A674EF">
        <w:rPr>
          <w:i/>
          <w:iCs/>
          <w:color w:val="000000" w:themeColor="text1"/>
        </w:rPr>
        <w:t xml:space="preserve">et al. </w:t>
      </w:r>
      <w:r w:rsidR="00952FB8" w:rsidRPr="00A674EF">
        <w:rPr>
          <w:color w:val="000000" w:themeColor="text1"/>
        </w:rPr>
        <w:t xml:space="preserve">1985; Rose </w:t>
      </w:r>
      <w:r w:rsidR="00952FB8" w:rsidRPr="00A674EF">
        <w:rPr>
          <w:i/>
          <w:iCs/>
          <w:color w:val="000000" w:themeColor="text1"/>
        </w:rPr>
        <w:t xml:space="preserve">et al. </w:t>
      </w:r>
      <w:r w:rsidR="00952FB8" w:rsidRPr="00A674EF">
        <w:rPr>
          <w:color w:val="000000" w:themeColor="text1"/>
        </w:rPr>
        <w:t>1992). Based on heterogeneity theory of aging, it was expected that more robust cohorts should have lower mortality-rate plateaus than less robust cohorts. However, the results of this study did not show any significant difference in the mortality rates late in life of cohorts with a great divergence in robust-ness (</w:t>
      </w:r>
      <w:proofErr w:type="spellStart"/>
      <w:r w:rsidR="00952FB8" w:rsidRPr="00A674EF">
        <w:rPr>
          <w:color w:val="000000" w:themeColor="text1"/>
          <w:rPrChange w:id="170" w:author="elnazbagheri" w:date="2020-03-29T13:55:00Z">
            <w:rPr>
              <w:rFonts w:ascii="RealpageBAS8" w:hAnsi="RealpageBAS8"/>
              <w:color w:val="FF0000"/>
              <w:sz w:val="20"/>
              <w:szCs w:val="20"/>
            </w:rPr>
          </w:rPrChange>
        </w:rPr>
        <w:t>Drapeau</w:t>
      </w:r>
      <w:proofErr w:type="spellEnd"/>
      <w:r w:rsidR="00952FB8" w:rsidRPr="00A674EF">
        <w:rPr>
          <w:color w:val="000000" w:themeColor="text1"/>
          <w:rPrChange w:id="171" w:author="elnazbagheri" w:date="2020-03-29T13:55:00Z">
            <w:rPr>
              <w:rFonts w:ascii="RealpageBAS8" w:hAnsi="RealpageBAS8"/>
              <w:color w:val="FF0000"/>
              <w:sz w:val="20"/>
              <w:szCs w:val="20"/>
            </w:rPr>
          </w:rPrChange>
        </w:rPr>
        <w:t xml:space="preserve"> </w:t>
      </w:r>
      <w:r w:rsidR="00952FB8" w:rsidRPr="00A674EF">
        <w:rPr>
          <w:i/>
          <w:iCs/>
          <w:color w:val="000000" w:themeColor="text1"/>
          <w:rPrChange w:id="172" w:author="elnazbagheri" w:date="2020-03-29T13:55:00Z">
            <w:rPr>
              <w:rFonts w:ascii="RealpageBAS8" w:hAnsi="RealpageBAS8"/>
              <w:i/>
              <w:iCs/>
              <w:color w:val="FF0000"/>
              <w:sz w:val="20"/>
              <w:szCs w:val="20"/>
            </w:rPr>
          </w:rPrChange>
        </w:rPr>
        <w:t xml:space="preserve">et al. </w:t>
      </w:r>
      <w:r w:rsidR="00952FB8" w:rsidRPr="00A674EF">
        <w:rPr>
          <w:color w:val="000000" w:themeColor="text1"/>
          <w:rPrChange w:id="173" w:author="elnazbagheri" w:date="2020-03-29T13:55:00Z">
            <w:rPr>
              <w:rFonts w:ascii="RealpageBAS8" w:hAnsi="RealpageBAS8"/>
              <w:color w:val="FF0000"/>
              <w:sz w:val="20"/>
              <w:szCs w:val="20"/>
            </w:rPr>
          </w:rPrChange>
        </w:rPr>
        <w:t>,2000)</w:t>
      </w:r>
      <w:r w:rsidR="00952FB8" w:rsidRPr="00A674EF">
        <w:rPr>
          <w:color w:val="000000" w:themeColor="text1"/>
        </w:rPr>
        <w:t xml:space="preserve">. Moreover, studies on genetically homogeneous populations of </w:t>
      </w:r>
      <w:proofErr w:type="spellStart"/>
      <w:proofErr w:type="gramStart"/>
      <w:r w:rsidR="00952FB8" w:rsidRPr="00A674EF">
        <w:rPr>
          <w:i/>
          <w:color w:val="000000" w:themeColor="text1"/>
        </w:rPr>
        <w:t>D.melanogaster</w:t>
      </w:r>
      <w:proofErr w:type="spellEnd"/>
      <w:proofErr w:type="gramEnd"/>
      <w:r w:rsidR="00952FB8" w:rsidRPr="00A674EF">
        <w:rPr>
          <w:i/>
          <w:color w:val="000000" w:themeColor="text1"/>
        </w:rPr>
        <w:t xml:space="preserve"> </w:t>
      </w:r>
      <w:r w:rsidR="00952FB8" w:rsidRPr="00A674EF">
        <w:rPr>
          <w:color w:val="000000" w:themeColor="text1"/>
        </w:rPr>
        <w:t>shows that populations with reduced genetic and environmental variation still get mortality plateaus.</w:t>
      </w:r>
    </w:p>
    <w:p w14:paraId="49E19C6C" w14:textId="77777777" w:rsidR="00ED50A0" w:rsidRPr="00C60867" w:rsidRDefault="00ED50A0" w:rsidP="00ED50A0">
      <w:pPr>
        <w:pStyle w:val="NormalWeb"/>
        <w:rPr>
          <w:color w:val="FF0000"/>
        </w:rPr>
      </w:pPr>
    </w:p>
    <w:p w14:paraId="4A5212D7" w14:textId="53418934" w:rsidR="005D067E" w:rsidRPr="005D067E" w:rsidRDefault="006C3379" w:rsidP="005D067E">
      <w:pPr>
        <w:ind w:firstLine="720"/>
        <w:rPr>
          <w:rFonts w:eastAsia="Times New Roman"/>
        </w:rPr>
      </w:pPr>
      <w:r>
        <w:rPr>
          <w:rFonts w:eastAsia="Times New Roman"/>
        </w:rPr>
        <w:t xml:space="preserve"> </w:t>
      </w:r>
      <w:del w:id="174" w:author="Shahrestani, Parvin" w:date="2020-03-19T14:27:00Z">
        <w:r w:rsidDel="000112B9">
          <w:rPr>
            <w:rFonts w:eastAsia="Times New Roman"/>
          </w:rPr>
          <w:delText xml:space="preserve">and </w:delText>
        </w:r>
        <w:r w:rsidR="006E0078" w:rsidDel="000112B9">
          <w:rPr>
            <w:rFonts w:eastAsia="Times New Roman"/>
          </w:rPr>
          <w:delText>it show mortality plateau in average of population not in individuals, while fecundity results demonstrate each organism get to the late life plateaue.</w:delText>
        </w:r>
      </w:del>
    </w:p>
    <w:p w14:paraId="23420C9E" w14:textId="1690BDFE" w:rsidR="00AB7D1B" w:rsidRPr="00717ECE" w:rsidRDefault="00AB7D1B" w:rsidP="00717ECE">
      <w:pPr>
        <w:ind w:firstLine="720"/>
        <w:rPr>
          <w:rFonts w:eastAsia="Times New Roman"/>
        </w:rPr>
      </w:pPr>
    </w:p>
    <w:p w14:paraId="00054C2B" w14:textId="1439798B" w:rsidR="00AA3D48" w:rsidDel="000112B9" w:rsidRDefault="00AA3D48" w:rsidP="00AA3D48">
      <w:pPr>
        <w:ind w:firstLine="720"/>
        <w:rPr>
          <w:del w:id="175" w:author="Shahrestani, Parvin" w:date="2020-03-19T14:27:00Z"/>
          <w:rFonts w:eastAsia="Times New Roman"/>
        </w:rPr>
      </w:pPr>
    </w:p>
    <w:p w14:paraId="6A9C642F" w14:textId="255A101B" w:rsidR="00AA3D48" w:rsidDel="00857F83" w:rsidRDefault="00AA3D48" w:rsidP="00AA3D48">
      <w:pPr>
        <w:ind w:firstLine="720"/>
        <w:rPr>
          <w:del w:id="176" w:author="Shahrestani, Parvin" w:date="2020-03-19T09:15:00Z"/>
          <w:rFonts w:eastAsia="Times New Roman"/>
        </w:rPr>
      </w:pPr>
    </w:p>
    <w:p w14:paraId="00000004" w14:textId="2700BC8A" w:rsidR="004D02CD" w:rsidRDefault="005B2380" w:rsidP="00AA3D48">
      <w:pPr>
        <w:ind w:firstLine="720"/>
        <w:rPr>
          <w:rFonts w:eastAsia="Times New Roman"/>
        </w:rPr>
      </w:pPr>
      <w:r>
        <w:rPr>
          <w:rFonts w:eastAsia="Times New Roman"/>
          <w:i/>
          <w:highlight w:val="white"/>
        </w:rPr>
        <w:t>Drosophila melanogaster</w:t>
      </w:r>
      <w:r>
        <w:rPr>
          <w:rFonts w:eastAsia="Times New Roman"/>
          <w:highlight w:val="white"/>
        </w:rPr>
        <w:t xml:space="preserve"> is </w:t>
      </w:r>
      <w:del w:id="177" w:author="Shahrestani, Parvin" w:date="2020-03-20T12:42:00Z">
        <w:r w:rsidDel="005839C2">
          <w:rPr>
            <w:rFonts w:eastAsia="Times New Roman"/>
            <w:highlight w:val="white"/>
          </w:rPr>
          <w:delText xml:space="preserve">known as </w:delText>
        </w:r>
      </w:del>
      <w:r>
        <w:rPr>
          <w:rFonts w:eastAsia="Times New Roman"/>
          <w:highlight w:val="white"/>
        </w:rPr>
        <w:t xml:space="preserve">a useful model to study </w:t>
      </w:r>
      <w:r w:rsidR="003A1CC9">
        <w:rPr>
          <w:rFonts w:eastAsia="Times New Roman"/>
          <w:highlight w:val="white"/>
        </w:rPr>
        <w:t>immune defense</w:t>
      </w:r>
      <w:r>
        <w:rPr>
          <w:rFonts w:eastAsia="Times New Roman"/>
          <w:highlight w:val="white"/>
        </w:rPr>
        <w:t xml:space="preserve"> because of its great assortment of genetic tools (</w:t>
      </w:r>
      <w:proofErr w:type="spellStart"/>
      <w:r w:rsidRPr="00AF2218">
        <w:rPr>
          <w:rFonts w:eastAsia="Times New Roman"/>
        </w:rPr>
        <w:t>Kounatidis</w:t>
      </w:r>
      <w:proofErr w:type="spellEnd"/>
      <w:r w:rsidRPr="00AF2218">
        <w:rPr>
          <w:rFonts w:eastAsia="Times New Roman"/>
        </w:rPr>
        <w:t xml:space="preserve"> et. al 2012) </w:t>
      </w:r>
      <w:r>
        <w:rPr>
          <w:rFonts w:eastAsia="Times New Roman"/>
          <w:highlight w:val="white"/>
        </w:rPr>
        <w:t>and its similarity to human</w:t>
      </w:r>
      <w:r w:rsidR="003A1CC9">
        <w:rPr>
          <w:rFonts w:eastAsia="Times New Roman"/>
          <w:highlight w:val="white"/>
        </w:rPr>
        <w:t xml:space="preserve"> innate immune defense</w:t>
      </w:r>
      <w:r>
        <w:rPr>
          <w:rFonts w:eastAsia="Times New Roman"/>
          <w:highlight w:val="white"/>
        </w:rPr>
        <w:t xml:space="preserve"> (</w:t>
      </w:r>
      <w:proofErr w:type="spellStart"/>
      <w:r w:rsidRPr="00AF2218">
        <w:rPr>
          <w:rFonts w:eastAsia="Times New Roman"/>
        </w:rPr>
        <w:t>Buchon</w:t>
      </w:r>
      <w:proofErr w:type="spellEnd"/>
      <w:r w:rsidRPr="00AF2218">
        <w:rPr>
          <w:rFonts w:eastAsia="Times New Roman"/>
        </w:rPr>
        <w:t xml:space="preserve"> et.al 2014</w:t>
      </w:r>
      <w:r>
        <w:rPr>
          <w:rFonts w:eastAsia="Times New Roman"/>
          <w:highlight w:val="white"/>
        </w:rPr>
        <w:t>). The immune defense is a</w:t>
      </w:r>
      <w:r w:rsidR="003A1CC9">
        <w:rPr>
          <w:rFonts w:eastAsia="Times New Roman"/>
          <w:highlight w:val="white"/>
        </w:rPr>
        <w:t>n important</w:t>
      </w:r>
      <w:r>
        <w:rPr>
          <w:rFonts w:eastAsia="Times New Roman"/>
          <w:highlight w:val="white"/>
        </w:rPr>
        <w:t xml:space="preserve"> system that makes amazing contributions to the entire body such as its highly intensive response system to pathogen</w:t>
      </w:r>
      <w:r w:rsidR="008D2BB3">
        <w:rPr>
          <w:rFonts w:eastAsia="Times New Roman"/>
          <w:highlight w:val="white"/>
        </w:rPr>
        <w:t>s</w:t>
      </w:r>
      <w:r>
        <w:rPr>
          <w:rFonts w:eastAsia="Times New Roman"/>
          <w:highlight w:val="white"/>
        </w:rPr>
        <w:t xml:space="preserve">. </w:t>
      </w:r>
      <w:r w:rsidR="009F5A06">
        <w:rPr>
          <w:rFonts w:eastAsia="Times New Roman"/>
          <w:highlight w:val="white"/>
        </w:rPr>
        <w:t xml:space="preserve">The </w:t>
      </w:r>
      <w:del w:id="178" w:author="Shahrestani, Parvin" w:date="2020-03-19T14:28:00Z">
        <w:r w:rsidR="009F5A06" w:rsidDel="00B525B3">
          <w:rPr>
            <w:rFonts w:eastAsia="Times New Roman"/>
            <w:highlight w:val="white"/>
          </w:rPr>
          <w:delText xml:space="preserve">fruit fly, </w:delText>
        </w:r>
      </w:del>
      <w:r w:rsidR="009F5A06">
        <w:rPr>
          <w:rFonts w:eastAsia="Times New Roman"/>
          <w:i/>
          <w:highlight w:val="white"/>
        </w:rPr>
        <w:t>D</w:t>
      </w:r>
      <w:ins w:id="179" w:author="Shahrestani, Parvin" w:date="2020-03-19T14:28:00Z">
        <w:r w:rsidR="00B525B3">
          <w:rPr>
            <w:rFonts w:eastAsia="Times New Roman"/>
            <w:i/>
            <w:highlight w:val="white"/>
          </w:rPr>
          <w:t>.</w:t>
        </w:r>
      </w:ins>
      <w:del w:id="180" w:author="Shahrestani, Parvin" w:date="2020-03-19T14:28:00Z">
        <w:r w:rsidR="009F5A06" w:rsidDel="00B525B3">
          <w:rPr>
            <w:rFonts w:eastAsia="Times New Roman"/>
            <w:i/>
            <w:highlight w:val="white"/>
          </w:rPr>
          <w:delText>rosophila</w:delText>
        </w:r>
      </w:del>
      <w:r w:rsidR="009F5A06">
        <w:rPr>
          <w:rFonts w:eastAsia="Times New Roman"/>
          <w:i/>
          <w:highlight w:val="white"/>
        </w:rPr>
        <w:t xml:space="preserve"> melanogaster, </w:t>
      </w:r>
      <w:r w:rsidR="009F5A06">
        <w:rPr>
          <w:rFonts w:eastAsia="Times New Roman"/>
          <w:highlight w:val="white"/>
        </w:rPr>
        <w:t>like many other insects has strong immune system against microbes that helps them to live in an environment with plentiful of fungi, viruses, and bacteria (</w:t>
      </w:r>
      <w:proofErr w:type="spellStart"/>
      <w:r w:rsidR="009F5A06" w:rsidRPr="00AF2218">
        <w:rPr>
          <w:rFonts w:eastAsia="Times New Roman"/>
        </w:rPr>
        <w:t>Kleino</w:t>
      </w:r>
      <w:proofErr w:type="spellEnd"/>
      <w:r w:rsidR="009F5A06" w:rsidRPr="00AF2218">
        <w:rPr>
          <w:rFonts w:eastAsia="Times New Roman"/>
        </w:rPr>
        <w:t xml:space="preserve"> et. al 2014</w:t>
      </w:r>
      <w:r w:rsidR="009F5A06">
        <w:rPr>
          <w:rFonts w:eastAsia="Times New Roman"/>
          <w:highlight w:val="white"/>
        </w:rPr>
        <w:t xml:space="preserve">). </w:t>
      </w:r>
      <w:r w:rsidR="006F6657" w:rsidRPr="00A3140F">
        <w:rPr>
          <w:rFonts w:eastAsia="Times New Roman"/>
          <w:color w:val="000000"/>
          <w:shd w:val="clear" w:color="auto" w:fill="FFFFFF"/>
        </w:rPr>
        <w:t xml:space="preserve">Epithelial barriers such as cuticle, trachea, and gut are known as first-line defenses against microorganisms. </w:t>
      </w:r>
      <w:r w:rsidR="006F6657">
        <w:rPr>
          <w:rFonts w:eastAsia="Times New Roman"/>
          <w:color w:val="000000"/>
          <w:shd w:val="clear" w:color="auto" w:fill="FFFFFF"/>
        </w:rPr>
        <w:t>Microorganisms that can pass the epithelial barriers and arrive to the general body cavity (</w:t>
      </w:r>
      <w:proofErr w:type="spellStart"/>
      <w:r w:rsidR="006F6657">
        <w:rPr>
          <w:rFonts w:eastAsia="Times New Roman"/>
          <w:color w:val="000000"/>
          <w:shd w:val="clear" w:color="auto" w:fill="FFFFFF"/>
        </w:rPr>
        <w:t>hemocoele</w:t>
      </w:r>
      <w:proofErr w:type="spellEnd"/>
      <w:r w:rsidR="006F6657">
        <w:rPr>
          <w:rFonts w:eastAsia="Times New Roman"/>
          <w:color w:val="000000"/>
          <w:shd w:val="clear" w:color="auto" w:fill="FFFFFF"/>
        </w:rPr>
        <w:t>) will be responded</w:t>
      </w:r>
      <w:r w:rsidR="00511A76">
        <w:rPr>
          <w:rFonts w:eastAsia="Times New Roman"/>
          <w:color w:val="000000"/>
          <w:shd w:val="clear" w:color="auto" w:fill="FFFFFF"/>
        </w:rPr>
        <w:t xml:space="preserve"> to</w:t>
      </w:r>
      <w:r w:rsidR="006F6657">
        <w:rPr>
          <w:rFonts w:eastAsia="Times New Roman"/>
          <w:color w:val="000000"/>
          <w:shd w:val="clear" w:color="auto" w:fill="FFFFFF"/>
        </w:rPr>
        <w:t xml:space="preserve"> by both cellular and humoral defenses. The cellular defenses include phagocytosis by </w:t>
      </w:r>
      <w:proofErr w:type="spellStart"/>
      <w:r w:rsidR="006F6657">
        <w:rPr>
          <w:rFonts w:eastAsia="Times New Roman"/>
          <w:color w:val="000000"/>
          <w:shd w:val="clear" w:color="auto" w:fill="FFFFFF"/>
        </w:rPr>
        <w:t>plasmatocytes</w:t>
      </w:r>
      <w:proofErr w:type="spellEnd"/>
      <w:r w:rsidR="006F6657">
        <w:rPr>
          <w:rFonts w:eastAsia="Times New Roman"/>
          <w:color w:val="000000"/>
          <w:shd w:val="clear" w:color="auto" w:fill="FFFFFF"/>
        </w:rPr>
        <w:t xml:space="preserve"> which are macrophage-like cells, and encapsulation by </w:t>
      </w:r>
      <w:proofErr w:type="spellStart"/>
      <w:r w:rsidR="006F6657">
        <w:rPr>
          <w:rFonts w:eastAsia="Times New Roman"/>
          <w:color w:val="000000"/>
          <w:shd w:val="clear" w:color="auto" w:fill="FFFFFF"/>
        </w:rPr>
        <w:t>lamellocytes</w:t>
      </w:r>
      <w:proofErr w:type="spellEnd"/>
      <w:r w:rsidR="006F6657">
        <w:rPr>
          <w:rFonts w:eastAsia="Times New Roman"/>
          <w:color w:val="000000"/>
          <w:shd w:val="clear" w:color="auto" w:fill="FFFFFF"/>
        </w:rPr>
        <w:t xml:space="preserve"> which are specialized to attack larger microorganisms.</w:t>
      </w:r>
      <w:r w:rsidR="00024C93">
        <w:rPr>
          <w:rFonts w:eastAsia="Times New Roman"/>
          <w:color w:val="000000"/>
          <w:shd w:val="clear" w:color="auto" w:fill="FFFFFF"/>
        </w:rPr>
        <w:t xml:space="preserve"> </w:t>
      </w:r>
      <w:r w:rsidR="00024C93">
        <w:rPr>
          <w:color w:val="211E1E"/>
        </w:rPr>
        <w:t xml:space="preserve">The </w:t>
      </w:r>
      <w:proofErr w:type="spellStart"/>
      <w:r w:rsidR="00024C93">
        <w:rPr>
          <w:color w:val="211E1E"/>
        </w:rPr>
        <w:t>melanization</w:t>
      </w:r>
      <w:proofErr w:type="spellEnd"/>
      <w:r w:rsidR="00024C93">
        <w:rPr>
          <w:color w:val="211E1E"/>
        </w:rPr>
        <w:t xml:space="preserve"> cascade </w:t>
      </w:r>
      <w:del w:id="181" w:author="Shahrestani, Parvin" w:date="2020-03-20T13:13:00Z">
        <w:r w:rsidR="00024C93" w:rsidDel="009A57C4">
          <w:rPr>
            <w:color w:val="211E1E"/>
          </w:rPr>
          <w:delText xml:space="preserve">is </w:delText>
        </w:r>
      </w:del>
      <w:ins w:id="182" w:author="Shahrestani, Parvin" w:date="2020-03-20T13:13:00Z">
        <w:r w:rsidR="009A57C4">
          <w:rPr>
            <w:color w:val="211E1E"/>
          </w:rPr>
          <w:t xml:space="preserve">which is </w:t>
        </w:r>
      </w:ins>
      <w:del w:id="183" w:author="Shahrestani, Parvin" w:date="2020-03-20T13:13:00Z">
        <w:r w:rsidR="00024C93" w:rsidDel="009A57C4">
          <w:rPr>
            <w:color w:val="211E1E"/>
          </w:rPr>
          <w:delText>known as</w:delText>
        </w:r>
      </w:del>
      <w:r w:rsidR="00024C93">
        <w:rPr>
          <w:color w:val="211E1E"/>
        </w:rPr>
        <w:t xml:space="preserve"> an important cascade among proteolytic cas</w:t>
      </w:r>
      <w:r w:rsidR="00024C93" w:rsidRPr="00D24D23">
        <w:rPr>
          <w:color w:val="211E1E"/>
        </w:rPr>
        <w:t>cades</w:t>
      </w:r>
      <w:ins w:id="184" w:author="Shahrestani, Parvin" w:date="2020-03-20T13:13:00Z">
        <w:r w:rsidR="009A57C4">
          <w:rPr>
            <w:color w:val="211E1E"/>
          </w:rPr>
          <w:t xml:space="preserve">, </w:t>
        </w:r>
      </w:ins>
      <w:del w:id="185" w:author="Shahrestani, Parvin" w:date="2020-03-20T13:13:00Z">
        <w:r w:rsidR="00024C93" w:rsidDel="009A57C4">
          <w:rPr>
            <w:color w:val="211E1E"/>
          </w:rPr>
          <w:delText>. This cascade</w:delText>
        </w:r>
      </w:del>
      <w:r w:rsidR="00024C93">
        <w:rPr>
          <w:color w:val="211E1E"/>
        </w:rPr>
        <w:t xml:space="preserve"> locally produces </w:t>
      </w:r>
      <w:proofErr w:type="spellStart"/>
      <w:r w:rsidR="00024C93" w:rsidRPr="00D24D23">
        <w:rPr>
          <w:color w:val="211E1E"/>
        </w:rPr>
        <w:t>quinones</w:t>
      </w:r>
      <w:proofErr w:type="spellEnd"/>
      <w:r w:rsidR="00024C93" w:rsidRPr="00D24D23">
        <w:rPr>
          <w:color w:val="211E1E"/>
        </w:rPr>
        <w:t xml:space="preserve"> and toxic oxygen intermediates</w:t>
      </w:r>
      <w:r w:rsidR="00024C93">
        <w:rPr>
          <w:color w:val="211E1E"/>
        </w:rPr>
        <w:t xml:space="preserve"> and comes to a head of melanin production around microorganisms or at wound spots. </w:t>
      </w:r>
      <w:r w:rsidR="00460D6A">
        <w:rPr>
          <w:color w:val="211E1E"/>
        </w:rPr>
        <w:t>Numerous proteolytic cas</w:t>
      </w:r>
      <w:r w:rsidR="00460D6A" w:rsidRPr="00D24D23">
        <w:rPr>
          <w:color w:val="211E1E"/>
        </w:rPr>
        <w:t>cades</w:t>
      </w:r>
      <w:r w:rsidR="00460D6A">
        <w:rPr>
          <w:color w:val="211E1E"/>
        </w:rPr>
        <w:t xml:space="preserve"> also are involved in the humoral reactions.</w:t>
      </w:r>
      <w:r w:rsidR="006F6657">
        <w:rPr>
          <w:rFonts w:eastAsia="Times New Roman"/>
          <w:color w:val="000000"/>
          <w:shd w:val="clear" w:color="auto" w:fill="FFFFFF"/>
        </w:rPr>
        <w:t xml:space="preserve"> </w:t>
      </w:r>
      <w:r w:rsidR="00CC3A69">
        <w:rPr>
          <w:rFonts w:eastAsia="Times New Roman"/>
          <w:color w:val="000000"/>
          <w:shd w:val="clear" w:color="auto" w:fill="FFFFFF"/>
        </w:rPr>
        <w:t>The systemic antimicrobial reaction is known as t</w:t>
      </w:r>
      <w:r w:rsidR="006F6657">
        <w:rPr>
          <w:rFonts w:eastAsia="Times New Roman"/>
          <w:color w:val="000000"/>
          <w:shd w:val="clear" w:color="auto" w:fill="FFFFFF"/>
        </w:rPr>
        <w:t xml:space="preserve">he </w:t>
      </w:r>
      <w:r w:rsidR="00CC3A69">
        <w:rPr>
          <w:rFonts w:eastAsia="Times New Roman"/>
          <w:color w:val="000000"/>
          <w:shd w:val="clear" w:color="auto" w:fill="FFFFFF"/>
        </w:rPr>
        <w:t xml:space="preserve">hallmark of the </w:t>
      </w:r>
      <w:r w:rsidR="006F6657">
        <w:rPr>
          <w:rFonts w:eastAsia="Times New Roman"/>
          <w:color w:val="000000"/>
          <w:shd w:val="clear" w:color="auto" w:fill="FFFFFF"/>
        </w:rPr>
        <w:t>humoral defenses. The humoral reactions such as production of antimicrobial peptides happen</w:t>
      </w:r>
      <w:r w:rsidR="001C2D4B">
        <w:rPr>
          <w:rFonts w:eastAsia="Times New Roman"/>
          <w:color w:val="000000"/>
          <w:shd w:val="clear" w:color="auto" w:fill="FFFFFF"/>
        </w:rPr>
        <w:t xml:space="preserve"> mainly</w:t>
      </w:r>
      <w:r w:rsidR="006F6657">
        <w:rPr>
          <w:rFonts w:eastAsia="Times New Roman"/>
          <w:color w:val="000000"/>
          <w:shd w:val="clear" w:color="auto" w:fill="FFFFFF"/>
        </w:rPr>
        <w:t xml:space="preserve"> in</w:t>
      </w:r>
      <w:ins w:id="186" w:author="Shahrestani, Parvin" w:date="2020-03-20T13:14:00Z">
        <w:r w:rsidR="009A57C4">
          <w:rPr>
            <w:rFonts w:eastAsia="Times New Roman"/>
            <w:color w:val="000000"/>
            <w:shd w:val="clear" w:color="auto" w:fill="FFFFFF"/>
          </w:rPr>
          <w:t xml:space="preserve"> the</w:t>
        </w:r>
      </w:ins>
      <w:r w:rsidR="006F6657">
        <w:rPr>
          <w:rFonts w:eastAsia="Times New Roman"/>
          <w:color w:val="000000"/>
          <w:shd w:val="clear" w:color="auto" w:fill="FFFFFF"/>
        </w:rPr>
        <w:t xml:space="preserve"> fat body in </w:t>
      </w:r>
      <w:r w:rsidR="006F6657" w:rsidRPr="00B12AE6">
        <w:rPr>
          <w:rFonts w:eastAsia="Times New Roman"/>
          <w:i/>
          <w:color w:val="000000"/>
          <w:shd w:val="clear" w:color="auto" w:fill="FFFFFF"/>
        </w:rPr>
        <w:t>Drosophila</w:t>
      </w:r>
      <w:r w:rsidR="006F6657">
        <w:rPr>
          <w:rFonts w:eastAsia="Times New Roman"/>
          <w:color w:val="000000"/>
          <w:shd w:val="clear" w:color="auto" w:fill="FFFFFF"/>
        </w:rPr>
        <w:t>.</w:t>
      </w:r>
      <w:r w:rsidR="00815BE7">
        <w:rPr>
          <w:rFonts w:eastAsia="Times New Roman"/>
          <w:color w:val="000000"/>
          <w:shd w:val="clear" w:color="auto" w:fill="FFFFFF"/>
        </w:rPr>
        <w:t xml:space="preserve"> </w:t>
      </w:r>
      <w:r w:rsidR="00CE3185" w:rsidRPr="008F45EA">
        <w:rPr>
          <w:i/>
          <w:color w:val="211E1E"/>
        </w:rPr>
        <w:t>Drosophila</w:t>
      </w:r>
      <w:r w:rsidR="00CE3185">
        <w:rPr>
          <w:color w:val="211E1E"/>
        </w:rPr>
        <w:t xml:space="preserve"> </w:t>
      </w:r>
      <w:r w:rsidR="001D0FC7">
        <w:rPr>
          <w:color w:val="211E1E"/>
        </w:rPr>
        <w:t xml:space="preserve">use most of </w:t>
      </w:r>
      <w:ins w:id="187" w:author="Shahrestani, Parvin" w:date="2020-03-20T13:14:00Z">
        <w:r w:rsidR="009A57C4">
          <w:rPr>
            <w:color w:val="211E1E"/>
          </w:rPr>
          <w:t xml:space="preserve">the </w:t>
        </w:r>
      </w:ins>
      <w:r w:rsidR="00F75CEF">
        <w:rPr>
          <w:color w:val="211E1E"/>
        </w:rPr>
        <w:t>T</w:t>
      </w:r>
      <w:r w:rsidR="001D0FC7">
        <w:rPr>
          <w:color w:val="211E1E"/>
        </w:rPr>
        <w:t>oll pathway’s components</w:t>
      </w:r>
      <w:r w:rsidR="00254365">
        <w:rPr>
          <w:color w:val="211E1E"/>
        </w:rPr>
        <w:t xml:space="preserve"> against fungal and </w:t>
      </w:r>
      <w:r w:rsidR="00254365" w:rsidRPr="008807DE">
        <w:rPr>
          <w:rFonts w:ascii="Times" w:hAnsi="Times"/>
          <w:color w:val="211E1E"/>
        </w:rPr>
        <w:t>Gram</w:t>
      </w:r>
      <w:r w:rsidR="00254365">
        <w:rPr>
          <w:rFonts w:ascii="Times" w:hAnsi="Times"/>
          <w:color w:val="211E1E"/>
        </w:rPr>
        <w:t>-positive bacte</w:t>
      </w:r>
      <w:r w:rsidR="00254365" w:rsidRPr="008807DE">
        <w:rPr>
          <w:rFonts w:ascii="Times" w:hAnsi="Times"/>
          <w:color w:val="211E1E"/>
        </w:rPr>
        <w:t>rial</w:t>
      </w:r>
      <w:r w:rsidR="00254365">
        <w:rPr>
          <w:rFonts w:ascii="Times" w:hAnsi="Times"/>
          <w:color w:val="211E1E"/>
        </w:rPr>
        <w:t xml:space="preserve"> infections.</w:t>
      </w:r>
      <w:r w:rsidR="001D0FC7">
        <w:rPr>
          <w:color w:val="211E1E"/>
        </w:rPr>
        <w:t xml:space="preserve"> </w:t>
      </w:r>
      <w:r w:rsidR="009F5A06">
        <w:rPr>
          <w:rFonts w:eastAsia="Times New Roman"/>
          <w:highlight w:val="white"/>
        </w:rPr>
        <w:t>There are specific types of fung</w:t>
      </w:r>
      <w:ins w:id="188" w:author="Shahrestani, Parvin" w:date="2020-03-20T13:14:00Z">
        <w:r w:rsidR="009A57C4">
          <w:rPr>
            <w:rFonts w:eastAsia="Times New Roman"/>
            <w:highlight w:val="white"/>
          </w:rPr>
          <w:t>i</w:t>
        </w:r>
      </w:ins>
      <w:del w:id="189" w:author="Shahrestani, Parvin" w:date="2020-03-20T13:14:00Z">
        <w:r w:rsidR="009F5A06" w:rsidDel="009A57C4">
          <w:rPr>
            <w:rFonts w:eastAsia="Times New Roman"/>
            <w:highlight w:val="white"/>
          </w:rPr>
          <w:delText>us</w:delText>
        </w:r>
      </w:del>
      <w:r w:rsidR="009F5A06">
        <w:rPr>
          <w:rFonts w:eastAsia="Times New Roman"/>
          <w:highlight w:val="white"/>
        </w:rPr>
        <w:t xml:space="preserve"> that cause deadly infections in fruit flies. </w:t>
      </w:r>
      <w:proofErr w:type="spellStart"/>
      <w:r w:rsidR="009F5A06">
        <w:rPr>
          <w:rFonts w:eastAsia="Times New Roman"/>
          <w:i/>
          <w:highlight w:val="white"/>
        </w:rPr>
        <w:t>Beauveria</w:t>
      </w:r>
      <w:proofErr w:type="spellEnd"/>
      <w:r w:rsidR="009F5A06">
        <w:rPr>
          <w:rFonts w:eastAsia="Times New Roman"/>
          <w:i/>
          <w:highlight w:val="white"/>
        </w:rPr>
        <w:t xml:space="preserve"> </w:t>
      </w:r>
      <w:proofErr w:type="spellStart"/>
      <w:r w:rsidR="009F5A06">
        <w:rPr>
          <w:rFonts w:eastAsia="Times New Roman"/>
          <w:i/>
          <w:highlight w:val="white"/>
        </w:rPr>
        <w:t>bassiana</w:t>
      </w:r>
      <w:proofErr w:type="spellEnd"/>
      <w:r w:rsidR="009F5A06">
        <w:rPr>
          <w:rFonts w:eastAsia="Times New Roman"/>
          <w:i/>
          <w:highlight w:val="white"/>
        </w:rPr>
        <w:t xml:space="preserve"> </w:t>
      </w:r>
      <w:r w:rsidR="009F5A06">
        <w:rPr>
          <w:rFonts w:eastAsia="Times New Roman"/>
          <w:highlight w:val="white"/>
        </w:rPr>
        <w:t xml:space="preserve">is one of them which is an </w:t>
      </w:r>
      <w:proofErr w:type="spellStart"/>
      <w:r w:rsidR="009F5A06">
        <w:rPr>
          <w:rFonts w:eastAsia="Times New Roman"/>
          <w:highlight w:val="white"/>
        </w:rPr>
        <w:t>entomopathogenic</w:t>
      </w:r>
      <w:proofErr w:type="spellEnd"/>
      <w:r w:rsidR="009F5A06">
        <w:rPr>
          <w:rFonts w:eastAsia="Times New Roman"/>
          <w:highlight w:val="white"/>
        </w:rPr>
        <w:t xml:space="preserve"> fungus and grows naturally in soils </w:t>
      </w:r>
      <w:r w:rsidR="009F5A06" w:rsidRPr="00AF2218">
        <w:rPr>
          <w:rFonts w:eastAsia="Times New Roman"/>
        </w:rPr>
        <w:t>(</w:t>
      </w:r>
      <w:proofErr w:type="spellStart"/>
      <w:r w:rsidR="009F5A06" w:rsidRPr="00AF2218">
        <w:rPr>
          <w:rFonts w:eastAsia="Times New Roman"/>
        </w:rPr>
        <w:t>Sookar</w:t>
      </w:r>
      <w:proofErr w:type="spellEnd"/>
      <w:r w:rsidR="009F5A06" w:rsidRPr="00AF2218">
        <w:rPr>
          <w:rFonts w:eastAsia="Times New Roman"/>
        </w:rPr>
        <w:t xml:space="preserve"> et.al 2008). </w:t>
      </w:r>
      <w:r w:rsidR="00F75CEF" w:rsidRPr="00F75CEF">
        <w:rPr>
          <w:rFonts w:eastAsia="Times New Roman"/>
          <w:i/>
          <w:iCs/>
        </w:rPr>
        <w:t xml:space="preserve">B. </w:t>
      </w:r>
      <w:proofErr w:type="spellStart"/>
      <w:r w:rsidR="00F75CEF" w:rsidRPr="00F75CEF">
        <w:rPr>
          <w:rFonts w:eastAsia="Times New Roman"/>
          <w:i/>
          <w:iCs/>
        </w:rPr>
        <w:t>bassiana</w:t>
      </w:r>
      <w:proofErr w:type="spellEnd"/>
      <w:r w:rsidR="00F75CEF">
        <w:rPr>
          <w:rFonts w:eastAsia="Times New Roman"/>
        </w:rPr>
        <w:t xml:space="preserve"> has been shown to have potential uses against human disease vectors such as the mosquitos that vector malaria and dengue, </w:t>
      </w:r>
      <w:proofErr w:type="gramStart"/>
      <w:r w:rsidR="00F75CEF">
        <w:rPr>
          <w:rFonts w:eastAsia="Times New Roman"/>
        </w:rPr>
        <w:t>and also</w:t>
      </w:r>
      <w:proofErr w:type="gramEnd"/>
      <w:r w:rsidR="00F75CEF">
        <w:rPr>
          <w:rFonts w:eastAsia="Times New Roman"/>
        </w:rPr>
        <w:t xml:space="preserve"> against insect crop pests. </w:t>
      </w:r>
    </w:p>
    <w:p w14:paraId="44F92B05" w14:textId="77777777" w:rsidR="00AA3D48" w:rsidRPr="00F75CEF" w:rsidRDefault="00AA3D48" w:rsidP="00AA3D48">
      <w:pPr>
        <w:ind w:firstLine="720"/>
        <w:rPr>
          <w:rFonts w:eastAsia="Times New Roman"/>
        </w:rPr>
      </w:pPr>
    </w:p>
    <w:p w14:paraId="65592516" w14:textId="2F464987" w:rsidR="007769F0" w:rsidRDefault="00491C00" w:rsidP="00630FB7">
      <w:pPr>
        <w:pStyle w:val="p1"/>
        <w:rPr>
          <w:ins w:id="190" w:author="Shahrestani, Parvin" w:date="2020-03-20T13:21:00Z"/>
          <w:rFonts w:ascii="Times New Roman" w:hAnsi="Times New Roman"/>
          <w:sz w:val="24"/>
          <w:szCs w:val="24"/>
        </w:rPr>
      </w:pPr>
      <w:r>
        <w:rPr>
          <w:rFonts w:ascii="Times New Roman" w:eastAsia="Times New Roman" w:hAnsi="Times New Roman"/>
          <w:sz w:val="24"/>
          <w:szCs w:val="24"/>
          <w:highlight w:val="white"/>
        </w:rPr>
        <w:t xml:space="preserve">In </w:t>
      </w:r>
      <w:r w:rsidRPr="00491C00">
        <w:rPr>
          <w:rFonts w:ascii="Times New Roman" w:eastAsia="Times New Roman" w:hAnsi="Times New Roman"/>
          <w:i/>
          <w:sz w:val="24"/>
          <w:szCs w:val="24"/>
          <w:highlight w:val="white"/>
        </w:rPr>
        <w:t>D. melanogaster</w:t>
      </w:r>
      <w:r>
        <w:rPr>
          <w:rFonts w:ascii="Times New Roman" w:eastAsia="Times New Roman" w:hAnsi="Times New Roman"/>
          <w:sz w:val="24"/>
          <w:szCs w:val="24"/>
          <w:highlight w:val="white"/>
        </w:rPr>
        <w:t>,</w:t>
      </w:r>
      <w:r w:rsidR="00443C7C">
        <w:rPr>
          <w:rFonts w:ascii="Times New Roman" w:eastAsia="Times New Roman" w:hAnsi="Times New Roman"/>
          <w:sz w:val="24"/>
          <w:szCs w:val="24"/>
          <w:highlight w:val="white"/>
        </w:rPr>
        <w:t xml:space="preserve"> </w:t>
      </w:r>
      <w:r w:rsidR="009F5A06">
        <w:rPr>
          <w:rFonts w:ascii="Times New Roman" w:eastAsia="Times New Roman" w:hAnsi="Times New Roman"/>
          <w:sz w:val="24"/>
          <w:szCs w:val="24"/>
          <w:highlight w:val="white"/>
        </w:rPr>
        <w:t xml:space="preserve">susceptibility </w:t>
      </w:r>
      <w:r w:rsidR="007F1163">
        <w:rPr>
          <w:rFonts w:ascii="Times New Roman" w:eastAsia="Times New Roman" w:hAnsi="Times New Roman"/>
          <w:sz w:val="24"/>
          <w:szCs w:val="24"/>
          <w:highlight w:val="white"/>
        </w:rPr>
        <w:t xml:space="preserve">to </w:t>
      </w:r>
      <w:r w:rsidR="006C2D7E">
        <w:rPr>
          <w:rFonts w:ascii="Times New Roman" w:eastAsia="Times New Roman" w:hAnsi="Times New Roman"/>
          <w:sz w:val="24"/>
          <w:szCs w:val="24"/>
          <w:highlight w:val="white"/>
        </w:rPr>
        <w:t>fungal</w:t>
      </w:r>
      <w:r w:rsidR="007F1163">
        <w:rPr>
          <w:rFonts w:ascii="Times New Roman" w:eastAsia="Times New Roman" w:hAnsi="Times New Roman"/>
          <w:sz w:val="24"/>
          <w:szCs w:val="24"/>
          <w:highlight w:val="white"/>
        </w:rPr>
        <w:t xml:space="preserve"> infection </w:t>
      </w:r>
      <w:r w:rsidR="009F5A06">
        <w:rPr>
          <w:rFonts w:ascii="Times New Roman" w:eastAsia="Times New Roman" w:hAnsi="Times New Roman"/>
          <w:sz w:val="24"/>
          <w:szCs w:val="24"/>
          <w:highlight w:val="white"/>
        </w:rPr>
        <w:t xml:space="preserve">increases </w:t>
      </w:r>
      <w:r>
        <w:rPr>
          <w:rFonts w:ascii="Times New Roman" w:eastAsia="Times New Roman" w:hAnsi="Times New Roman"/>
          <w:sz w:val="24"/>
          <w:szCs w:val="24"/>
          <w:highlight w:val="white"/>
        </w:rPr>
        <w:t>with</w:t>
      </w:r>
      <w:r w:rsidR="009F5A06">
        <w:rPr>
          <w:rFonts w:ascii="Times New Roman" w:eastAsia="Times New Roman" w:hAnsi="Times New Roman"/>
          <w:sz w:val="24"/>
          <w:szCs w:val="24"/>
          <w:highlight w:val="white"/>
        </w:rPr>
        <w:t xml:space="preserve"> aging (</w:t>
      </w:r>
      <w:r w:rsidR="009F5A06" w:rsidRPr="00760458">
        <w:rPr>
          <w:rFonts w:ascii="Times New Roman" w:eastAsia="Times New Roman" w:hAnsi="Times New Roman"/>
          <w:sz w:val="24"/>
          <w:szCs w:val="24"/>
        </w:rPr>
        <w:t>Kubiak and Tinsley 201</w:t>
      </w:r>
      <w:r w:rsidR="00A10193" w:rsidRPr="00760458">
        <w:rPr>
          <w:rFonts w:ascii="Times New Roman" w:eastAsia="Times New Roman" w:hAnsi="Times New Roman"/>
          <w:sz w:val="24"/>
          <w:szCs w:val="24"/>
        </w:rPr>
        <w:t>8</w:t>
      </w:r>
      <w:r w:rsidR="00A10193">
        <w:rPr>
          <w:rFonts w:ascii="Times New Roman" w:eastAsia="Times New Roman" w:hAnsi="Times New Roman"/>
          <w:sz w:val="24"/>
          <w:szCs w:val="24"/>
          <w:highlight w:val="white"/>
        </w:rPr>
        <w:t>)</w:t>
      </w:r>
      <w:r w:rsidR="009F5A06">
        <w:rPr>
          <w:rFonts w:ascii="Times New Roman" w:eastAsia="Times New Roman" w:hAnsi="Times New Roman"/>
          <w:sz w:val="24"/>
          <w:szCs w:val="24"/>
          <w:highlight w:val="white"/>
        </w:rPr>
        <w:t xml:space="preserve">. </w:t>
      </w:r>
      <w:del w:id="191" w:author="Shahrestani, Parvin" w:date="2020-03-20T13:18:00Z">
        <w:r w:rsidR="00547FE8" w:rsidDel="007769F0">
          <w:rPr>
            <w:rFonts w:ascii="Times New Roman" w:hAnsi="Times New Roman"/>
            <w:sz w:val="24"/>
            <w:szCs w:val="24"/>
          </w:rPr>
          <w:delText>In zerofsky study, they</w:delText>
        </w:r>
        <w:r w:rsidR="00551A00" w:rsidRPr="00547FE8" w:rsidDel="007769F0">
          <w:rPr>
            <w:rFonts w:ascii="Times New Roman" w:hAnsi="Times New Roman"/>
            <w:sz w:val="24"/>
            <w:szCs w:val="24"/>
          </w:rPr>
          <w:delText xml:space="preserve"> </w:delText>
        </w:r>
        <w:r w:rsidR="00547FE8" w:rsidRPr="00547FE8" w:rsidDel="007769F0">
          <w:rPr>
            <w:rFonts w:ascii="Times New Roman" w:hAnsi="Times New Roman"/>
            <w:sz w:val="24"/>
            <w:szCs w:val="24"/>
          </w:rPr>
          <w:delText>discover</w:delText>
        </w:r>
        <w:r w:rsidR="00336AB6" w:rsidDel="007769F0">
          <w:rPr>
            <w:rFonts w:ascii="Times New Roman" w:hAnsi="Times New Roman"/>
            <w:sz w:val="24"/>
            <w:szCs w:val="24"/>
          </w:rPr>
          <w:delText>ed</w:delText>
        </w:r>
        <w:r w:rsidR="00551A00" w:rsidRPr="00547FE8" w:rsidDel="007769F0">
          <w:rPr>
            <w:rFonts w:ascii="Times New Roman" w:hAnsi="Times New Roman"/>
            <w:sz w:val="24"/>
            <w:szCs w:val="24"/>
          </w:rPr>
          <w:delText xml:space="preserve"> that</w:delText>
        </w:r>
        <w:r w:rsidR="00C177AA" w:rsidDel="007769F0">
          <w:rPr>
            <w:rFonts w:ascii="Times New Roman" w:hAnsi="Times New Roman"/>
            <w:sz w:val="24"/>
            <w:szCs w:val="24"/>
          </w:rPr>
          <w:delText xml:space="preserve"> </w:delText>
        </w:r>
      </w:del>
      <w:ins w:id="192" w:author="Shahrestani, Parvin" w:date="2020-03-20T13:18:00Z">
        <w:r w:rsidR="007769F0">
          <w:rPr>
            <w:rFonts w:ascii="Times New Roman" w:hAnsi="Times New Roman"/>
            <w:sz w:val="24"/>
            <w:szCs w:val="24"/>
          </w:rPr>
          <w:t>I</w:t>
        </w:r>
      </w:ins>
      <w:del w:id="193" w:author="Shahrestani, Parvin" w:date="2020-03-20T13:18:00Z">
        <w:r w:rsidR="00C177AA" w:rsidDel="007769F0">
          <w:rPr>
            <w:rFonts w:ascii="Times New Roman" w:hAnsi="Times New Roman"/>
            <w:sz w:val="24"/>
            <w:szCs w:val="24"/>
          </w:rPr>
          <w:delText>i</w:delText>
        </w:r>
      </w:del>
      <w:r w:rsidR="00C177AA">
        <w:rPr>
          <w:rFonts w:ascii="Times New Roman" w:hAnsi="Times New Roman"/>
          <w:sz w:val="24"/>
          <w:szCs w:val="24"/>
        </w:rPr>
        <w:t xml:space="preserve">n </w:t>
      </w:r>
      <w:proofErr w:type="spellStart"/>
      <w:proofErr w:type="gramStart"/>
      <w:ins w:id="194" w:author="elnazbagheri" w:date="2020-03-27T10:00:00Z">
        <w:r w:rsidR="00C45B93" w:rsidRPr="00C45B93">
          <w:rPr>
            <w:rFonts w:ascii="Times New Roman" w:hAnsi="Times New Roman"/>
            <w:i/>
            <w:sz w:val="24"/>
            <w:szCs w:val="24"/>
            <w:rPrChange w:id="195" w:author="elnazbagheri" w:date="2020-03-27T10:00:00Z">
              <w:rPr>
                <w:rFonts w:ascii="Times New Roman" w:hAnsi="Times New Roman"/>
                <w:sz w:val="24"/>
                <w:szCs w:val="24"/>
              </w:rPr>
            </w:rPrChange>
          </w:rPr>
          <w:t>D.melanogaster</w:t>
        </w:r>
      </w:ins>
      <w:commentRangeStart w:id="196"/>
      <w:proofErr w:type="spellEnd"/>
      <w:proofErr w:type="gramEnd"/>
      <w:del w:id="197" w:author="elnazbagheri" w:date="2020-03-27T10:00:00Z">
        <w:r w:rsidR="00C177AA" w:rsidRPr="00C45B93" w:rsidDel="00C45B93">
          <w:rPr>
            <w:rFonts w:ascii="Times New Roman" w:hAnsi="Times New Roman"/>
            <w:i/>
            <w:sz w:val="24"/>
            <w:szCs w:val="24"/>
            <w:rPrChange w:id="198" w:author="elnazbagheri" w:date="2020-03-27T10:00:00Z">
              <w:rPr>
                <w:rFonts w:ascii="Times New Roman" w:hAnsi="Times New Roman"/>
                <w:sz w:val="24"/>
                <w:szCs w:val="24"/>
              </w:rPr>
            </w:rPrChange>
          </w:rPr>
          <w:delText>Drosophila</w:delText>
        </w:r>
        <w:commentRangeEnd w:id="196"/>
        <w:r w:rsidR="007769F0" w:rsidRPr="00C45B93" w:rsidDel="00C45B93">
          <w:rPr>
            <w:rStyle w:val="CommentReference"/>
            <w:rFonts w:ascii="Arial" w:hAnsi="Arial" w:cs="Arial"/>
            <w:i/>
            <w:rPrChange w:id="199" w:author="elnazbagheri" w:date="2020-03-27T10:00:00Z">
              <w:rPr>
                <w:rStyle w:val="CommentReference"/>
                <w:rFonts w:ascii="Arial" w:hAnsi="Arial" w:cs="Arial"/>
              </w:rPr>
            </w:rPrChange>
          </w:rPr>
          <w:commentReference w:id="196"/>
        </w:r>
        <w:r w:rsidR="00C177AA" w:rsidRPr="00C45B93" w:rsidDel="00C45B93">
          <w:rPr>
            <w:rFonts w:ascii="Times New Roman" w:hAnsi="Times New Roman"/>
            <w:i/>
            <w:sz w:val="24"/>
            <w:szCs w:val="24"/>
            <w:rPrChange w:id="200" w:author="elnazbagheri" w:date="2020-03-27T10:00:00Z">
              <w:rPr>
                <w:rFonts w:ascii="Times New Roman" w:hAnsi="Times New Roman"/>
                <w:sz w:val="24"/>
                <w:szCs w:val="24"/>
              </w:rPr>
            </w:rPrChange>
          </w:rPr>
          <w:delText>,</w:delText>
        </w:r>
      </w:del>
      <w:r w:rsidR="00C177AA">
        <w:rPr>
          <w:rFonts w:ascii="Times New Roman" w:hAnsi="Times New Roman"/>
          <w:sz w:val="24"/>
          <w:szCs w:val="24"/>
        </w:rPr>
        <w:t xml:space="preserve"> </w:t>
      </w:r>
      <w:r w:rsidR="00551A00" w:rsidRPr="00547FE8">
        <w:rPr>
          <w:rFonts w:ascii="Times New Roman" w:hAnsi="Times New Roman"/>
          <w:sz w:val="24"/>
          <w:szCs w:val="24"/>
        </w:rPr>
        <w:t xml:space="preserve">the ability to </w:t>
      </w:r>
      <w:r w:rsidR="00C177AA" w:rsidRPr="00547FE8">
        <w:rPr>
          <w:rFonts w:ascii="Times New Roman" w:hAnsi="Times New Roman"/>
          <w:sz w:val="24"/>
          <w:szCs w:val="24"/>
        </w:rPr>
        <w:t>tempt</w:t>
      </w:r>
      <w:r w:rsidR="00551A00" w:rsidRPr="00547FE8">
        <w:rPr>
          <w:rFonts w:ascii="Times New Roman" w:hAnsi="Times New Roman"/>
          <w:sz w:val="24"/>
          <w:szCs w:val="24"/>
        </w:rPr>
        <w:t xml:space="preserve"> an antimicrobial defense </w:t>
      </w:r>
      <w:r w:rsidR="00C177AA" w:rsidRPr="00547FE8">
        <w:rPr>
          <w:rFonts w:ascii="Times New Roman" w:hAnsi="Times New Roman"/>
          <w:sz w:val="24"/>
          <w:szCs w:val="24"/>
        </w:rPr>
        <w:t>decreases</w:t>
      </w:r>
      <w:r w:rsidR="00551A00" w:rsidRPr="00547FE8">
        <w:rPr>
          <w:rFonts w:ascii="Times New Roman" w:hAnsi="Times New Roman"/>
          <w:sz w:val="24"/>
          <w:szCs w:val="24"/>
        </w:rPr>
        <w:t xml:space="preserve"> with age, </w:t>
      </w:r>
      <w:del w:id="201" w:author="Shahrestani, Parvin" w:date="2020-03-20T13:19:00Z">
        <w:r w:rsidR="00C177AA" w:rsidRPr="00547FE8" w:rsidDel="007769F0">
          <w:rPr>
            <w:rFonts w:ascii="Times New Roman" w:hAnsi="Times New Roman"/>
            <w:sz w:val="24"/>
            <w:szCs w:val="24"/>
          </w:rPr>
          <w:delText>recommending</w:delText>
        </w:r>
        <w:r w:rsidR="00551A00" w:rsidRPr="00547FE8" w:rsidDel="007769F0">
          <w:rPr>
            <w:rFonts w:ascii="Times New Roman" w:hAnsi="Times New Roman"/>
            <w:sz w:val="24"/>
            <w:szCs w:val="24"/>
          </w:rPr>
          <w:delText xml:space="preserve"> </w:delText>
        </w:r>
      </w:del>
      <w:ins w:id="202" w:author="Shahrestani, Parvin" w:date="2020-03-20T13:19:00Z">
        <w:r w:rsidR="007769F0">
          <w:rPr>
            <w:rFonts w:ascii="Times New Roman" w:hAnsi="Times New Roman"/>
            <w:sz w:val="24"/>
            <w:szCs w:val="24"/>
          </w:rPr>
          <w:t>suggesting</w:t>
        </w:r>
        <w:r w:rsidR="007769F0" w:rsidRPr="00547FE8">
          <w:rPr>
            <w:rFonts w:ascii="Times New Roman" w:hAnsi="Times New Roman"/>
            <w:sz w:val="24"/>
            <w:szCs w:val="24"/>
          </w:rPr>
          <w:t xml:space="preserve"> </w:t>
        </w:r>
      </w:ins>
      <w:r w:rsidR="00551A00" w:rsidRPr="00547FE8">
        <w:rPr>
          <w:rFonts w:ascii="Times New Roman" w:hAnsi="Times New Roman"/>
          <w:sz w:val="24"/>
          <w:szCs w:val="24"/>
        </w:rPr>
        <w:t>that innate immunity</w:t>
      </w:r>
      <w:r w:rsidR="00C177AA">
        <w:rPr>
          <w:rFonts w:ascii="Times New Roman" w:hAnsi="Times New Roman"/>
          <w:sz w:val="24"/>
          <w:szCs w:val="24"/>
        </w:rPr>
        <w:t xml:space="preserve"> deterioration</w:t>
      </w:r>
      <w:r w:rsidR="00551A00" w:rsidRPr="00547FE8">
        <w:rPr>
          <w:rFonts w:ascii="Times New Roman" w:hAnsi="Times New Roman"/>
          <w:sz w:val="24"/>
          <w:szCs w:val="24"/>
        </w:rPr>
        <w:t xml:space="preserve"> is an </w:t>
      </w:r>
      <w:r w:rsidR="00C177AA" w:rsidRPr="00547FE8">
        <w:rPr>
          <w:rFonts w:ascii="Times New Roman" w:hAnsi="Times New Roman"/>
          <w:sz w:val="24"/>
          <w:szCs w:val="24"/>
        </w:rPr>
        <w:t>essential</w:t>
      </w:r>
      <w:r w:rsidR="00551A00" w:rsidRPr="00547FE8">
        <w:rPr>
          <w:rFonts w:ascii="Times New Roman" w:hAnsi="Times New Roman"/>
          <w:sz w:val="24"/>
          <w:szCs w:val="24"/>
        </w:rPr>
        <w:t xml:space="preserve"> feature of </w:t>
      </w:r>
      <w:ins w:id="203" w:author="Shahrestani, Parvin" w:date="2020-03-20T13:19:00Z">
        <w:r w:rsidR="007769F0">
          <w:rPr>
            <w:rFonts w:ascii="Times New Roman" w:hAnsi="Times New Roman"/>
            <w:sz w:val="24"/>
            <w:szCs w:val="24"/>
          </w:rPr>
          <w:t>aging (</w:t>
        </w:r>
        <w:proofErr w:type="spellStart"/>
        <w:r w:rsidR="007769F0">
          <w:rPr>
            <w:rFonts w:ascii="Times New Roman" w:hAnsi="Times New Roman"/>
            <w:sz w:val="24"/>
            <w:szCs w:val="24"/>
          </w:rPr>
          <w:t>Zerofky</w:t>
        </w:r>
        <w:proofErr w:type="spellEnd"/>
        <w:r w:rsidR="007769F0">
          <w:rPr>
            <w:rFonts w:ascii="Times New Roman" w:hAnsi="Times New Roman"/>
            <w:sz w:val="24"/>
            <w:szCs w:val="24"/>
          </w:rPr>
          <w:t xml:space="preserve"> et al. 2005).</w:t>
        </w:r>
      </w:ins>
      <w:r w:rsidR="004A2209">
        <w:rPr>
          <w:rFonts w:ascii="Times New Roman" w:hAnsi="Times New Roman"/>
          <w:sz w:val="24"/>
          <w:szCs w:val="24"/>
        </w:rPr>
        <w:t xml:space="preserve"> </w:t>
      </w:r>
      <w:r w:rsidR="000544F0">
        <w:rPr>
          <w:rFonts w:ascii="Times New Roman" w:hAnsi="Times New Roman"/>
          <w:sz w:val="24"/>
          <w:szCs w:val="24"/>
        </w:rPr>
        <w:t>Moreover,</w:t>
      </w:r>
      <w:ins w:id="204" w:author="Shahrestani, Parvin" w:date="2020-03-20T13:19:00Z">
        <w:del w:id="205" w:author="elnazbagheri" w:date="2020-03-30T08:22:00Z">
          <w:r w:rsidR="007769F0" w:rsidDel="000544F0">
            <w:rPr>
              <w:rFonts w:ascii="Times New Roman" w:hAnsi="Times New Roman"/>
              <w:sz w:val="24"/>
              <w:szCs w:val="24"/>
            </w:rPr>
            <w:delText xml:space="preserve"> </w:delText>
          </w:r>
        </w:del>
      </w:ins>
      <w:del w:id="206" w:author="elnazbagheri" w:date="2020-03-30T08:22:00Z">
        <w:r w:rsidR="00551A00" w:rsidRPr="00547FE8" w:rsidDel="000544F0">
          <w:rPr>
            <w:rFonts w:ascii="Times New Roman" w:hAnsi="Times New Roman"/>
            <w:sz w:val="24"/>
            <w:szCs w:val="24"/>
          </w:rPr>
          <w:delText xml:space="preserve">senescence. </w:delText>
        </w:r>
      </w:del>
      <w:ins w:id="207" w:author="Shahrestani, Parvin" w:date="2020-03-20T13:19:00Z">
        <w:del w:id="208" w:author="elnazbagheri" w:date="2020-03-30T08:14:00Z">
          <w:r w:rsidR="007769F0" w:rsidDel="00C85443">
            <w:rPr>
              <w:rFonts w:ascii="Times New Roman" w:hAnsi="Times New Roman"/>
              <w:sz w:val="24"/>
              <w:szCs w:val="24"/>
            </w:rPr>
            <w:delText>A</w:delText>
          </w:r>
        </w:del>
      </w:ins>
      <w:del w:id="209" w:author="elnazbagheri" w:date="2020-03-30T08:22:00Z">
        <w:r w:rsidR="00F92487" w:rsidDel="000544F0">
          <w:rPr>
            <w:rFonts w:ascii="Times New Roman" w:hAnsi="Times New Roman"/>
            <w:sz w:val="24"/>
            <w:szCs w:val="24"/>
          </w:rPr>
          <w:delText>Then</w:delText>
        </w:r>
        <w:r w:rsidR="00551A00" w:rsidRPr="00547FE8" w:rsidDel="000544F0">
          <w:rPr>
            <w:rFonts w:ascii="Times New Roman" w:hAnsi="Times New Roman"/>
            <w:sz w:val="24"/>
            <w:szCs w:val="24"/>
          </w:rPr>
          <w:delText>, a</w:delText>
        </w:r>
      </w:del>
      <w:del w:id="210" w:author="elnazbagheri" w:date="2020-03-30T08:14:00Z">
        <w:r w:rsidR="00551A00" w:rsidRPr="00547FE8" w:rsidDel="00C85443">
          <w:rPr>
            <w:rFonts w:ascii="Times New Roman" w:hAnsi="Times New Roman"/>
            <w:sz w:val="24"/>
            <w:szCs w:val="24"/>
          </w:rPr>
          <w:delText>ged f</w:delText>
        </w:r>
      </w:del>
      <w:del w:id="211" w:author="elnazbagheri" w:date="2020-03-30T08:22:00Z">
        <w:r w:rsidR="00551A00" w:rsidRPr="00547FE8" w:rsidDel="000544F0">
          <w:rPr>
            <w:rFonts w:ascii="Times New Roman" w:hAnsi="Times New Roman"/>
            <w:sz w:val="24"/>
            <w:szCs w:val="24"/>
          </w:rPr>
          <w:delText>lies are at</w:delText>
        </w:r>
      </w:del>
      <w:r w:rsidR="00551A00" w:rsidRPr="00547FE8">
        <w:rPr>
          <w:rFonts w:ascii="Times New Roman" w:hAnsi="Times New Roman"/>
          <w:sz w:val="24"/>
          <w:szCs w:val="24"/>
        </w:rPr>
        <w:t xml:space="preserve"> </w:t>
      </w:r>
      <w:r w:rsidR="00F92487" w:rsidRPr="00547FE8">
        <w:rPr>
          <w:rFonts w:ascii="Times New Roman" w:hAnsi="Times New Roman"/>
          <w:sz w:val="24"/>
          <w:szCs w:val="24"/>
        </w:rPr>
        <w:t>vaster</w:t>
      </w:r>
      <w:r w:rsidR="00551A00" w:rsidRPr="00547FE8">
        <w:rPr>
          <w:rFonts w:ascii="Times New Roman" w:hAnsi="Times New Roman"/>
          <w:sz w:val="24"/>
          <w:szCs w:val="24"/>
        </w:rPr>
        <w:t xml:space="preserve"> </w:t>
      </w:r>
      <w:r w:rsidR="00F92487">
        <w:rPr>
          <w:rFonts w:ascii="Times New Roman" w:hAnsi="Times New Roman"/>
          <w:sz w:val="24"/>
          <w:szCs w:val="24"/>
        </w:rPr>
        <w:t>risk</w:t>
      </w:r>
      <w:r w:rsidR="00551A00" w:rsidRPr="00547FE8">
        <w:rPr>
          <w:rFonts w:ascii="Times New Roman" w:hAnsi="Times New Roman"/>
          <w:sz w:val="24"/>
          <w:szCs w:val="24"/>
        </w:rPr>
        <w:t xml:space="preserve"> of infection</w:t>
      </w:r>
      <w:r w:rsidR="000544F0">
        <w:rPr>
          <w:rFonts w:ascii="Times New Roman" w:hAnsi="Times New Roman"/>
          <w:sz w:val="24"/>
          <w:szCs w:val="24"/>
        </w:rPr>
        <w:t xml:space="preserve"> was observed in aged flies</w:t>
      </w:r>
      <w:r w:rsidR="00551A00" w:rsidRPr="00547FE8">
        <w:rPr>
          <w:rFonts w:ascii="Times New Roman" w:hAnsi="Times New Roman"/>
          <w:sz w:val="24"/>
          <w:szCs w:val="24"/>
        </w:rPr>
        <w:t xml:space="preserve">, which could </w:t>
      </w:r>
      <w:del w:id="212" w:author="elnazbagheri" w:date="2020-03-30T08:15:00Z">
        <w:r w:rsidR="00F92487" w:rsidDel="00A00445">
          <w:rPr>
            <w:rFonts w:ascii="Times New Roman" w:hAnsi="Times New Roman"/>
            <w:sz w:val="24"/>
            <w:szCs w:val="24"/>
          </w:rPr>
          <w:delText xml:space="preserve">be </w:delText>
        </w:r>
        <w:commentRangeStart w:id="213"/>
        <w:r w:rsidR="00F92487" w:rsidDel="00A00445">
          <w:rPr>
            <w:rFonts w:ascii="Times New Roman" w:hAnsi="Times New Roman"/>
            <w:sz w:val="24"/>
            <w:szCs w:val="24"/>
          </w:rPr>
          <w:delText>cause</w:delText>
        </w:r>
      </w:del>
      <w:r w:rsidR="00A00445">
        <w:rPr>
          <w:rFonts w:ascii="Times New Roman" w:hAnsi="Times New Roman"/>
          <w:sz w:val="24"/>
          <w:szCs w:val="24"/>
        </w:rPr>
        <w:t>contribute to</w:t>
      </w:r>
      <w:r w:rsidR="00F92487">
        <w:rPr>
          <w:rFonts w:ascii="Times New Roman" w:hAnsi="Times New Roman"/>
          <w:sz w:val="24"/>
          <w:szCs w:val="24"/>
        </w:rPr>
        <w:t xml:space="preserve"> </w:t>
      </w:r>
      <w:del w:id="214" w:author="elnazbagheri" w:date="2020-03-30T08:17:00Z">
        <w:r w:rsidR="00F92487" w:rsidDel="00CF5F01">
          <w:rPr>
            <w:rFonts w:ascii="Times New Roman" w:hAnsi="Times New Roman"/>
            <w:sz w:val="24"/>
            <w:szCs w:val="24"/>
          </w:rPr>
          <w:delText>of raised</w:delText>
        </w:r>
      </w:del>
      <w:r w:rsidR="00CF5F01">
        <w:rPr>
          <w:rFonts w:ascii="Times New Roman" w:hAnsi="Times New Roman"/>
          <w:sz w:val="24"/>
          <w:szCs w:val="24"/>
        </w:rPr>
        <w:t>their increased</w:t>
      </w:r>
      <w:r w:rsidR="00551A00" w:rsidRPr="00547FE8">
        <w:rPr>
          <w:rFonts w:ascii="Times New Roman" w:hAnsi="Times New Roman"/>
          <w:sz w:val="24"/>
          <w:szCs w:val="24"/>
        </w:rPr>
        <w:t xml:space="preserve"> </w:t>
      </w:r>
      <w:del w:id="215" w:author="elnazbagheri" w:date="2020-03-30T08:17:00Z">
        <w:r w:rsidR="00551A00" w:rsidRPr="00547FE8" w:rsidDel="00CF5F01">
          <w:rPr>
            <w:rFonts w:ascii="Times New Roman" w:hAnsi="Times New Roman"/>
            <w:sz w:val="24"/>
            <w:szCs w:val="24"/>
          </w:rPr>
          <w:delText>rate of mortality</w:delText>
        </w:r>
      </w:del>
      <w:r w:rsidR="00CF5F01">
        <w:rPr>
          <w:rFonts w:ascii="Times New Roman" w:hAnsi="Times New Roman"/>
          <w:sz w:val="24"/>
          <w:szCs w:val="24"/>
        </w:rPr>
        <w:t>mortality-rate</w:t>
      </w:r>
      <w:r w:rsidR="00551A00" w:rsidRPr="00547FE8">
        <w:rPr>
          <w:rFonts w:ascii="Times New Roman" w:hAnsi="Times New Roman"/>
          <w:sz w:val="24"/>
          <w:szCs w:val="24"/>
        </w:rPr>
        <w:t xml:space="preserve"> </w:t>
      </w:r>
      <w:del w:id="216" w:author="elnazbagheri" w:date="2020-03-30T08:19:00Z">
        <w:r w:rsidR="00551A00" w:rsidRPr="00547FE8" w:rsidDel="00F74E90">
          <w:rPr>
            <w:rFonts w:ascii="Times New Roman" w:hAnsi="Times New Roman"/>
            <w:sz w:val="24"/>
            <w:szCs w:val="24"/>
          </w:rPr>
          <w:delText xml:space="preserve">and </w:delText>
        </w:r>
        <w:r w:rsidR="00F92487" w:rsidDel="00F74E90">
          <w:rPr>
            <w:rFonts w:ascii="Times New Roman" w:hAnsi="Times New Roman"/>
            <w:sz w:val="24"/>
            <w:szCs w:val="24"/>
          </w:rPr>
          <w:delText xml:space="preserve">contribute </w:delText>
        </w:r>
        <w:r w:rsidR="00551A00" w:rsidRPr="00547FE8" w:rsidDel="00F74E90">
          <w:rPr>
            <w:rFonts w:ascii="Times New Roman" w:hAnsi="Times New Roman"/>
            <w:sz w:val="24"/>
            <w:szCs w:val="24"/>
          </w:rPr>
          <w:delText>to their activated immune status</w:delText>
        </w:r>
        <w:commentRangeEnd w:id="213"/>
        <w:r w:rsidR="007769F0" w:rsidDel="00F74E90">
          <w:rPr>
            <w:rStyle w:val="CommentReference"/>
            <w:rFonts w:ascii="Arial" w:hAnsi="Arial" w:cs="Arial"/>
          </w:rPr>
          <w:commentReference w:id="213"/>
        </w:r>
        <w:r w:rsidR="00C3501B" w:rsidDel="00F74E90">
          <w:rPr>
            <w:rFonts w:ascii="Times New Roman" w:hAnsi="Times New Roman"/>
            <w:sz w:val="24"/>
            <w:szCs w:val="24"/>
          </w:rPr>
          <w:delText xml:space="preserve"> </w:delText>
        </w:r>
      </w:del>
      <w:r w:rsidR="00C3501B">
        <w:rPr>
          <w:rFonts w:ascii="Times New Roman" w:hAnsi="Times New Roman"/>
          <w:sz w:val="24"/>
          <w:szCs w:val="24"/>
        </w:rPr>
        <w:t>(</w:t>
      </w:r>
      <w:proofErr w:type="spellStart"/>
      <w:ins w:id="217" w:author="Shahrestani, Parvin" w:date="2020-03-20T13:20:00Z">
        <w:r w:rsidR="007769F0">
          <w:rPr>
            <w:rFonts w:ascii="Times New Roman" w:hAnsi="Times New Roman"/>
            <w:sz w:val="24"/>
            <w:szCs w:val="24"/>
          </w:rPr>
          <w:t>Z</w:t>
        </w:r>
      </w:ins>
      <w:del w:id="218" w:author="Shahrestani, Parvin" w:date="2020-03-20T13:20:00Z">
        <w:r w:rsidR="00C3501B" w:rsidDel="007769F0">
          <w:rPr>
            <w:rFonts w:ascii="Times New Roman" w:hAnsi="Times New Roman"/>
            <w:sz w:val="24"/>
            <w:szCs w:val="24"/>
          </w:rPr>
          <w:delText>z</w:delText>
        </w:r>
      </w:del>
      <w:r w:rsidR="00C3501B">
        <w:rPr>
          <w:rFonts w:ascii="Times New Roman" w:hAnsi="Times New Roman"/>
          <w:sz w:val="24"/>
          <w:szCs w:val="24"/>
        </w:rPr>
        <w:t>erofsky</w:t>
      </w:r>
      <w:proofErr w:type="spellEnd"/>
      <w:r w:rsidR="00C3501B">
        <w:rPr>
          <w:rFonts w:ascii="Times New Roman" w:hAnsi="Times New Roman"/>
          <w:sz w:val="24"/>
          <w:szCs w:val="24"/>
        </w:rPr>
        <w:t xml:space="preserve"> et al.2005)</w:t>
      </w:r>
      <w:r w:rsidR="00551A00" w:rsidRPr="00547FE8">
        <w:rPr>
          <w:rFonts w:ascii="Times New Roman" w:hAnsi="Times New Roman"/>
          <w:sz w:val="24"/>
          <w:szCs w:val="24"/>
        </w:rPr>
        <w:t>.</w:t>
      </w:r>
      <w:r w:rsidR="008F19BB">
        <w:rPr>
          <w:rFonts w:ascii="Times New Roman" w:hAnsi="Times New Roman"/>
          <w:sz w:val="24"/>
          <w:szCs w:val="24"/>
        </w:rPr>
        <w:t xml:space="preserve"> </w:t>
      </w:r>
      <w:del w:id="219" w:author="Shahrestani, Parvin" w:date="2020-03-20T13:20:00Z">
        <w:r w:rsidR="009D11B4" w:rsidDel="007769F0">
          <w:rPr>
            <w:rFonts w:ascii="Times New Roman" w:hAnsi="Times New Roman"/>
            <w:sz w:val="24"/>
            <w:szCs w:val="24"/>
          </w:rPr>
          <w:delText>Ramsden study</w:delText>
        </w:r>
        <w:r w:rsidR="00912502" w:rsidDel="007769F0">
          <w:rPr>
            <w:rFonts w:ascii="Times New Roman" w:hAnsi="Times New Roman"/>
            <w:sz w:val="24"/>
            <w:szCs w:val="24"/>
          </w:rPr>
          <w:delText xml:space="preserve"> demonstrates</w:delText>
        </w:r>
      </w:del>
      <w:ins w:id="220" w:author="Shahrestani, Parvin" w:date="2020-03-20T13:20:00Z">
        <w:r w:rsidR="007769F0">
          <w:rPr>
            <w:rFonts w:ascii="Times New Roman" w:hAnsi="Times New Roman"/>
            <w:sz w:val="24"/>
            <w:szCs w:val="24"/>
          </w:rPr>
          <w:t>There appears to be</w:t>
        </w:r>
      </w:ins>
      <w:r w:rsidR="00912502">
        <w:rPr>
          <w:rFonts w:ascii="Times New Roman" w:hAnsi="Times New Roman"/>
          <w:sz w:val="24"/>
          <w:szCs w:val="24"/>
        </w:rPr>
        <w:t xml:space="preserve"> no change in bacterial </w:t>
      </w:r>
      <w:r w:rsidR="00A750C8">
        <w:rPr>
          <w:rFonts w:ascii="Times New Roman" w:hAnsi="Times New Roman"/>
          <w:sz w:val="24"/>
          <w:szCs w:val="24"/>
        </w:rPr>
        <w:t>clearance ability with age</w:t>
      </w:r>
      <w:ins w:id="221" w:author="Shahrestani, Parvin" w:date="2020-03-20T13:20:00Z">
        <w:r w:rsidR="007769F0">
          <w:rPr>
            <w:rFonts w:ascii="Times New Roman" w:hAnsi="Times New Roman"/>
            <w:sz w:val="24"/>
            <w:szCs w:val="24"/>
          </w:rPr>
          <w:t>,</w:t>
        </w:r>
      </w:ins>
      <w:r w:rsidR="00A750C8">
        <w:rPr>
          <w:rFonts w:ascii="Times New Roman" w:hAnsi="Times New Roman"/>
          <w:sz w:val="24"/>
          <w:szCs w:val="24"/>
        </w:rPr>
        <w:t xml:space="preserve"> but </w:t>
      </w:r>
      <w:del w:id="222" w:author="Shahrestani, Parvin" w:date="2020-03-20T13:20:00Z">
        <w:r w:rsidR="00A750C8" w:rsidDel="007769F0">
          <w:rPr>
            <w:rFonts w:ascii="Times New Roman" w:hAnsi="Times New Roman"/>
            <w:sz w:val="24"/>
            <w:szCs w:val="24"/>
          </w:rPr>
          <w:delText>this study shows</w:delText>
        </w:r>
      </w:del>
      <w:ins w:id="223" w:author="Shahrestani, Parvin" w:date="2020-03-20T13:20:00Z">
        <w:r w:rsidR="007769F0">
          <w:rPr>
            <w:rFonts w:ascii="Times New Roman" w:hAnsi="Times New Roman"/>
            <w:sz w:val="24"/>
            <w:szCs w:val="24"/>
          </w:rPr>
          <w:t>the</w:t>
        </w:r>
      </w:ins>
      <w:r w:rsidR="00A750C8">
        <w:rPr>
          <w:rFonts w:ascii="Times New Roman" w:hAnsi="Times New Roman"/>
          <w:sz w:val="24"/>
          <w:szCs w:val="24"/>
        </w:rPr>
        <w:t xml:space="preserve"> </w:t>
      </w:r>
      <w:r w:rsidR="00DB25D9">
        <w:rPr>
          <w:rFonts w:ascii="Times New Roman" w:hAnsi="Times New Roman"/>
          <w:sz w:val="24"/>
          <w:szCs w:val="24"/>
        </w:rPr>
        <w:t xml:space="preserve">ability of </w:t>
      </w:r>
      <w:r w:rsidR="00587E17">
        <w:rPr>
          <w:rFonts w:ascii="Times New Roman" w:hAnsi="Times New Roman"/>
          <w:sz w:val="24"/>
          <w:szCs w:val="24"/>
        </w:rPr>
        <w:t>a fly</w:t>
      </w:r>
      <w:r w:rsidR="00DB25D9">
        <w:rPr>
          <w:rFonts w:ascii="Times New Roman" w:hAnsi="Times New Roman"/>
          <w:sz w:val="24"/>
          <w:szCs w:val="24"/>
        </w:rPr>
        <w:t xml:space="preserve"> to survive an infection decrease</w:t>
      </w:r>
      <w:ins w:id="224" w:author="Shahrestani, Parvin" w:date="2020-03-20T13:20:00Z">
        <w:r w:rsidR="007769F0">
          <w:rPr>
            <w:rFonts w:ascii="Times New Roman" w:hAnsi="Times New Roman"/>
            <w:sz w:val="24"/>
            <w:szCs w:val="24"/>
          </w:rPr>
          <w:t>s with</w:t>
        </w:r>
      </w:ins>
      <w:del w:id="225" w:author="Shahrestani, Parvin" w:date="2020-03-20T13:20:00Z">
        <w:r w:rsidR="00DB25D9" w:rsidDel="007769F0">
          <w:rPr>
            <w:rFonts w:ascii="Times New Roman" w:hAnsi="Times New Roman"/>
            <w:sz w:val="24"/>
            <w:szCs w:val="24"/>
          </w:rPr>
          <w:delText xml:space="preserve"> by</w:delText>
        </w:r>
      </w:del>
      <w:r w:rsidR="00DB25D9">
        <w:rPr>
          <w:rFonts w:ascii="Times New Roman" w:hAnsi="Times New Roman"/>
          <w:sz w:val="24"/>
          <w:szCs w:val="24"/>
        </w:rPr>
        <w:t xml:space="preserve"> aging</w:t>
      </w:r>
      <w:r w:rsidR="00541A1D">
        <w:rPr>
          <w:rFonts w:ascii="Times New Roman" w:hAnsi="Times New Roman"/>
          <w:sz w:val="24"/>
          <w:szCs w:val="24"/>
        </w:rPr>
        <w:t xml:space="preserve"> (</w:t>
      </w:r>
      <w:r w:rsidR="00546577">
        <w:rPr>
          <w:rFonts w:ascii="Times New Roman" w:hAnsi="Times New Roman"/>
          <w:sz w:val="24"/>
          <w:szCs w:val="24"/>
        </w:rPr>
        <w:t>Ramsden et al.2008)</w:t>
      </w:r>
      <w:r w:rsidR="00DB25D9">
        <w:rPr>
          <w:rFonts w:ascii="Times New Roman" w:hAnsi="Times New Roman"/>
          <w:sz w:val="24"/>
          <w:szCs w:val="24"/>
        </w:rPr>
        <w:t xml:space="preserve">. </w:t>
      </w:r>
      <w:r w:rsidR="00D44646">
        <w:rPr>
          <w:rFonts w:ascii="Times New Roman" w:hAnsi="Times New Roman"/>
          <w:sz w:val="24"/>
          <w:szCs w:val="24"/>
        </w:rPr>
        <w:t xml:space="preserve">In contrast, </w:t>
      </w:r>
      <w:r w:rsidR="0088481D">
        <w:rPr>
          <w:rFonts w:ascii="Times New Roman" w:hAnsi="Times New Roman"/>
          <w:sz w:val="24"/>
          <w:szCs w:val="24"/>
        </w:rPr>
        <w:t xml:space="preserve">some other studies </w:t>
      </w:r>
      <w:del w:id="226" w:author="Shahrestani, Parvin" w:date="2020-03-20T13:21:00Z">
        <w:r w:rsidR="0088481D" w:rsidDel="007769F0">
          <w:rPr>
            <w:rFonts w:ascii="Times New Roman" w:hAnsi="Times New Roman"/>
            <w:sz w:val="24"/>
            <w:szCs w:val="24"/>
          </w:rPr>
          <w:delText xml:space="preserve">like Lesser at 2006 </w:delText>
        </w:r>
        <w:r w:rsidR="00C93E48" w:rsidDel="007769F0">
          <w:rPr>
            <w:rFonts w:ascii="Times New Roman" w:hAnsi="Times New Roman"/>
            <w:sz w:val="24"/>
            <w:szCs w:val="24"/>
          </w:rPr>
          <w:delText xml:space="preserve">and </w:delText>
        </w:r>
        <w:r w:rsidR="005C246D" w:rsidDel="007769F0">
          <w:rPr>
            <w:rFonts w:ascii="Times New Roman" w:hAnsi="Times New Roman"/>
            <w:sz w:val="24"/>
            <w:szCs w:val="24"/>
          </w:rPr>
          <w:delText xml:space="preserve">Imroze khan at 2012 </w:delText>
        </w:r>
      </w:del>
      <w:r w:rsidR="005C246D">
        <w:rPr>
          <w:rFonts w:ascii="Times New Roman" w:hAnsi="Times New Roman"/>
          <w:sz w:val="24"/>
          <w:szCs w:val="24"/>
        </w:rPr>
        <w:t>found</w:t>
      </w:r>
      <w:r w:rsidR="001D3F0B">
        <w:rPr>
          <w:rFonts w:ascii="Times New Roman" w:hAnsi="Times New Roman"/>
          <w:sz w:val="24"/>
          <w:szCs w:val="24"/>
        </w:rPr>
        <w:t xml:space="preserve"> that bacterial infection clearance ability will improve by aging</w:t>
      </w:r>
      <w:r w:rsidR="005C246D">
        <w:rPr>
          <w:rFonts w:ascii="Times New Roman" w:hAnsi="Times New Roman"/>
          <w:sz w:val="24"/>
          <w:szCs w:val="24"/>
        </w:rPr>
        <w:t xml:space="preserve"> and older flies illustrate</w:t>
      </w:r>
      <w:del w:id="227" w:author="Shahrestani, Parvin" w:date="2020-03-20T13:21:00Z">
        <w:r w:rsidR="005C246D" w:rsidDel="007769F0">
          <w:rPr>
            <w:rFonts w:ascii="Times New Roman" w:hAnsi="Times New Roman"/>
            <w:sz w:val="24"/>
            <w:szCs w:val="24"/>
          </w:rPr>
          <w:delText>s</w:delText>
        </w:r>
      </w:del>
      <w:r w:rsidR="005C246D">
        <w:rPr>
          <w:rFonts w:ascii="Times New Roman" w:hAnsi="Times New Roman"/>
          <w:sz w:val="24"/>
          <w:szCs w:val="24"/>
        </w:rPr>
        <w:t xml:space="preserve"> a better immunity </w:t>
      </w:r>
      <w:proofErr w:type="gramStart"/>
      <w:r w:rsidR="005C246D">
        <w:rPr>
          <w:rFonts w:ascii="Times New Roman" w:hAnsi="Times New Roman"/>
          <w:sz w:val="24"/>
          <w:szCs w:val="24"/>
        </w:rPr>
        <w:t xml:space="preserve">in </w:t>
      </w:r>
      <w:r w:rsidR="002A3413">
        <w:rPr>
          <w:rFonts w:ascii="Times New Roman" w:hAnsi="Times New Roman"/>
          <w:sz w:val="24"/>
          <w:szCs w:val="24"/>
        </w:rPr>
        <w:t>reference to</w:t>
      </w:r>
      <w:proofErr w:type="gramEnd"/>
      <w:r w:rsidR="005C246D">
        <w:rPr>
          <w:rFonts w:ascii="Times New Roman" w:hAnsi="Times New Roman"/>
          <w:sz w:val="24"/>
          <w:szCs w:val="24"/>
        </w:rPr>
        <w:t xml:space="preserve"> lower bacterial load </w:t>
      </w:r>
      <w:r w:rsidR="002A3413">
        <w:rPr>
          <w:rFonts w:ascii="Times New Roman" w:hAnsi="Times New Roman"/>
          <w:sz w:val="24"/>
          <w:szCs w:val="24"/>
        </w:rPr>
        <w:t>(Lesser et al.2006, Khan et al. 2012</w:t>
      </w:r>
      <w:r w:rsidR="001D3F0B">
        <w:rPr>
          <w:rFonts w:ascii="Times New Roman" w:hAnsi="Times New Roman"/>
          <w:sz w:val="24"/>
          <w:szCs w:val="24"/>
        </w:rPr>
        <w:t xml:space="preserve">). </w:t>
      </w:r>
    </w:p>
    <w:p w14:paraId="57C54DC9" w14:textId="77777777" w:rsidR="007769F0" w:rsidRDefault="007769F0" w:rsidP="00630FB7">
      <w:pPr>
        <w:pStyle w:val="p1"/>
        <w:rPr>
          <w:ins w:id="228" w:author="Shahrestani, Parvin" w:date="2020-03-20T13:21:00Z"/>
          <w:rFonts w:ascii="Times New Roman" w:hAnsi="Times New Roman"/>
          <w:sz w:val="24"/>
          <w:szCs w:val="24"/>
        </w:rPr>
      </w:pPr>
    </w:p>
    <w:p w14:paraId="1550183E" w14:textId="3EF1D6A6" w:rsidR="001E7A11" w:rsidRDefault="00491C00" w:rsidP="00630FB7">
      <w:pPr>
        <w:pStyle w:val="p1"/>
        <w:rPr>
          <w:ins w:id="229" w:author="Shahrestani, Parvin" w:date="2020-03-20T13:23:00Z"/>
          <w:rFonts w:ascii="Times New Roman" w:eastAsia="Times New Roman" w:hAnsi="Times New Roman"/>
          <w:sz w:val="24"/>
          <w:szCs w:val="24"/>
        </w:rPr>
      </w:pPr>
      <w:r>
        <w:rPr>
          <w:rFonts w:ascii="Times New Roman" w:eastAsia="Times New Roman" w:hAnsi="Times New Roman"/>
          <w:sz w:val="24"/>
          <w:szCs w:val="24"/>
          <w:highlight w:val="white"/>
        </w:rPr>
        <w:t xml:space="preserve">Most existing studies about </w:t>
      </w:r>
      <w:r w:rsidRPr="00491C00">
        <w:rPr>
          <w:rFonts w:ascii="Times New Roman" w:eastAsia="Times New Roman" w:hAnsi="Times New Roman"/>
          <w:i/>
          <w:sz w:val="24"/>
          <w:szCs w:val="24"/>
          <w:highlight w:val="white"/>
        </w:rPr>
        <w:t>D. melanogaster</w:t>
      </w:r>
      <w:r>
        <w:rPr>
          <w:rFonts w:ascii="Times New Roman" w:eastAsia="Times New Roman" w:hAnsi="Times New Roman"/>
          <w:sz w:val="24"/>
          <w:szCs w:val="24"/>
          <w:highlight w:val="white"/>
        </w:rPr>
        <w:t xml:space="preserve"> immune system during aging compare young and old flies from the same populations, and thus are confounded by the effects of cumulative exposure to pathogens</w:t>
      </w:r>
      <w:ins w:id="230" w:author="Shahrestani, Parvin" w:date="2020-03-20T13:21:00Z">
        <w:r w:rsidR="007769F0">
          <w:rPr>
            <w:rFonts w:ascii="Times New Roman" w:eastAsia="Times New Roman" w:hAnsi="Times New Roman"/>
            <w:sz w:val="24"/>
            <w:szCs w:val="24"/>
            <w:highlight w:val="white"/>
          </w:rPr>
          <w:t xml:space="preserve"> as flies age</w:t>
        </w:r>
      </w:ins>
      <w:r>
        <w:rPr>
          <w:rFonts w:ascii="Times New Roman" w:eastAsia="Times New Roman" w:hAnsi="Times New Roman"/>
          <w:sz w:val="24"/>
          <w:szCs w:val="24"/>
          <w:highlight w:val="white"/>
        </w:rPr>
        <w:t xml:space="preserve">. </w:t>
      </w:r>
      <w:r w:rsidR="006F1E33">
        <w:rPr>
          <w:rFonts w:ascii="Times New Roman" w:eastAsia="Times New Roman" w:hAnsi="Times New Roman"/>
          <w:sz w:val="24"/>
          <w:szCs w:val="24"/>
          <w:highlight w:val="white"/>
        </w:rPr>
        <w:t xml:space="preserve"> </w:t>
      </w:r>
      <w:r>
        <w:rPr>
          <w:rFonts w:ascii="Times New Roman" w:eastAsia="Times New Roman" w:hAnsi="Times New Roman"/>
          <w:sz w:val="24"/>
          <w:szCs w:val="24"/>
          <w:highlight w:val="white"/>
        </w:rPr>
        <w:t xml:space="preserve">However, populations of </w:t>
      </w:r>
      <w:r w:rsidR="006F1E33" w:rsidRPr="008F45EA">
        <w:rPr>
          <w:rFonts w:ascii="Times New Roman" w:eastAsia="Times New Roman" w:hAnsi="Times New Roman"/>
          <w:i/>
          <w:sz w:val="24"/>
          <w:szCs w:val="24"/>
          <w:highlight w:val="white"/>
        </w:rPr>
        <w:t>D. melanogas</w:t>
      </w:r>
      <w:r w:rsidR="00044036">
        <w:rPr>
          <w:rFonts w:ascii="Times New Roman" w:eastAsia="Times New Roman" w:hAnsi="Times New Roman"/>
          <w:i/>
          <w:sz w:val="24"/>
          <w:szCs w:val="24"/>
          <w:highlight w:val="white"/>
        </w:rPr>
        <w:t>ter</w:t>
      </w:r>
      <w:r>
        <w:rPr>
          <w:rFonts w:ascii="Times New Roman" w:eastAsia="Times New Roman" w:hAnsi="Times New Roman"/>
          <w:sz w:val="24"/>
          <w:szCs w:val="24"/>
          <w:highlight w:val="white"/>
        </w:rPr>
        <w:t xml:space="preserve"> exist which are experimentally evolved to differ in aging patterns and are differentially aged at the same chronological age</w:t>
      </w:r>
      <w:ins w:id="231" w:author="Shahrestani, Parvin" w:date="2020-03-20T13:22:00Z">
        <w:r w:rsidR="007769F0">
          <w:rPr>
            <w:rFonts w:ascii="Times New Roman" w:eastAsia="Times New Roman" w:hAnsi="Times New Roman"/>
            <w:sz w:val="24"/>
            <w:szCs w:val="24"/>
            <w:highlight w:val="white"/>
          </w:rPr>
          <w:t>. These populations allow</w:t>
        </w:r>
      </w:ins>
      <w:del w:id="232" w:author="Shahrestani, Parvin" w:date="2020-03-20T13:22:00Z">
        <w:r w:rsidDel="007769F0">
          <w:rPr>
            <w:rFonts w:ascii="Times New Roman" w:eastAsia="Times New Roman" w:hAnsi="Times New Roman"/>
            <w:sz w:val="24"/>
            <w:szCs w:val="24"/>
            <w:highlight w:val="white"/>
          </w:rPr>
          <w:delText xml:space="preserve">, allowing </w:delText>
        </w:r>
      </w:del>
      <w:ins w:id="233" w:author="Shahrestani, Parvin" w:date="2020-03-20T13:22:00Z">
        <w:r w:rsidR="007769F0">
          <w:rPr>
            <w:rFonts w:ascii="Times New Roman" w:eastAsia="Times New Roman" w:hAnsi="Times New Roman"/>
            <w:sz w:val="24"/>
            <w:szCs w:val="24"/>
            <w:highlight w:val="white"/>
          </w:rPr>
          <w:t xml:space="preserve"> </w:t>
        </w:r>
      </w:ins>
      <w:r>
        <w:rPr>
          <w:rFonts w:ascii="Times New Roman" w:eastAsia="Times New Roman" w:hAnsi="Times New Roman"/>
          <w:sz w:val="24"/>
          <w:szCs w:val="24"/>
          <w:highlight w:val="white"/>
        </w:rPr>
        <w:t>experimenters to control for cumulative exposure to pathogens and other time dependent host-microbe interactions. One such set of populations is the ACO</w:t>
      </w:r>
      <w:r w:rsidRPr="00F0075E">
        <w:rPr>
          <w:rFonts w:ascii="Times New Roman" w:eastAsia="Times New Roman" w:hAnsi="Times New Roman"/>
          <w:sz w:val="24"/>
          <w:szCs w:val="24"/>
          <w:highlight w:val="white"/>
          <w:vertAlign w:val="subscript"/>
        </w:rPr>
        <w:t xml:space="preserve">1-5 </w:t>
      </w:r>
      <w:r w:rsidR="000A1ADA">
        <w:rPr>
          <w:rFonts w:ascii="Times New Roman" w:eastAsia="Times New Roman" w:hAnsi="Times New Roman"/>
          <w:sz w:val="24"/>
          <w:szCs w:val="24"/>
          <w:highlight w:val="white"/>
        </w:rPr>
        <w:t xml:space="preserve">(A-type) </w:t>
      </w:r>
      <w:r>
        <w:rPr>
          <w:rFonts w:ascii="Times New Roman" w:eastAsia="Times New Roman" w:hAnsi="Times New Roman"/>
          <w:sz w:val="24"/>
          <w:szCs w:val="24"/>
          <w:highlight w:val="white"/>
        </w:rPr>
        <w:t>and CO</w:t>
      </w:r>
      <w:r w:rsidRPr="00F0075E">
        <w:rPr>
          <w:rFonts w:ascii="Times New Roman" w:eastAsia="Times New Roman" w:hAnsi="Times New Roman"/>
          <w:sz w:val="24"/>
          <w:szCs w:val="24"/>
          <w:highlight w:val="white"/>
          <w:vertAlign w:val="subscript"/>
        </w:rPr>
        <w:t>1-5</w:t>
      </w:r>
      <w:r>
        <w:rPr>
          <w:rFonts w:ascii="Times New Roman" w:eastAsia="Times New Roman" w:hAnsi="Times New Roman"/>
          <w:sz w:val="24"/>
          <w:szCs w:val="24"/>
          <w:highlight w:val="white"/>
        </w:rPr>
        <w:t xml:space="preserve"> </w:t>
      </w:r>
      <w:r w:rsidR="000A1ADA">
        <w:rPr>
          <w:rFonts w:ascii="Times New Roman" w:eastAsia="Times New Roman" w:hAnsi="Times New Roman"/>
          <w:sz w:val="24"/>
          <w:szCs w:val="24"/>
          <w:highlight w:val="white"/>
        </w:rPr>
        <w:t xml:space="preserve">(C-type) </w:t>
      </w:r>
      <w:r>
        <w:rPr>
          <w:rFonts w:ascii="Times New Roman" w:eastAsia="Times New Roman" w:hAnsi="Times New Roman"/>
          <w:sz w:val="24"/>
          <w:szCs w:val="24"/>
          <w:highlight w:val="white"/>
        </w:rPr>
        <w:t xml:space="preserve">populations </w:t>
      </w:r>
      <w:ins w:id="234" w:author="Shahrestani, Parvin" w:date="2020-03-20T13:22:00Z">
        <w:r w:rsidR="007769F0">
          <w:rPr>
            <w:rFonts w:ascii="Times New Roman" w:eastAsia="Times New Roman" w:hAnsi="Times New Roman"/>
            <w:sz w:val="24"/>
            <w:szCs w:val="24"/>
            <w:highlight w:val="white"/>
          </w:rPr>
          <w:t>(</w:t>
        </w:r>
      </w:ins>
      <w:del w:id="235" w:author="Shahrestani, Parvin" w:date="2020-03-20T13:22:00Z">
        <w:r w:rsidDel="007769F0">
          <w:rPr>
            <w:rFonts w:ascii="Times New Roman" w:eastAsia="Times New Roman" w:hAnsi="Times New Roman"/>
            <w:sz w:val="24"/>
            <w:szCs w:val="24"/>
            <w:highlight w:val="white"/>
          </w:rPr>
          <w:delText>of</w:delText>
        </w:r>
        <w:r w:rsidR="002006E0" w:rsidDel="007769F0">
          <w:rPr>
            <w:rFonts w:ascii="Times New Roman" w:eastAsia="Times New Roman" w:hAnsi="Times New Roman"/>
            <w:sz w:val="24"/>
            <w:szCs w:val="24"/>
            <w:highlight w:val="white"/>
          </w:rPr>
          <w:delText xml:space="preserve"> </w:delText>
        </w:r>
      </w:del>
      <w:r w:rsidR="006C2D7E" w:rsidRPr="00663787">
        <w:rPr>
          <w:rFonts w:ascii="Times New Roman" w:eastAsia="Times New Roman" w:hAnsi="Times New Roman"/>
          <w:sz w:val="24"/>
          <w:szCs w:val="24"/>
        </w:rPr>
        <w:t>C</w:t>
      </w:r>
      <w:r w:rsidR="00663787" w:rsidRPr="00663787">
        <w:rPr>
          <w:rFonts w:ascii="Times New Roman" w:eastAsia="Times New Roman" w:hAnsi="Times New Roman"/>
          <w:sz w:val="24"/>
          <w:szCs w:val="24"/>
        </w:rPr>
        <w:t>hippindale et</w:t>
      </w:r>
      <w:ins w:id="236" w:author="elnazbagheri" w:date="2020-03-30T09:33:00Z">
        <w:r w:rsidR="00AF11B1">
          <w:rPr>
            <w:rFonts w:ascii="Times New Roman" w:eastAsia="Times New Roman" w:hAnsi="Times New Roman"/>
            <w:sz w:val="24"/>
            <w:szCs w:val="24"/>
          </w:rPr>
          <w:t xml:space="preserve"> </w:t>
        </w:r>
      </w:ins>
      <w:del w:id="237" w:author="elnazbagheri" w:date="2020-03-30T09:33:00Z">
        <w:r w:rsidR="00663787" w:rsidRPr="00663787" w:rsidDel="00AF11B1">
          <w:rPr>
            <w:rFonts w:ascii="Times New Roman" w:eastAsia="Times New Roman" w:hAnsi="Times New Roman"/>
            <w:sz w:val="24"/>
            <w:szCs w:val="24"/>
          </w:rPr>
          <w:delText>.</w:delText>
        </w:r>
      </w:del>
      <w:r w:rsidR="00663787" w:rsidRPr="00663787">
        <w:rPr>
          <w:rFonts w:ascii="Times New Roman" w:eastAsia="Times New Roman" w:hAnsi="Times New Roman"/>
          <w:sz w:val="24"/>
          <w:szCs w:val="24"/>
        </w:rPr>
        <w:t>al</w:t>
      </w:r>
      <w:ins w:id="238" w:author="elnazbagheri" w:date="2020-03-30T09:33:00Z">
        <w:r w:rsidR="00AF11B1">
          <w:rPr>
            <w:rFonts w:ascii="Times New Roman" w:eastAsia="Times New Roman" w:hAnsi="Times New Roman"/>
            <w:sz w:val="24"/>
            <w:szCs w:val="24"/>
          </w:rPr>
          <w:t>.</w:t>
        </w:r>
      </w:ins>
      <w:r w:rsidR="00663787" w:rsidRPr="00663787">
        <w:rPr>
          <w:rFonts w:ascii="Times New Roman" w:eastAsia="Times New Roman" w:hAnsi="Times New Roman"/>
          <w:sz w:val="24"/>
          <w:szCs w:val="24"/>
        </w:rPr>
        <w:t xml:space="preserve"> 1997</w:t>
      </w:r>
      <w:ins w:id="239" w:author="Shahrestani, Parvin" w:date="2020-03-20T13:22:00Z">
        <w:r w:rsidR="007769F0">
          <w:rPr>
            <w:rFonts w:ascii="Times New Roman" w:eastAsia="Times New Roman" w:hAnsi="Times New Roman"/>
            <w:sz w:val="24"/>
            <w:szCs w:val="24"/>
          </w:rPr>
          <w:t>)</w:t>
        </w:r>
      </w:ins>
      <w:r w:rsidR="006C2D7E" w:rsidRPr="00663787">
        <w:rPr>
          <w:rFonts w:ascii="Times New Roman" w:eastAsia="Times New Roman" w:hAnsi="Times New Roman"/>
          <w:sz w:val="24"/>
          <w:szCs w:val="24"/>
        </w:rPr>
        <w:t>.</w:t>
      </w:r>
      <w:r w:rsidR="002006E0" w:rsidRPr="00663787">
        <w:rPr>
          <w:rFonts w:ascii="Times New Roman" w:eastAsia="Times New Roman" w:hAnsi="Times New Roman"/>
          <w:sz w:val="24"/>
          <w:szCs w:val="24"/>
        </w:rPr>
        <w:t xml:space="preserve"> </w:t>
      </w:r>
      <w:r w:rsidR="002006E0">
        <w:rPr>
          <w:rFonts w:ascii="Times New Roman" w:eastAsia="Times New Roman" w:hAnsi="Times New Roman"/>
          <w:sz w:val="24"/>
          <w:szCs w:val="24"/>
          <w:highlight w:val="white"/>
        </w:rPr>
        <w:t>t</w:t>
      </w:r>
      <w:r w:rsidR="000A1ADA">
        <w:rPr>
          <w:rFonts w:ascii="Times New Roman" w:eastAsia="Times New Roman" w:hAnsi="Times New Roman"/>
          <w:sz w:val="24"/>
          <w:szCs w:val="24"/>
          <w:highlight w:val="white"/>
        </w:rPr>
        <w:t>he A-type populations were selected for an earl</w:t>
      </w:r>
      <w:r w:rsidR="00A06A8C">
        <w:rPr>
          <w:rFonts w:ascii="Times New Roman" w:eastAsia="Times New Roman" w:hAnsi="Times New Roman"/>
          <w:sz w:val="24"/>
          <w:szCs w:val="24"/>
          <w:highlight w:val="white"/>
        </w:rPr>
        <w:t>ier first age of reproduction (10</w:t>
      </w:r>
      <w:r w:rsidR="000A1ADA">
        <w:rPr>
          <w:rFonts w:ascii="Times New Roman" w:eastAsia="Times New Roman" w:hAnsi="Times New Roman"/>
          <w:sz w:val="24"/>
          <w:szCs w:val="24"/>
          <w:highlight w:val="white"/>
        </w:rPr>
        <w:t>-days) compared to that of the</w:t>
      </w:r>
      <w:ins w:id="240" w:author="Shahrestani, Parvin" w:date="2020-03-20T13:22:00Z">
        <w:r w:rsidR="001E7A11">
          <w:rPr>
            <w:rFonts w:ascii="Times New Roman" w:eastAsia="Times New Roman" w:hAnsi="Times New Roman"/>
            <w:sz w:val="24"/>
            <w:szCs w:val="24"/>
            <w:highlight w:val="white"/>
          </w:rPr>
          <w:t>ir</w:t>
        </w:r>
      </w:ins>
      <w:r w:rsidR="000A1ADA">
        <w:rPr>
          <w:rFonts w:ascii="Times New Roman" w:eastAsia="Times New Roman" w:hAnsi="Times New Roman"/>
          <w:sz w:val="24"/>
          <w:szCs w:val="24"/>
          <w:highlight w:val="white"/>
        </w:rPr>
        <w:t xml:space="preserve"> CO </w:t>
      </w:r>
      <w:ins w:id="241" w:author="Shahrestani, Parvin" w:date="2020-03-20T13:22:00Z">
        <w:r w:rsidR="001E7A11">
          <w:rPr>
            <w:rFonts w:ascii="Times New Roman" w:eastAsia="Times New Roman" w:hAnsi="Times New Roman"/>
            <w:sz w:val="24"/>
            <w:szCs w:val="24"/>
            <w:highlight w:val="white"/>
          </w:rPr>
          <w:t xml:space="preserve">type ancestral </w:t>
        </w:r>
      </w:ins>
      <w:r w:rsidR="000A1ADA">
        <w:rPr>
          <w:rFonts w:ascii="Times New Roman" w:eastAsia="Times New Roman" w:hAnsi="Times New Roman"/>
          <w:sz w:val="24"/>
          <w:szCs w:val="24"/>
          <w:highlight w:val="white"/>
        </w:rPr>
        <w:t>populations</w:t>
      </w:r>
      <w:ins w:id="242" w:author="Shahrestani, Parvin" w:date="2020-03-20T13:23:00Z">
        <w:r w:rsidR="001E7A11">
          <w:rPr>
            <w:rFonts w:ascii="Times New Roman" w:eastAsia="Times New Roman" w:hAnsi="Times New Roman"/>
            <w:sz w:val="24"/>
            <w:szCs w:val="24"/>
            <w:highlight w:val="white"/>
          </w:rPr>
          <w:t xml:space="preserve"> which have later first age </w:t>
        </w:r>
        <w:proofErr w:type="gramStart"/>
        <w:r w:rsidR="001E7A11">
          <w:rPr>
            <w:rFonts w:ascii="Times New Roman" w:eastAsia="Times New Roman" w:hAnsi="Times New Roman"/>
            <w:sz w:val="24"/>
            <w:szCs w:val="24"/>
            <w:highlight w:val="white"/>
          </w:rPr>
          <w:t>of  reproduction</w:t>
        </w:r>
      </w:ins>
      <w:proofErr w:type="gramEnd"/>
      <w:r w:rsidR="000A1ADA">
        <w:rPr>
          <w:rFonts w:ascii="Times New Roman" w:eastAsia="Times New Roman" w:hAnsi="Times New Roman"/>
          <w:sz w:val="24"/>
          <w:szCs w:val="24"/>
          <w:highlight w:val="white"/>
        </w:rPr>
        <w:t xml:space="preserve"> (28-days)</w:t>
      </w:r>
      <w:ins w:id="243" w:author="Shahrestani, Parvin" w:date="2020-03-20T13:23:00Z">
        <w:r w:rsidR="001E7A11">
          <w:rPr>
            <w:rFonts w:ascii="Times New Roman" w:eastAsia="Times New Roman" w:hAnsi="Times New Roman"/>
            <w:sz w:val="24"/>
            <w:szCs w:val="24"/>
            <w:highlight w:val="white"/>
          </w:rPr>
          <w:t xml:space="preserve">. In line with </w:t>
        </w:r>
      </w:ins>
      <w:del w:id="244" w:author="Shahrestani, Parvin" w:date="2020-03-20T13:23:00Z">
        <w:r w:rsidR="000A1ADA" w:rsidDel="001E7A11">
          <w:rPr>
            <w:rFonts w:ascii="Times New Roman" w:eastAsia="Times New Roman" w:hAnsi="Times New Roman"/>
            <w:sz w:val="24"/>
            <w:szCs w:val="24"/>
            <w:highlight w:val="white"/>
          </w:rPr>
          <w:delText>, which in line with</w:delText>
        </w:r>
      </w:del>
      <w:r w:rsidR="000A1ADA">
        <w:rPr>
          <w:rFonts w:ascii="Times New Roman" w:eastAsia="Times New Roman" w:hAnsi="Times New Roman"/>
          <w:sz w:val="24"/>
          <w:szCs w:val="24"/>
          <w:highlight w:val="white"/>
        </w:rPr>
        <w:t xml:space="preserve"> expectation</w:t>
      </w:r>
      <w:r w:rsidR="006C2D7E">
        <w:rPr>
          <w:rFonts w:ascii="Times New Roman" w:eastAsia="Times New Roman" w:hAnsi="Times New Roman"/>
          <w:sz w:val="24"/>
          <w:szCs w:val="24"/>
          <w:highlight w:val="white"/>
        </w:rPr>
        <w:t>s</w:t>
      </w:r>
      <w:r w:rsidR="000A1ADA">
        <w:rPr>
          <w:rFonts w:ascii="Times New Roman" w:eastAsia="Times New Roman" w:hAnsi="Times New Roman"/>
          <w:sz w:val="24"/>
          <w:szCs w:val="24"/>
          <w:highlight w:val="white"/>
        </w:rPr>
        <w:t xml:space="preserve"> from the evolutionary theories of aging, </w:t>
      </w:r>
      <w:ins w:id="245" w:author="Shahrestani, Parvin" w:date="2020-03-20T13:23:00Z">
        <w:r w:rsidR="001E7A11">
          <w:rPr>
            <w:rFonts w:ascii="Times New Roman" w:eastAsia="Times New Roman" w:hAnsi="Times New Roman"/>
            <w:sz w:val="24"/>
            <w:szCs w:val="24"/>
            <w:highlight w:val="white"/>
          </w:rPr>
          <w:t xml:space="preserve">selection for early reproduction </w:t>
        </w:r>
      </w:ins>
      <w:r w:rsidR="000A1ADA">
        <w:rPr>
          <w:rFonts w:ascii="Times New Roman" w:eastAsia="Times New Roman" w:hAnsi="Times New Roman"/>
          <w:sz w:val="24"/>
          <w:szCs w:val="24"/>
          <w:highlight w:val="white"/>
        </w:rPr>
        <w:t xml:space="preserve">resulted in faster aging and shorter lifespans in the A-types compared to the C-types. The A and C types differ in generation time, which is defined here as the time from egg </w:t>
      </w:r>
      <w:r w:rsidR="000A1ADA">
        <w:rPr>
          <w:rFonts w:ascii="Times New Roman" w:eastAsia="Times New Roman" w:hAnsi="Times New Roman"/>
          <w:sz w:val="24"/>
          <w:szCs w:val="24"/>
          <w:highlight w:val="white"/>
        </w:rPr>
        <w:lastRenderedPageBreak/>
        <w:t xml:space="preserve">to eggs of the next generation. </w:t>
      </w:r>
      <w:ins w:id="246" w:author="Shahrestani, Parvin" w:date="2020-03-20T13:23:00Z">
        <w:r w:rsidR="001E7A11">
          <w:rPr>
            <w:rFonts w:ascii="Times New Roman" w:eastAsia="Times New Roman" w:hAnsi="Times New Roman"/>
            <w:sz w:val="24"/>
            <w:szCs w:val="24"/>
            <w:highlight w:val="white"/>
          </w:rPr>
          <w:t>The A types begin aging at earlier ages, age at faster rates, enter the mortality plateau at earlier ages, and die at younger ages compared to the C types. The short-lived A types have also become smaller in body size and less resistant to various stressors compared to the C types (</w:t>
        </w:r>
        <w:commentRangeStart w:id="247"/>
        <w:del w:id="248" w:author="elnazbagheri" w:date="2020-03-30T09:32:00Z">
          <w:r w:rsidR="001E7A11" w:rsidDel="00AF11B1">
            <w:rPr>
              <w:rFonts w:ascii="Times New Roman" w:eastAsia="Times New Roman" w:hAnsi="Times New Roman"/>
              <w:sz w:val="24"/>
              <w:szCs w:val="24"/>
              <w:highlight w:val="white"/>
            </w:rPr>
            <w:delText>REFERENCES</w:delText>
          </w:r>
        </w:del>
      </w:ins>
      <w:commentRangeEnd w:id="247"/>
      <w:ins w:id="249" w:author="Shahrestani, Parvin" w:date="2020-03-20T13:25:00Z">
        <w:del w:id="250" w:author="elnazbagheri" w:date="2020-03-30T09:32:00Z">
          <w:r w:rsidR="001E7A11" w:rsidDel="00AF11B1">
            <w:rPr>
              <w:rStyle w:val="CommentReference"/>
              <w:rFonts w:ascii="Arial" w:hAnsi="Arial" w:cs="Arial"/>
            </w:rPr>
            <w:commentReference w:id="247"/>
          </w:r>
        </w:del>
      </w:ins>
      <w:proofErr w:type="spellStart"/>
      <w:r w:rsidR="00AF11B1">
        <w:rPr>
          <w:rFonts w:ascii="Times New Roman" w:eastAsia="Times New Roman" w:hAnsi="Times New Roman"/>
          <w:sz w:val="24"/>
          <w:szCs w:val="24"/>
          <w:highlight w:val="white"/>
        </w:rPr>
        <w:t>Shahrestani</w:t>
      </w:r>
      <w:proofErr w:type="spellEnd"/>
      <w:r w:rsidR="00AF11B1">
        <w:rPr>
          <w:rFonts w:ascii="Times New Roman" w:eastAsia="Times New Roman" w:hAnsi="Times New Roman"/>
          <w:sz w:val="24"/>
          <w:szCs w:val="24"/>
          <w:highlight w:val="white"/>
        </w:rPr>
        <w:t xml:space="preserve"> et al. 2016,</w:t>
      </w:r>
      <w:r w:rsidR="00026AEF">
        <w:rPr>
          <w:rFonts w:ascii="Times New Roman" w:eastAsia="Times New Roman" w:hAnsi="Times New Roman"/>
          <w:sz w:val="24"/>
          <w:szCs w:val="24"/>
          <w:highlight w:val="white"/>
        </w:rPr>
        <w:t xml:space="preserve"> </w:t>
      </w:r>
      <w:proofErr w:type="spellStart"/>
      <w:r w:rsidR="00026AEF">
        <w:rPr>
          <w:rFonts w:ascii="Times New Roman" w:eastAsia="Times New Roman" w:hAnsi="Times New Roman"/>
          <w:sz w:val="24"/>
          <w:szCs w:val="24"/>
          <w:highlight w:val="white"/>
        </w:rPr>
        <w:t>Shahrestani</w:t>
      </w:r>
      <w:proofErr w:type="spellEnd"/>
      <w:r w:rsidR="00026AEF">
        <w:rPr>
          <w:rFonts w:ascii="Times New Roman" w:eastAsia="Times New Roman" w:hAnsi="Times New Roman"/>
          <w:sz w:val="24"/>
          <w:szCs w:val="24"/>
          <w:highlight w:val="white"/>
        </w:rPr>
        <w:t xml:space="preserve"> et al. 2017</w:t>
      </w:r>
      <w:ins w:id="251" w:author="Shahrestani, Parvin" w:date="2020-03-20T13:23:00Z">
        <w:r w:rsidR="001E7A11">
          <w:rPr>
            <w:rFonts w:ascii="Times New Roman" w:eastAsia="Times New Roman" w:hAnsi="Times New Roman"/>
            <w:sz w:val="24"/>
            <w:szCs w:val="24"/>
            <w:highlight w:val="white"/>
          </w:rPr>
          <w:t xml:space="preserve">). </w:t>
        </w:r>
      </w:ins>
      <w:r w:rsidR="009F5A06">
        <w:rPr>
          <w:rFonts w:ascii="Times New Roman" w:eastAsia="Times New Roman" w:hAnsi="Times New Roman"/>
          <w:sz w:val="24"/>
          <w:szCs w:val="24"/>
          <w:highlight w:val="white"/>
        </w:rPr>
        <w:t xml:space="preserve"> </w:t>
      </w:r>
    </w:p>
    <w:p w14:paraId="7F35C32E" w14:textId="77777777" w:rsidR="001E7A11" w:rsidRDefault="001E7A11" w:rsidP="00630FB7">
      <w:pPr>
        <w:pStyle w:val="p1"/>
        <w:rPr>
          <w:ins w:id="252" w:author="Shahrestani, Parvin" w:date="2020-03-20T13:23:00Z"/>
          <w:rFonts w:ascii="Times New Roman" w:eastAsia="Times New Roman" w:hAnsi="Times New Roman"/>
          <w:sz w:val="24"/>
          <w:szCs w:val="24"/>
        </w:rPr>
      </w:pPr>
    </w:p>
    <w:p w14:paraId="1046BD5D" w14:textId="4E72E432" w:rsidR="006C2D7E" w:rsidRPr="00630FB7" w:rsidRDefault="00EF4843" w:rsidP="00630FB7">
      <w:pPr>
        <w:pStyle w:val="p1"/>
      </w:pPr>
      <w:r>
        <w:rPr>
          <w:rFonts w:ascii="Times New Roman" w:eastAsia="Times New Roman" w:hAnsi="Times New Roman"/>
          <w:sz w:val="24"/>
          <w:szCs w:val="24"/>
        </w:rPr>
        <w:t>Studies of aging that compare young and old flies from the same population are looking at “chronological” aging, which can be affected by extended interactions with the biotic and abiotic factors in the environment</w:t>
      </w:r>
      <w:r w:rsidR="006C2D7E">
        <w:rPr>
          <w:rFonts w:ascii="Times New Roman" w:eastAsia="Times New Roman" w:hAnsi="Times New Roman"/>
          <w:sz w:val="24"/>
          <w:szCs w:val="24"/>
        </w:rPr>
        <w:t xml:space="preserve">. </w:t>
      </w:r>
      <w:r>
        <w:rPr>
          <w:rFonts w:ascii="Times New Roman" w:eastAsia="Times New Roman" w:hAnsi="Times New Roman"/>
          <w:sz w:val="24"/>
          <w:szCs w:val="24"/>
        </w:rPr>
        <w:t>Populations that have evolved to age at different rates may allow us to separate biological aging from the effects of time</w:t>
      </w:r>
      <w:r w:rsidR="006C2D7E">
        <w:rPr>
          <w:rFonts w:ascii="Times New Roman" w:eastAsia="Times New Roman" w:hAnsi="Times New Roman"/>
          <w:sz w:val="24"/>
          <w:szCs w:val="24"/>
        </w:rPr>
        <w:t xml:space="preserve"> and cumulative exposure. </w:t>
      </w:r>
      <w:r w:rsidR="009F5A06">
        <w:rPr>
          <w:rFonts w:ascii="Times New Roman" w:eastAsia="Times New Roman" w:hAnsi="Times New Roman"/>
          <w:sz w:val="24"/>
          <w:szCs w:val="24"/>
          <w:highlight w:val="white"/>
        </w:rPr>
        <w:t xml:space="preserve">In this study, </w:t>
      </w:r>
      <w:del w:id="253" w:author="Shahrestani, Parvin" w:date="2020-03-20T13:26:00Z">
        <w:r w:rsidR="009F5A06" w:rsidDel="008C4CA5">
          <w:rPr>
            <w:rFonts w:ascii="Times New Roman" w:eastAsia="Times New Roman" w:hAnsi="Times New Roman"/>
            <w:sz w:val="24"/>
            <w:szCs w:val="24"/>
            <w:highlight w:val="white"/>
          </w:rPr>
          <w:delText>we will find out</w:delText>
        </w:r>
      </w:del>
      <w:ins w:id="254" w:author="Shahrestani, Parvin" w:date="2020-03-20T13:26:00Z">
        <w:r w:rsidR="008C4CA5">
          <w:rPr>
            <w:rFonts w:ascii="Times New Roman" w:eastAsia="Times New Roman" w:hAnsi="Times New Roman"/>
            <w:sz w:val="24"/>
            <w:szCs w:val="24"/>
            <w:highlight w:val="white"/>
          </w:rPr>
          <w:t>we examined the</w:t>
        </w:r>
      </w:ins>
      <w:del w:id="255" w:author="Shahrestani, Parvin" w:date="2020-03-20T13:26:00Z">
        <w:r w:rsidR="009F5A06" w:rsidDel="008C4CA5">
          <w:rPr>
            <w:rFonts w:ascii="Times New Roman" w:eastAsia="Times New Roman" w:hAnsi="Times New Roman"/>
            <w:sz w:val="24"/>
            <w:szCs w:val="24"/>
            <w:highlight w:val="white"/>
          </w:rPr>
          <w:delText>,</w:delText>
        </w:r>
      </w:del>
      <w:r w:rsidR="009F5A06">
        <w:rPr>
          <w:rFonts w:ascii="Times New Roman" w:eastAsia="Times New Roman" w:hAnsi="Times New Roman"/>
          <w:sz w:val="24"/>
          <w:szCs w:val="24"/>
          <w:highlight w:val="white"/>
        </w:rPr>
        <w:t xml:space="preserve"> effects of chronological aging and biological aging on immune defense in </w:t>
      </w:r>
      <w:r w:rsidR="009F5A06">
        <w:rPr>
          <w:rFonts w:ascii="Times New Roman" w:eastAsia="Times New Roman" w:hAnsi="Times New Roman"/>
          <w:i/>
          <w:sz w:val="24"/>
          <w:szCs w:val="24"/>
          <w:highlight w:val="white"/>
        </w:rPr>
        <w:t>Drosophila melanogaster</w:t>
      </w:r>
      <w:r w:rsidR="009F5A06">
        <w:rPr>
          <w:rFonts w:ascii="Times New Roman" w:eastAsia="Times New Roman" w:hAnsi="Times New Roman"/>
          <w:sz w:val="24"/>
          <w:szCs w:val="24"/>
          <w:highlight w:val="white"/>
        </w:rPr>
        <w:t xml:space="preserve">. </w:t>
      </w:r>
      <w:r w:rsidR="00A34C90">
        <w:rPr>
          <w:rFonts w:ascii="Times New Roman" w:eastAsia="Times New Roman" w:hAnsi="Times New Roman"/>
          <w:sz w:val="24"/>
          <w:szCs w:val="24"/>
          <w:highlight w:val="white"/>
        </w:rPr>
        <w:t>W</w:t>
      </w:r>
      <w:r w:rsidR="009F5A06">
        <w:rPr>
          <w:rFonts w:ascii="Times New Roman" w:eastAsia="Times New Roman" w:hAnsi="Times New Roman"/>
          <w:sz w:val="24"/>
          <w:szCs w:val="24"/>
          <w:highlight w:val="white"/>
        </w:rPr>
        <w:t>e focused on t</w:t>
      </w:r>
      <w:r w:rsidR="00363F61">
        <w:rPr>
          <w:rFonts w:ascii="Times New Roman" w:eastAsia="Times New Roman" w:hAnsi="Times New Roman"/>
          <w:sz w:val="24"/>
          <w:szCs w:val="24"/>
          <w:highlight w:val="white"/>
        </w:rPr>
        <w:t>hree</w:t>
      </w:r>
      <w:r w:rsidR="009F5A06">
        <w:rPr>
          <w:rFonts w:ascii="Times New Roman" w:eastAsia="Times New Roman" w:hAnsi="Times New Roman"/>
          <w:sz w:val="24"/>
          <w:szCs w:val="24"/>
          <w:highlight w:val="white"/>
        </w:rPr>
        <w:t xml:space="preserve"> questions in our study: </w:t>
      </w:r>
      <w:r w:rsidR="006C2D7E">
        <w:rPr>
          <w:rFonts w:ascii="Times New Roman" w:eastAsia="Times New Roman" w:hAnsi="Times New Roman"/>
          <w:sz w:val="24"/>
          <w:szCs w:val="24"/>
          <w:highlight w:val="white"/>
        </w:rPr>
        <w:t>(</w:t>
      </w:r>
      <w:r w:rsidR="009F5A06">
        <w:rPr>
          <w:rFonts w:ascii="Times New Roman" w:eastAsia="Times New Roman" w:hAnsi="Times New Roman"/>
          <w:sz w:val="24"/>
          <w:szCs w:val="24"/>
          <w:highlight w:val="white"/>
        </w:rPr>
        <w:t xml:space="preserve">I) </w:t>
      </w:r>
      <w:r w:rsidR="009177DC" w:rsidRPr="005C166E">
        <w:rPr>
          <w:rFonts w:ascii="Times New Roman" w:eastAsia="Times New Roman" w:hAnsi="Times New Roman"/>
          <w:sz w:val="24"/>
          <w:szCs w:val="24"/>
          <w:highlight w:val="white"/>
        </w:rPr>
        <w:t xml:space="preserve">What is the relationship between longevity and immune defense in </w:t>
      </w:r>
      <w:r w:rsidR="006C2D7E">
        <w:rPr>
          <w:rFonts w:ascii="Times New Roman" w:eastAsia="Times New Roman" w:hAnsi="Times New Roman"/>
          <w:sz w:val="24"/>
          <w:szCs w:val="24"/>
          <w:highlight w:val="white"/>
        </w:rPr>
        <w:t xml:space="preserve">long-lived and short-lived populations? (II) What is the effect of chronological age on immune defense in long-lived and short-lived populations, and (III) Does experimental evolution for longevity differentiation </w:t>
      </w:r>
      <w:ins w:id="256" w:author="Shahrestani, Parvin" w:date="2020-03-20T13:26:00Z">
        <w:r w:rsidR="008C4CA5">
          <w:rPr>
            <w:rFonts w:ascii="Times New Roman" w:eastAsia="Times New Roman" w:hAnsi="Times New Roman"/>
            <w:sz w:val="24"/>
            <w:szCs w:val="24"/>
            <w:highlight w:val="white"/>
          </w:rPr>
          <w:t xml:space="preserve">result in genomic differentiation that includes an overrepresentation of immune defense genes? </w:t>
        </w:r>
      </w:ins>
      <w:del w:id="257" w:author="Shahrestani, Parvin" w:date="2020-03-20T13:26:00Z">
        <w:r w:rsidR="006C2D7E" w:rsidDel="008C4CA5">
          <w:rPr>
            <w:rFonts w:ascii="Times New Roman" w:eastAsia="Times New Roman" w:hAnsi="Times New Roman"/>
            <w:sz w:val="24"/>
            <w:szCs w:val="24"/>
            <w:highlight w:val="white"/>
          </w:rPr>
          <w:delText>affect immune defense genes?</w:delText>
        </w:r>
      </w:del>
      <w:r w:rsidR="006C2D7E">
        <w:rPr>
          <w:rFonts w:ascii="Times New Roman" w:eastAsia="Times New Roman" w:hAnsi="Times New Roman"/>
          <w:sz w:val="24"/>
          <w:szCs w:val="24"/>
          <w:highlight w:val="white"/>
        </w:rPr>
        <w:t xml:space="preserve"> We expect that </w:t>
      </w:r>
      <w:r w:rsidR="00FE008B">
        <w:rPr>
          <w:rFonts w:ascii="Times New Roman" w:eastAsia="Times New Roman" w:hAnsi="Times New Roman"/>
          <w:sz w:val="24"/>
          <w:szCs w:val="24"/>
          <w:highlight w:val="white"/>
        </w:rPr>
        <w:t xml:space="preserve">long-lived populations will have better immune defense than short-lived populations at all ages. We also expect that older flies will die faster from infection than younger flies and that this age-related increase in susceptibility to infection will happen faster in the short-lived populations compared to the long-lived populations. Lastly, we expect that the genomic differentiation of the long- and short- lived populations will be enriched for immune defense genes. </w:t>
      </w:r>
    </w:p>
    <w:p w14:paraId="2E2D802B" w14:textId="77777777" w:rsidR="00AA3D48" w:rsidRDefault="00AA3D48" w:rsidP="00AA3D48">
      <w:pPr>
        <w:ind w:left="720"/>
      </w:pPr>
    </w:p>
    <w:p w14:paraId="274B61BD" w14:textId="69657696" w:rsidR="00AA3D48" w:rsidRPr="00262823" w:rsidRDefault="002F39A6">
      <w:pPr>
        <w:jc w:val="center"/>
        <w:outlineLvl w:val="0"/>
        <w:pPrChange w:id="258" w:author="elnazbagheri" w:date="2020-03-30T13:37:00Z">
          <w:pPr>
            <w:outlineLvl w:val="0"/>
          </w:pPr>
        </w:pPrChange>
      </w:pPr>
      <w:r w:rsidRPr="006A7AE1">
        <w:t>Chapter 2</w:t>
      </w:r>
    </w:p>
    <w:p w14:paraId="459111D2" w14:textId="09E82AB3" w:rsidR="002F39A6" w:rsidRDefault="002F39A6">
      <w:pPr>
        <w:jc w:val="center"/>
        <w:pPrChange w:id="259" w:author="elnazbagheri" w:date="2020-03-30T13:37:00Z">
          <w:pPr/>
        </w:pPrChange>
      </w:pPr>
    </w:p>
    <w:p w14:paraId="0000001D" w14:textId="229ACA30" w:rsidR="004D02CD" w:rsidRPr="00AA3D48" w:rsidRDefault="0003056C" w:rsidP="00B46D71">
      <w:pPr>
        <w:outlineLvl w:val="0"/>
        <w:rPr>
          <w:b/>
          <w:bCs/>
        </w:rPr>
      </w:pPr>
      <w:r w:rsidRPr="00AA3D48">
        <w:rPr>
          <w:b/>
          <w:bCs/>
        </w:rPr>
        <w:t>Methods:</w:t>
      </w:r>
    </w:p>
    <w:p w14:paraId="2986BAFB" w14:textId="77777777" w:rsidR="0003056C" w:rsidRDefault="0003056C" w:rsidP="00AA3D48">
      <w:pPr>
        <w:ind w:left="720"/>
      </w:pPr>
    </w:p>
    <w:p w14:paraId="1235467C" w14:textId="77777777" w:rsidR="00D25D1B" w:rsidRPr="00AA3D48" w:rsidRDefault="00D25D1B" w:rsidP="00B46D71">
      <w:pPr>
        <w:jc w:val="both"/>
        <w:outlineLvl w:val="0"/>
      </w:pPr>
      <w:r w:rsidRPr="00AA3D48">
        <w:rPr>
          <w:i/>
        </w:rPr>
        <w:t>Drosophila melanogaster</w:t>
      </w:r>
      <w:r w:rsidRPr="00AA3D48">
        <w:t xml:space="preserve"> populations</w:t>
      </w:r>
    </w:p>
    <w:p w14:paraId="20DDC43D" w14:textId="77777777" w:rsidR="00D25D1B" w:rsidRPr="002F48C5" w:rsidRDefault="00D25D1B" w:rsidP="00AA3D48">
      <w:pPr>
        <w:jc w:val="both"/>
        <w:rPr>
          <w:u w:val="single"/>
        </w:rPr>
      </w:pPr>
    </w:p>
    <w:p w14:paraId="4FB56AF0" w14:textId="7208735F" w:rsidR="00C3640D" w:rsidRDefault="000713CE" w:rsidP="007E6232">
      <w:pPr>
        <w:ind w:firstLine="720"/>
        <w:jc w:val="both"/>
        <w:rPr>
          <w:ins w:id="260" w:author="Shahrestani, Parvin" w:date="2020-03-20T15:56:00Z"/>
          <w:color w:val="000000"/>
          <w:position w:val="-3"/>
        </w:rPr>
      </w:pPr>
      <w:proofErr w:type="gramStart"/>
      <w:ins w:id="261" w:author="Shahrestani, Parvin" w:date="2020-03-20T15:28:00Z">
        <w:r>
          <w:t>All of</w:t>
        </w:r>
        <w:proofErr w:type="gramEnd"/>
        <w:r>
          <w:t xml:space="preserve"> the</w:t>
        </w:r>
      </w:ins>
      <w:del w:id="262" w:author="Shahrestani, Parvin" w:date="2020-03-20T15:28:00Z">
        <w:r w:rsidR="00D25D1B" w:rsidRPr="002F48C5" w:rsidDel="000713CE">
          <w:delText>The</w:delText>
        </w:r>
      </w:del>
      <w:r w:rsidR="00D25D1B" w:rsidRPr="002F48C5">
        <w:t xml:space="preserve"> </w:t>
      </w:r>
      <w:r w:rsidR="00D25D1B" w:rsidRPr="002F48C5">
        <w:rPr>
          <w:i/>
        </w:rPr>
        <w:t>Drosophila melanogaster</w:t>
      </w:r>
      <w:r w:rsidR="00D25D1B" w:rsidRPr="002F48C5">
        <w:t xml:space="preserve"> population</w:t>
      </w:r>
      <w:r w:rsidR="00D25D1B">
        <w:t xml:space="preserve">s </w:t>
      </w:r>
      <w:r w:rsidR="00A06A8C">
        <w:t xml:space="preserve">used </w:t>
      </w:r>
      <w:r w:rsidR="00D25D1B">
        <w:t>in this research are</w:t>
      </w:r>
      <w:r w:rsidR="00D25D1B" w:rsidRPr="002F48C5">
        <w:t xml:space="preserve"> derived from</w:t>
      </w:r>
      <w:ins w:id="263" w:author="Shahrestani, Parvin" w:date="2020-03-20T15:28:00Z">
        <w:r>
          <w:t xml:space="preserve"> an ancestral population called IV, which was collected from an apple orchard in Massachusetts (Ives 1975).</w:t>
        </w:r>
      </w:ins>
      <w:r w:rsidR="00D25D1B" w:rsidRPr="002F48C5">
        <w:t xml:space="preserve"> </w:t>
      </w:r>
      <w:ins w:id="264" w:author="Shahrestani, Parvin" w:date="2020-03-20T15:31:00Z">
        <w:r>
          <w:t xml:space="preserve">Five populations called </w:t>
        </w:r>
      </w:ins>
      <w:del w:id="265" w:author="Shahrestani, Parvin" w:date="2020-03-20T15:31:00Z">
        <w:r w:rsidR="00D25D1B" w:rsidRPr="002F48C5" w:rsidDel="000713CE">
          <w:delText>the same ancestor</w:delText>
        </w:r>
        <w:r w:rsidR="00D25D1B" w:rsidDel="000713CE">
          <w:delText>s,</w:delText>
        </w:r>
        <w:r w:rsidR="00D25D1B" w:rsidRPr="002F48C5" w:rsidDel="000713CE">
          <w:delText xml:space="preserve"> the</w:delText>
        </w:r>
      </w:del>
      <w:r w:rsidR="00D25D1B">
        <w:t xml:space="preserve"> </w:t>
      </w:r>
      <w:r w:rsidR="00D25D1B" w:rsidRPr="002F48C5">
        <w:rPr>
          <w:color w:val="000000"/>
          <w:position w:val="-3"/>
        </w:rPr>
        <w:t>O</w:t>
      </w:r>
      <w:r w:rsidR="00D25D1B" w:rsidRPr="007E6232">
        <w:rPr>
          <w:color w:val="000000"/>
          <w:position w:val="-3"/>
          <w:sz w:val="20"/>
          <w:szCs w:val="20"/>
          <w:vertAlign w:val="subscript"/>
        </w:rPr>
        <w:t xml:space="preserve">1–5 </w:t>
      </w:r>
      <w:r w:rsidR="00D25D1B" w:rsidRPr="002F48C5">
        <w:rPr>
          <w:color w:val="000000"/>
        </w:rPr>
        <w:t>population</w:t>
      </w:r>
      <w:r w:rsidR="00D25D1B">
        <w:rPr>
          <w:color w:val="000000"/>
        </w:rPr>
        <w:t xml:space="preserve">s </w:t>
      </w:r>
      <w:ins w:id="266" w:author="Shahrestani, Parvin" w:date="2020-03-20T15:31:00Z">
        <w:r>
          <w:rPr>
            <w:color w:val="000000"/>
          </w:rPr>
          <w:t xml:space="preserve">were derived from the IV by postponing the first age of reproduction from 14 to 70 </w:t>
        </w:r>
      </w:ins>
      <w:r w:rsidR="00D25D1B">
        <w:rPr>
          <w:color w:val="000000"/>
        </w:rPr>
        <w:fldChar w:fldCharType="begin"/>
      </w:r>
      <w:r w:rsidR="00D25D1B">
        <w:rPr>
          <w:color w:val="000000"/>
        </w:rPr>
        <w:instrText xml:space="preserve"> ADDIN EN.CITE &lt;EndNote&gt;&lt;Cite&gt;&lt;Author&gt;Rose&lt;/Author&gt;&lt;Year&gt;1984&lt;/Year&gt;&lt;RecNum&gt;35&lt;/RecNum&gt;&lt;DisplayText&gt;(Rose, 1984)&lt;/DisplayText&gt;&lt;record&gt;&lt;rec-number&gt;35&lt;/rec-number&gt;&lt;foreign-keys&gt;&lt;key app="EN" db-id="9s5stsffj00asue9ft35vfxls220zwsfa0t9" timestamp="1512902631"&gt;35&lt;/key&gt;&lt;/foreign-keys&gt;&lt;ref-type name="Journal Article"&gt;17&lt;/ref-type&gt;&lt;contributors&gt;&lt;authors&gt;&lt;author&gt;Rose, M. R.  &lt;/author&gt;&lt;/authors&gt;&lt;/contributors&gt;&lt;titles&gt;&lt;title&gt;ARTIFICIAL SELECTION ON A FITNESS</w:instrText>
      </w:r>
      <w:r w:rsidR="00D25D1B">
        <w:rPr>
          <w:rFonts w:ascii="Calibri" w:eastAsia="Calibri" w:hAnsi="Calibri" w:cs="Calibri"/>
          <w:color w:val="000000"/>
        </w:rPr>
        <w:instrText>‐</w:instrText>
      </w:r>
      <w:r w:rsidR="00D25D1B">
        <w:rPr>
          <w:color w:val="000000"/>
        </w:rPr>
        <w:instrText>COMPONENT IN DROSOPHILA MELANOGASTER&lt;/title&gt;&lt;secondary-title&gt; Evolution&lt;/secondary-title&gt;&lt;/titles&gt;&lt;pages&gt; 516-526&lt;/pages&gt;&lt;volume&gt;38(3)&lt;/volume&gt;&lt;dates&gt;&lt;year&gt;1984&lt;/year&gt;&lt;/dates&gt;&lt;urls&gt;&lt;/urls&gt;&lt;/record&gt;&lt;/Cite&gt;&lt;Cite&gt;&lt;Author&gt;Rose&lt;/Author&gt;&lt;Year&gt;1984&lt;/Year&gt;&lt;RecNum&gt;35&lt;/RecNum&gt;&lt;record&gt;&lt;rec-number&gt;35&lt;/rec-number&gt;&lt;foreign-keys&gt;&lt;key app="EN" db-id="9s5stsffj00asue9ft35vfxls220zwsfa0t9" timestamp="1512902631"&gt;35&lt;/key&gt;&lt;/foreign-keys&gt;&lt;ref-type name="Journal Article"&gt;17&lt;/ref-type&gt;&lt;contributors&gt;&lt;authors&gt;&lt;author&gt;Rose, M. R.  &lt;/author&gt;&lt;/authors&gt;&lt;/contributors&gt;&lt;titles&gt;&lt;title&gt;ARTIFICIAL SELECTION ON A FITNESS</w:instrText>
      </w:r>
      <w:r w:rsidR="00D25D1B">
        <w:rPr>
          <w:rFonts w:ascii="Calibri" w:eastAsia="Calibri" w:hAnsi="Calibri" w:cs="Calibri"/>
          <w:color w:val="000000"/>
        </w:rPr>
        <w:instrText>‐</w:instrText>
      </w:r>
      <w:r w:rsidR="00D25D1B">
        <w:rPr>
          <w:color w:val="000000"/>
        </w:rPr>
        <w:instrText>COMPONENT IN DROSOPHILA MELANOGASTER&lt;/title&gt;&lt;secondary-title&gt; Evolution&lt;/secondary-title&gt;&lt;/titles&gt;&lt;pages&gt; 516-526&lt;/pages&gt;&lt;volume&gt;38(3)&lt;/volume&gt;&lt;dates&gt;&lt;year&gt;1984&lt;/year&gt;&lt;/dates&gt;&lt;urls&gt;&lt;/urls&gt;&lt;/record&gt;&lt;/Cite&gt;&lt;/EndNote&gt;</w:instrText>
      </w:r>
      <w:r w:rsidR="00D25D1B">
        <w:rPr>
          <w:color w:val="000000"/>
        </w:rPr>
        <w:fldChar w:fldCharType="separate"/>
      </w:r>
      <w:r w:rsidR="00D25D1B">
        <w:rPr>
          <w:noProof/>
          <w:color w:val="000000"/>
        </w:rPr>
        <w:t>(Rose, 1984)</w:t>
      </w:r>
      <w:r w:rsidR="00D25D1B">
        <w:rPr>
          <w:color w:val="000000"/>
        </w:rPr>
        <w:fldChar w:fldCharType="end"/>
      </w:r>
      <w:r w:rsidR="00D25D1B">
        <w:rPr>
          <w:color w:val="000000"/>
        </w:rPr>
        <w:t xml:space="preserve">. </w:t>
      </w:r>
      <w:ins w:id="267" w:author="Shahrestani, Parvin" w:date="2020-03-20T15:31:00Z">
        <w:r>
          <w:rPr>
            <w:color w:val="000000"/>
          </w:rPr>
          <w:t xml:space="preserve">Then, </w:t>
        </w:r>
      </w:ins>
      <w:del w:id="268" w:author="Shahrestani, Parvin" w:date="2020-03-20T15:31:00Z">
        <w:r w:rsidR="00D25D1B" w:rsidDel="000713CE">
          <w:rPr>
            <w:color w:val="000000"/>
          </w:rPr>
          <w:delText>F</w:delText>
        </w:r>
      </w:del>
      <w:ins w:id="269" w:author="Shahrestani, Parvin" w:date="2020-03-20T15:31:00Z">
        <w:r>
          <w:rPr>
            <w:color w:val="000000"/>
          </w:rPr>
          <w:t>f</w:t>
        </w:r>
      </w:ins>
      <w:r w:rsidR="00D25D1B" w:rsidRPr="002F48C5">
        <w:rPr>
          <w:color w:val="000000"/>
        </w:rPr>
        <w:t xml:space="preserve">ive replicate populations called </w:t>
      </w:r>
      <w:r w:rsidR="00D25D1B" w:rsidRPr="002F48C5">
        <w:rPr>
          <w:color w:val="000000"/>
          <w:position w:val="-3"/>
        </w:rPr>
        <w:t>CO</w:t>
      </w:r>
      <w:r w:rsidR="00D25D1B" w:rsidRPr="007E6232">
        <w:rPr>
          <w:color w:val="000000"/>
          <w:position w:val="-3"/>
          <w:sz w:val="20"/>
          <w:szCs w:val="20"/>
          <w:vertAlign w:val="subscript"/>
        </w:rPr>
        <w:t xml:space="preserve">1–5 </w:t>
      </w:r>
      <w:r w:rsidR="00D25D1B" w:rsidRPr="002F48C5">
        <w:rPr>
          <w:color w:val="000000"/>
          <w:position w:val="-3"/>
        </w:rPr>
        <w:t>were derived from the O</w:t>
      </w:r>
      <w:r w:rsidR="00D25D1B" w:rsidRPr="007E6232">
        <w:rPr>
          <w:color w:val="000000"/>
          <w:position w:val="-3"/>
          <w:sz w:val="20"/>
          <w:szCs w:val="20"/>
          <w:vertAlign w:val="subscript"/>
        </w:rPr>
        <w:t>1–5</w:t>
      </w:r>
      <w:r w:rsidR="00D25D1B" w:rsidRPr="00423D7F">
        <w:rPr>
          <w:color w:val="000000"/>
          <w:position w:val="-3"/>
          <w:sz w:val="20"/>
          <w:szCs w:val="20"/>
        </w:rPr>
        <w:t xml:space="preserve"> </w:t>
      </w:r>
      <w:r w:rsidR="00D25D1B" w:rsidRPr="002F48C5">
        <w:rPr>
          <w:color w:val="000000"/>
          <w:position w:val="-3"/>
        </w:rPr>
        <w:t>populations</w:t>
      </w:r>
      <w:ins w:id="270" w:author="Shahrestani, Parvin" w:date="2020-03-20T15:54:00Z">
        <w:r w:rsidR="00C3640D">
          <w:rPr>
            <w:color w:val="000000"/>
            <w:position w:val="-3"/>
          </w:rPr>
          <w:t xml:space="preserve"> and were selected for first age of reproduction at age 28. From the </w:t>
        </w:r>
      </w:ins>
      <w:del w:id="271" w:author="Shahrestani, Parvin" w:date="2020-03-20T15:54:00Z">
        <w:r w:rsidR="00D25D1B" w:rsidRPr="002F48C5" w:rsidDel="00C3640D">
          <w:rPr>
            <w:color w:val="000000"/>
            <w:position w:val="-3"/>
          </w:rPr>
          <w:delText>. Next, five replicate populations called ACO</w:delText>
        </w:r>
        <w:r w:rsidR="00D25D1B" w:rsidRPr="007E6232" w:rsidDel="00C3640D">
          <w:rPr>
            <w:color w:val="000000"/>
            <w:position w:val="-3"/>
            <w:sz w:val="20"/>
            <w:szCs w:val="20"/>
            <w:vertAlign w:val="subscript"/>
          </w:rPr>
          <w:delText xml:space="preserve">1–5 </w:delText>
        </w:r>
        <w:r w:rsidR="00D25D1B" w:rsidRPr="002F48C5" w:rsidDel="00C3640D">
          <w:rPr>
            <w:color w:val="000000"/>
            <w:position w:val="-3"/>
          </w:rPr>
          <w:delText>were derived from CO</w:delText>
        </w:r>
        <w:r w:rsidR="00D25D1B" w:rsidRPr="007E6232" w:rsidDel="00C3640D">
          <w:rPr>
            <w:color w:val="000000"/>
            <w:position w:val="-3"/>
            <w:sz w:val="20"/>
            <w:szCs w:val="20"/>
            <w:vertAlign w:val="subscript"/>
          </w:rPr>
          <w:delText xml:space="preserve">1–5 </w:delText>
        </w:r>
        <w:r w:rsidR="00D25D1B" w:rsidRPr="002F48C5" w:rsidDel="00C3640D">
          <w:rPr>
            <w:color w:val="000000"/>
            <w:position w:val="-3"/>
          </w:rPr>
          <w:delText>populations. The</w:delText>
        </w:r>
      </w:del>
      <w:r w:rsidR="00D25D1B" w:rsidRPr="002F48C5">
        <w:rPr>
          <w:color w:val="000000"/>
          <w:position w:val="-3"/>
        </w:rPr>
        <w:t xml:space="preserve"> CO</w:t>
      </w:r>
      <w:r w:rsidR="00D25D1B" w:rsidRPr="007E6232">
        <w:rPr>
          <w:color w:val="000000"/>
          <w:position w:val="-3"/>
          <w:sz w:val="20"/>
          <w:szCs w:val="20"/>
          <w:vertAlign w:val="subscript"/>
        </w:rPr>
        <w:t>1–5</w:t>
      </w:r>
      <w:ins w:id="272" w:author="Shahrestani, Parvin" w:date="2020-03-20T15:55:00Z">
        <w:r w:rsidR="00C3640D" w:rsidRPr="00C3640D">
          <w:rPr>
            <w:color w:val="000000"/>
            <w:position w:val="-3"/>
            <w:sz w:val="20"/>
            <w:szCs w:val="20"/>
            <w:rPrChange w:id="273" w:author="Shahrestani, Parvin" w:date="2020-03-20T15:55:00Z">
              <w:rPr>
                <w:color w:val="000000"/>
                <w:position w:val="-3"/>
                <w:sz w:val="20"/>
                <w:szCs w:val="20"/>
                <w:vertAlign w:val="subscript"/>
              </w:rPr>
            </w:rPrChange>
          </w:rPr>
          <w:t xml:space="preserve">, </w:t>
        </w:r>
      </w:ins>
      <w:del w:id="274" w:author="Shahrestani, Parvin" w:date="2020-03-20T15:55:00Z">
        <w:r w:rsidR="00D25D1B" w:rsidRPr="00C3640D" w:rsidDel="00C3640D">
          <w:rPr>
            <w:color w:val="000000"/>
            <w:position w:val="-3"/>
            <w:sz w:val="20"/>
            <w:szCs w:val="20"/>
            <w:rPrChange w:id="275" w:author="Shahrestani, Parvin" w:date="2020-03-20T15:55:00Z">
              <w:rPr>
                <w:color w:val="000000"/>
                <w:position w:val="-3"/>
                <w:sz w:val="20"/>
                <w:szCs w:val="20"/>
                <w:vertAlign w:val="subscript"/>
              </w:rPr>
            </w:rPrChange>
          </w:rPr>
          <w:delText xml:space="preserve"> </w:delText>
        </w:r>
        <w:r w:rsidR="007E6232" w:rsidRPr="00C3640D" w:rsidDel="00C3640D">
          <w:rPr>
            <w:color w:val="000000"/>
            <w:position w:val="-3"/>
            <w:sz w:val="20"/>
            <w:szCs w:val="20"/>
            <w:rPrChange w:id="276" w:author="Shahrestani, Parvin" w:date="2020-03-20T15:55:00Z">
              <w:rPr>
                <w:color w:val="000000"/>
                <w:position w:val="-3"/>
                <w:sz w:val="20"/>
                <w:szCs w:val="20"/>
                <w:vertAlign w:val="subscript"/>
              </w:rPr>
            </w:rPrChange>
          </w:rPr>
          <w:delText xml:space="preserve"> </w:delText>
        </w:r>
      </w:del>
      <w:ins w:id="277" w:author="Shahrestani, Parvin" w:date="2020-03-20T15:55:00Z">
        <w:r w:rsidR="00C3640D" w:rsidRPr="00C3640D">
          <w:rPr>
            <w:color w:val="000000"/>
            <w:position w:val="-3"/>
            <w:rPrChange w:id="278" w:author="Shahrestani, Parvin" w:date="2020-03-20T15:55:00Z">
              <w:rPr>
                <w:color w:val="000000"/>
                <w:position w:val="-3"/>
                <w:sz w:val="20"/>
                <w:szCs w:val="20"/>
              </w:rPr>
            </w:rPrChange>
          </w:rPr>
          <w:t>another</w:t>
        </w:r>
        <w:r w:rsidR="00C3640D">
          <w:rPr>
            <w:color w:val="000000"/>
            <w:position w:val="-3"/>
          </w:rPr>
          <w:t xml:space="preserve"> five replicate populations, called </w:t>
        </w:r>
      </w:ins>
      <w:del w:id="279" w:author="Shahrestani, Parvin" w:date="2020-03-20T15:55:00Z">
        <w:r w:rsidR="00D25D1B" w:rsidRPr="00C3640D" w:rsidDel="00C3640D">
          <w:rPr>
            <w:color w:val="000000"/>
            <w:position w:val="-3"/>
          </w:rPr>
          <w:delText>populations</w:delText>
        </w:r>
        <w:r w:rsidR="00D25D1B" w:rsidRPr="002F48C5" w:rsidDel="00C3640D">
          <w:rPr>
            <w:color w:val="000000"/>
            <w:position w:val="-3"/>
          </w:rPr>
          <w:delText xml:space="preserve"> are maintained on di</w:delText>
        </w:r>
        <w:r w:rsidR="00D25D1B" w:rsidDel="00C3640D">
          <w:rPr>
            <w:color w:val="000000"/>
            <w:position w:val="-3"/>
          </w:rPr>
          <w:delText>screte 28-day generation cycles, and the</w:delText>
        </w:r>
      </w:del>
      <w:r w:rsidR="00D25D1B">
        <w:rPr>
          <w:color w:val="000000"/>
          <w:position w:val="-3"/>
        </w:rPr>
        <w:t xml:space="preserve"> </w:t>
      </w:r>
      <w:ins w:id="280" w:author="Shahrestani, Parvin" w:date="2020-03-20T15:31:00Z">
        <w:r w:rsidRPr="002F48C5">
          <w:rPr>
            <w:color w:val="000000"/>
            <w:position w:val="-3"/>
          </w:rPr>
          <w:t>ACO</w:t>
        </w:r>
        <w:r w:rsidRPr="007E6232">
          <w:rPr>
            <w:color w:val="000000"/>
            <w:position w:val="-3"/>
            <w:sz w:val="20"/>
            <w:szCs w:val="20"/>
            <w:vertAlign w:val="subscript"/>
          </w:rPr>
          <w:t xml:space="preserve">1–5 </w:t>
        </w:r>
      </w:ins>
      <w:del w:id="281" w:author="Shahrestani, Parvin" w:date="2020-03-20T15:31:00Z">
        <w:r w:rsidR="00D25D1B" w:rsidRPr="007E6232" w:rsidDel="000713CE">
          <w:rPr>
            <w:color w:val="000000"/>
            <w:position w:val="-3"/>
            <w:vertAlign w:val="subscript"/>
          </w:rPr>
          <w:delText>ACO</w:delText>
        </w:r>
        <w:r w:rsidR="00D25D1B" w:rsidRPr="007E6232" w:rsidDel="000713CE">
          <w:rPr>
            <w:color w:val="000000"/>
            <w:position w:val="-3"/>
            <w:sz w:val="20"/>
            <w:szCs w:val="20"/>
            <w:vertAlign w:val="subscript"/>
          </w:rPr>
          <w:delText>1–5</w:delText>
        </w:r>
        <w:r w:rsidR="00D25D1B" w:rsidRPr="00423D7F" w:rsidDel="000713CE">
          <w:rPr>
            <w:color w:val="000000"/>
            <w:position w:val="-3"/>
            <w:sz w:val="20"/>
            <w:szCs w:val="20"/>
          </w:rPr>
          <w:delText xml:space="preserve"> </w:delText>
        </w:r>
        <w:r w:rsidR="00D25D1B" w:rsidDel="000713CE">
          <w:rPr>
            <w:color w:val="000000"/>
            <w:position w:val="-3"/>
            <w:sz w:val="20"/>
            <w:szCs w:val="20"/>
          </w:rPr>
          <w:delText xml:space="preserve"> </w:delText>
        </w:r>
      </w:del>
      <w:ins w:id="282" w:author="Shahrestani, Parvin" w:date="2020-03-20T15:55:00Z">
        <w:r w:rsidR="00C3640D">
          <w:rPr>
            <w:color w:val="000000"/>
            <w:position w:val="-3"/>
          </w:rPr>
          <w:t xml:space="preserve">were derived and selected for first age of reproduction at 10 days. Aligned with </w:t>
        </w:r>
      </w:ins>
      <w:ins w:id="283" w:author="Shahrestani, Parvin" w:date="2020-03-20T15:56:00Z">
        <w:r w:rsidR="00C3640D">
          <w:rPr>
            <w:color w:val="000000"/>
            <w:position w:val="-3"/>
          </w:rPr>
          <w:t>the</w:t>
        </w:r>
      </w:ins>
      <w:ins w:id="284" w:author="Shahrestani, Parvin" w:date="2020-03-20T15:55:00Z">
        <w:r w:rsidR="00C3640D">
          <w:rPr>
            <w:color w:val="000000"/>
            <w:position w:val="-3"/>
          </w:rPr>
          <w:t xml:space="preserve"> </w:t>
        </w:r>
      </w:ins>
      <w:ins w:id="285" w:author="Shahrestani, Parvin" w:date="2020-03-20T15:56:00Z">
        <w:r w:rsidR="00C3640D">
          <w:rPr>
            <w:color w:val="000000"/>
            <w:position w:val="-3"/>
          </w:rPr>
          <w:t xml:space="preserve">expectations of the evolutionary theories, the ACOs are shorter lived than the </w:t>
        </w:r>
        <w:proofErr w:type="spellStart"/>
        <w:r w:rsidR="00C3640D">
          <w:rPr>
            <w:color w:val="000000"/>
            <w:position w:val="-3"/>
          </w:rPr>
          <w:t>Bs</w:t>
        </w:r>
        <w:proofErr w:type="spellEnd"/>
        <w:r w:rsidR="00C3640D">
          <w:rPr>
            <w:color w:val="000000"/>
            <w:position w:val="-3"/>
          </w:rPr>
          <w:t xml:space="preserve">, which are shorter lived than the COs, which in turn are shorter lived than the </w:t>
        </w:r>
        <w:proofErr w:type="spellStart"/>
        <w:r w:rsidR="00C3640D">
          <w:rPr>
            <w:color w:val="000000"/>
            <w:position w:val="-3"/>
          </w:rPr>
          <w:t>Os</w:t>
        </w:r>
        <w:proofErr w:type="spellEnd"/>
        <w:r w:rsidR="00C3640D">
          <w:rPr>
            <w:color w:val="000000"/>
            <w:position w:val="-3"/>
          </w:rPr>
          <w:t>. In this study we use the ACO</w:t>
        </w:r>
        <w:r w:rsidR="00C3640D" w:rsidRPr="00C3640D">
          <w:rPr>
            <w:color w:val="000000"/>
            <w:position w:val="-3"/>
            <w:vertAlign w:val="subscript"/>
            <w:rPrChange w:id="286" w:author="Shahrestani, Parvin" w:date="2020-03-20T15:56:00Z">
              <w:rPr>
                <w:color w:val="000000"/>
                <w:position w:val="-3"/>
              </w:rPr>
            </w:rPrChange>
          </w:rPr>
          <w:t>1-5</w:t>
        </w:r>
        <w:r w:rsidR="00C3640D">
          <w:rPr>
            <w:color w:val="000000"/>
            <w:position w:val="-3"/>
          </w:rPr>
          <w:t xml:space="preserve"> and CO</w:t>
        </w:r>
        <w:r w:rsidR="00C3640D" w:rsidRPr="00C3640D">
          <w:rPr>
            <w:color w:val="000000"/>
            <w:position w:val="-3"/>
            <w:vertAlign w:val="subscript"/>
            <w:rPrChange w:id="287" w:author="Shahrestani, Parvin" w:date="2020-03-20T15:57:00Z">
              <w:rPr>
                <w:color w:val="000000"/>
                <w:position w:val="-3"/>
              </w:rPr>
            </w:rPrChange>
          </w:rPr>
          <w:t>1-5</w:t>
        </w:r>
        <w:r w:rsidR="00C3640D">
          <w:rPr>
            <w:color w:val="000000"/>
            <w:position w:val="-3"/>
          </w:rPr>
          <w:t xml:space="preserve"> populations. </w:t>
        </w:r>
      </w:ins>
      <w:ins w:id="288" w:author="Shahrestani, Parvin" w:date="2020-03-20T15:57:00Z">
        <w:r w:rsidR="00C3640D">
          <w:rPr>
            <w:color w:val="000000"/>
            <w:position w:val="-3"/>
          </w:rPr>
          <w:t xml:space="preserve">Note that all of these populations are on discrete generation cycles, which means that their </w:t>
        </w:r>
      </w:ins>
      <w:ins w:id="289" w:author="Shahrestani, Parvin" w:date="2020-03-20T16:09:00Z">
        <w:r w:rsidR="005E3ED4">
          <w:rPr>
            <w:color w:val="000000"/>
            <w:position w:val="-3"/>
          </w:rPr>
          <w:t xml:space="preserve">first and last age of reproduction is the same as their generation time, defined as the time from eggs of one generation to eggs of the next generation. </w:t>
        </w:r>
      </w:ins>
    </w:p>
    <w:p w14:paraId="466C3626" w14:textId="4E859B38" w:rsidR="00F11B2C" w:rsidRPr="00361B67" w:rsidRDefault="00D25D1B" w:rsidP="00256361">
      <w:pPr>
        <w:ind w:firstLine="720"/>
        <w:jc w:val="both"/>
        <w:rPr>
          <w:color w:val="000000" w:themeColor="text1"/>
          <w:position w:val="-3"/>
        </w:rPr>
      </w:pPr>
      <w:del w:id="290" w:author="Shahrestani, Parvin" w:date="2020-03-20T15:55:00Z">
        <w:r w:rsidDel="00C3640D">
          <w:rPr>
            <w:color w:val="000000"/>
            <w:position w:val="-3"/>
          </w:rPr>
          <w:delText>p</w:delText>
        </w:r>
      </w:del>
      <w:del w:id="291" w:author="Shahrestani, Parvin" w:date="2020-03-20T15:57:00Z">
        <w:r w:rsidDel="00C3640D">
          <w:rPr>
            <w:color w:val="000000"/>
            <w:position w:val="-3"/>
          </w:rPr>
          <w:delText xml:space="preserve">opulations are maintained on discrete 10-day generation cycles. </w:delText>
        </w:r>
      </w:del>
      <w:r>
        <w:rPr>
          <w:color w:val="000000"/>
          <w:position w:val="-3"/>
        </w:rPr>
        <w:t>All</w:t>
      </w:r>
      <w:r w:rsidRPr="002F48C5">
        <w:rPr>
          <w:color w:val="000000"/>
          <w:position w:val="-3"/>
        </w:rPr>
        <w:t xml:space="preserve"> these populations are large</w:t>
      </w:r>
      <w:ins w:id="292" w:author="Shahrestani, Parvin" w:date="2020-03-20T16:09:00Z">
        <w:r w:rsidR="005E3ED4">
          <w:rPr>
            <w:color w:val="000000"/>
            <w:position w:val="-3"/>
          </w:rPr>
          <w:t xml:space="preserve"> and outbred</w:t>
        </w:r>
      </w:ins>
      <w:r>
        <w:rPr>
          <w:color w:val="000000"/>
          <w:position w:val="-3"/>
        </w:rPr>
        <w:t>,</w:t>
      </w:r>
      <w:r w:rsidRPr="002F48C5">
        <w:rPr>
          <w:color w:val="000000"/>
          <w:position w:val="-3"/>
        </w:rPr>
        <w:t xml:space="preserve"> with at least 1000 individuals per gener</w:t>
      </w:r>
      <w:r>
        <w:rPr>
          <w:color w:val="000000"/>
          <w:position w:val="-3"/>
        </w:rPr>
        <w:t>ation. Prior to each experiment</w:t>
      </w:r>
      <w:r w:rsidRPr="002F48C5">
        <w:rPr>
          <w:color w:val="000000"/>
          <w:position w:val="-3"/>
        </w:rPr>
        <w:t xml:space="preserve">, all populations </w:t>
      </w:r>
      <w:r w:rsidR="00A06A8C">
        <w:rPr>
          <w:color w:val="000000"/>
          <w:position w:val="-3"/>
        </w:rPr>
        <w:t xml:space="preserve">were </w:t>
      </w:r>
      <w:r w:rsidRPr="002F48C5">
        <w:rPr>
          <w:color w:val="000000"/>
          <w:position w:val="-3"/>
        </w:rPr>
        <w:t xml:space="preserve">put through two controlled rearing generations to eliminate environmental and </w:t>
      </w:r>
      <w:r>
        <w:rPr>
          <w:color w:val="000000"/>
          <w:position w:val="-3"/>
        </w:rPr>
        <w:t xml:space="preserve">parental effects, as follows: </w:t>
      </w:r>
      <w:r w:rsidR="007E6232">
        <w:rPr>
          <w:color w:val="000000"/>
          <w:position w:val="-3"/>
        </w:rPr>
        <w:t>e</w:t>
      </w:r>
      <w:r w:rsidRPr="002F48C5">
        <w:rPr>
          <w:color w:val="000000"/>
          <w:position w:val="-3"/>
        </w:rPr>
        <w:t>gg</w:t>
      </w:r>
      <w:r>
        <w:rPr>
          <w:color w:val="000000"/>
          <w:position w:val="-3"/>
        </w:rPr>
        <w:t xml:space="preserve">s were collected and </w:t>
      </w:r>
      <w:r w:rsidRPr="002F48C5">
        <w:rPr>
          <w:color w:val="000000"/>
          <w:position w:val="-3"/>
        </w:rPr>
        <w:t>flies</w:t>
      </w:r>
      <w:r>
        <w:rPr>
          <w:color w:val="000000"/>
          <w:position w:val="-3"/>
        </w:rPr>
        <w:t xml:space="preserve"> were allowed to develop for 13 days</w:t>
      </w:r>
      <w:r w:rsidR="007E6232">
        <w:rPr>
          <w:color w:val="000000"/>
          <w:position w:val="-3"/>
        </w:rPr>
        <w:t xml:space="preserve"> before being transferred to cages and provided with </w:t>
      </w:r>
      <w:del w:id="293" w:author="Shahrestani, Parvin" w:date="2020-03-20T16:10:00Z">
        <w:r w:rsidR="007E6232" w:rsidDel="005E3ED4">
          <w:rPr>
            <w:color w:val="000000"/>
            <w:position w:val="-3"/>
          </w:rPr>
          <w:delText xml:space="preserve">yeasted </w:delText>
        </w:r>
      </w:del>
      <w:commentRangeStart w:id="294"/>
      <w:commentRangeStart w:id="295"/>
      <w:commentRangeStart w:id="296"/>
      <w:r w:rsidR="007E6232">
        <w:rPr>
          <w:color w:val="000000"/>
          <w:position w:val="-3"/>
        </w:rPr>
        <w:t>banana-molasses</w:t>
      </w:r>
      <w:ins w:id="297" w:author="Shahrestani, Parvin" w:date="2020-03-20T16:10:00Z">
        <w:r w:rsidR="005E3ED4">
          <w:rPr>
            <w:color w:val="000000"/>
            <w:position w:val="-3"/>
          </w:rPr>
          <w:t xml:space="preserve"> diet</w:t>
        </w:r>
      </w:ins>
      <w:r w:rsidR="007E6232">
        <w:rPr>
          <w:color w:val="000000"/>
          <w:position w:val="-3"/>
        </w:rPr>
        <w:t xml:space="preserve"> </w:t>
      </w:r>
      <w:commentRangeEnd w:id="294"/>
      <w:r w:rsidR="007E6232">
        <w:rPr>
          <w:rStyle w:val="CommentReference"/>
        </w:rPr>
        <w:commentReference w:id="294"/>
      </w:r>
      <w:commentRangeEnd w:id="295"/>
      <w:r w:rsidR="005A7028">
        <w:rPr>
          <w:rStyle w:val="CommentReference"/>
          <w:rFonts w:ascii="Arial" w:hAnsi="Arial" w:cs="Arial"/>
        </w:rPr>
        <w:commentReference w:id="295"/>
      </w:r>
      <w:commentRangeEnd w:id="296"/>
      <w:r w:rsidR="009274B3">
        <w:rPr>
          <w:rStyle w:val="CommentReference"/>
          <w:rFonts w:ascii="Arial" w:hAnsi="Arial" w:cs="Arial"/>
        </w:rPr>
        <w:commentReference w:id="296"/>
      </w:r>
      <w:r w:rsidR="00F100BF">
        <w:rPr>
          <w:color w:val="000000"/>
          <w:position w:val="-3"/>
        </w:rPr>
        <w:t>(</w:t>
      </w:r>
      <w:r w:rsidR="00387BE2">
        <w:rPr>
          <w:color w:val="000000"/>
        </w:rPr>
        <w:t>1</w:t>
      </w:r>
      <w:r w:rsidR="0080517A">
        <w:rPr>
          <w:color w:val="000000"/>
        </w:rPr>
        <w:t xml:space="preserve"> Liter of DI water, </w:t>
      </w:r>
      <w:r w:rsidR="0080517A" w:rsidRPr="002F48C5">
        <w:rPr>
          <w:color w:val="000000"/>
        </w:rPr>
        <w:t>agar (</w:t>
      </w:r>
      <w:r w:rsidR="00387BE2">
        <w:rPr>
          <w:color w:val="000000"/>
        </w:rPr>
        <w:t>15.15</w:t>
      </w:r>
      <w:r w:rsidR="0080517A">
        <w:rPr>
          <w:color w:val="000000"/>
        </w:rPr>
        <w:t xml:space="preserve"> g), yeast (</w:t>
      </w:r>
      <w:r w:rsidR="00387BE2">
        <w:rPr>
          <w:color w:val="000000"/>
        </w:rPr>
        <w:t>36.36</w:t>
      </w:r>
      <w:r w:rsidR="0080517A" w:rsidRPr="002F48C5">
        <w:rPr>
          <w:color w:val="000000"/>
        </w:rPr>
        <w:t xml:space="preserve"> g), </w:t>
      </w:r>
      <w:r w:rsidR="0080517A">
        <w:rPr>
          <w:color w:val="000000"/>
        </w:rPr>
        <w:t>Banana</w:t>
      </w:r>
      <w:r w:rsidR="0080517A" w:rsidRPr="002F48C5">
        <w:rPr>
          <w:color w:val="000000"/>
        </w:rPr>
        <w:t xml:space="preserve"> (</w:t>
      </w:r>
      <w:r w:rsidR="00387BE2">
        <w:rPr>
          <w:color w:val="000000"/>
        </w:rPr>
        <w:t>136.36</w:t>
      </w:r>
      <w:r w:rsidR="0080517A">
        <w:rPr>
          <w:color w:val="000000"/>
        </w:rPr>
        <w:t xml:space="preserve"> g</w:t>
      </w:r>
      <w:r w:rsidR="0080517A" w:rsidRPr="002F48C5">
        <w:rPr>
          <w:color w:val="000000"/>
        </w:rPr>
        <w:t>),</w:t>
      </w:r>
      <w:r w:rsidR="0080517A">
        <w:rPr>
          <w:color w:val="000000"/>
        </w:rPr>
        <w:t xml:space="preserve"> light syrup (</w:t>
      </w:r>
      <w:r w:rsidR="00387BE2">
        <w:rPr>
          <w:color w:val="000000"/>
        </w:rPr>
        <w:t xml:space="preserve">0.30 </w:t>
      </w:r>
      <w:r w:rsidR="0080517A">
        <w:rPr>
          <w:color w:val="000000"/>
        </w:rPr>
        <w:t>scoops), dark syrup (0.</w:t>
      </w:r>
      <w:r w:rsidR="00387BE2">
        <w:rPr>
          <w:color w:val="000000"/>
        </w:rPr>
        <w:t>30</w:t>
      </w:r>
      <w:r w:rsidR="0080517A">
        <w:rPr>
          <w:color w:val="000000"/>
        </w:rPr>
        <w:t xml:space="preserve"> scoops), barley malt (</w:t>
      </w:r>
      <w:r w:rsidR="00387BE2">
        <w:rPr>
          <w:color w:val="000000"/>
        </w:rPr>
        <w:t>0.45</w:t>
      </w:r>
      <w:r w:rsidR="0080517A">
        <w:rPr>
          <w:color w:val="000000"/>
        </w:rPr>
        <w:t>scoop), DI water (</w:t>
      </w:r>
      <w:r w:rsidR="00B87FDA">
        <w:rPr>
          <w:color w:val="000000"/>
        </w:rPr>
        <w:t>69.68</w:t>
      </w:r>
      <w:r w:rsidR="0080517A">
        <w:rPr>
          <w:color w:val="000000"/>
        </w:rPr>
        <w:t xml:space="preserve"> ml), 95% Ethanol (</w:t>
      </w:r>
      <w:r w:rsidR="00B87FDA">
        <w:rPr>
          <w:color w:val="000000"/>
        </w:rPr>
        <w:t>24.22</w:t>
      </w:r>
      <w:r w:rsidR="0080517A">
        <w:rPr>
          <w:color w:val="000000"/>
        </w:rPr>
        <w:t xml:space="preserve"> ml), Antifungal (</w:t>
      </w:r>
      <w:r w:rsidR="007658F6">
        <w:rPr>
          <w:color w:val="000000"/>
        </w:rPr>
        <w:t>2.36</w:t>
      </w:r>
      <w:r w:rsidR="0080517A">
        <w:rPr>
          <w:color w:val="000000"/>
        </w:rPr>
        <w:t xml:space="preserve"> g), Ethanol (</w:t>
      </w:r>
      <w:r w:rsidR="007658F6">
        <w:rPr>
          <w:color w:val="000000"/>
        </w:rPr>
        <w:t>23.63</w:t>
      </w:r>
      <w:r w:rsidR="0080517A">
        <w:rPr>
          <w:color w:val="000000"/>
        </w:rPr>
        <w:t xml:space="preserve"> ml</w:t>
      </w:r>
      <w:r w:rsidR="00060557">
        <w:rPr>
          <w:color w:val="000000"/>
        </w:rPr>
        <w:t>))</w:t>
      </w:r>
      <w:r w:rsidR="007E6232">
        <w:rPr>
          <w:color w:val="000000"/>
          <w:position w:val="-3"/>
        </w:rPr>
        <w:t xml:space="preserve">food. </w:t>
      </w:r>
      <w:ins w:id="298" w:author="Shahrestani, Parvin" w:date="2020-03-20T16:10:00Z">
        <w:r w:rsidR="005E3ED4">
          <w:rPr>
            <w:color w:val="000000"/>
            <w:position w:val="-3"/>
          </w:rPr>
          <w:t xml:space="preserve">A yeast supplement was added to the top of the food to stimulate egg laying. </w:t>
        </w:r>
      </w:ins>
      <w:r w:rsidRPr="002F48C5">
        <w:rPr>
          <w:color w:val="000000"/>
          <w:position w:val="-3"/>
        </w:rPr>
        <w:t>After one day</w:t>
      </w:r>
      <w:r>
        <w:rPr>
          <w:color w:val="000000"/>
          <w:position w:val="-3"/>
        </w:rPr>
        <w:t xml:space="preserve"> in the cages</w:t>
      </w:r>
      <w:r w:rsidRPr="002F48C5">
        <w:rPr>
          <w:color w:val="000000"/>
          <w:position w:val="-3"/>
        </w:rPr>
        <w:t xml:space="preserve">, </w:t>
      </w:r>
      <w:r>
        <w:rPr>
          <w:color w:val="000000"/>
          <w:position w:val="-3"/>
        </w:rPr>
        <w:t xml:space="preserve">we collected </w:t>
      </w:r>
      <w:r w:rsidRPr="002F48C5">
        <w:rPr>
          <w:color w:val="000000"/>
          <w:position w:val="-3"/>
        </w:rPr>
        <w:t>egg</w:t>
      </w:r>
      <w:r>
        <w:rPr>
          <w:color w:val="000000"/>
          <w:position w:val="-3"/>
        </w:rPr>
        <w:t xml:space="preserve">s </w:t>
      </w:r>
      <w:r w:rsidRPr="002F48C5">
        <w:rPr>
          <w:color w:val="000000"/>
          <w:position w:val="-3"/>
        </w:rPr>
        <w:t>and again wait</w:t>
      </w:r>
      <w:r w:rsidR="007E6232">
        <w:rPr>
          <w:color w:val="000000"/>
          <w:position w:val="-3"/>
        </w:rPr>
        <w:t>ed</w:t>
      </w:r>
      <w:r w:rsidRPr="002F48C5">
        <w:rPr>
          <w:color w:val="000000"/>
          <w:position w:val="-3"/>
        </w:rPr>
        <w:t xml:space="preserve"> for 13 days</w:t>
      </w:r>
      <w:r>
        <w:rPr>
          <w:color w:val="000000"/>
          <w:position w:val="-3"/>
        </w:rPr>
        <w:t>,</w:t>
      </w:r>
      <w:r w:rsidRPr="002F48C5">
        <w:rPr>
          <w:color w:val="000000"/>
          <w:position w:val="-3"/>
        </w:rPr>
        <w:t xml:space="preserve"> and then </w:t>
      </w:r>
      <w:r w:rsidR="007E6232">
        <w:rPr>
          <w:color w:val="000000"/>
          <w:position w:val="-3"/>
        </w:rPr>
        <w:t xml:space="preserve">transferred flies to cages with yeasted banana-molasses food. </w:t>
      </w:r>
      <w:r w:rsidRPr="002F48C5">
        <w:rPr>
          <w:color w:val="000000"/>
          <w:position w:val="-3"/>
        </w:rPr>
        <w:t>A</w:t>
      </w:r>
      <w:r w:rsidR="00B40EB5">
        <w:rPr>
          <w:color w:val="000000"/>
          <w:position w:val="-3"/>
        </w:rPr>
        <w:t xml:space="preserve">fter one day we </w:t>
      </w:r>
      <w:r>
        <w:rPr>
          <w:color w:val="000000"/>
          <w:position w:val="-3"/>
        </w:rPr>
        <w:t xml:space="preserve">collected </w:t>
      </w:r>
      <w:r w:rsidRPr="002F48C5">
        <w:rPr>
          <w:color w:val="000000"/>
          <w:position w:val="-3"/>
        </w:rPr>
        <w:t>vials of egg</w:t>
      </w:r>
      <w:r>
        <w:rPr>
          <w:color w:val="000000"/>
          <w:position w:val="-3"/>
        </w:rPr>
        <w:t>s</w:t>
      </w:r>
      <w:r w:rsidRPr="002F48C5">
        <w:rPr>
          <w:color w:val="000000"/>
          <w:position w:val="-3"/>
        </w:rPr>
        <w:t xml:space="preserve"> </w:t>
      </w:r>
      <w:r w:rsidR="007E6232">
        <w:rPr>
          <w:color w:val="000000"/>
          <w:position w:val="-3"/>
        </w:rPr>
        <w:t xml:space="preserve">again for </w:t>
      </w:r>
      <w:r w:rsidRPr="002F48C5">
        <w:rPr>
          <w:color w:val="000000"/>
          <w:position w:val="-3"/>
        </w:rPr>
        <w:t>each</w:t>
      </w:r>
      <w:r>
        <w:rPr>
          <w:color w:val="000000"/>
          <w:position w:val="-3"/>
        </w:rPr>
        <w:t xml:space="preserve"> of the</w:t>
      </w:r>
      <w:r w:rsidRPr="002F48C5">
        <w:rPr>
          <w:color w:val="000000"/>
          <w:position w:val="-3"/>
        </w:rPr>
        <w:t xml:space="preserve"> 10 populations</w:t>
      </w:r>
      <w:r>
        <w:rPr>
          <w:color w:val="000000"/>
          <w:position w:val="-3"/>
        </w:rPr>
        <w:t xml:space="preserve">, </w:t>
      </w:r>
      <w:r>
        <w:rPr>
          <w:color w:val="000000"/>
          <w:position w:val="-3"/>
        </w:rPr>
        <w:lastRenderedPageBreak/>
        <w:t>and the number of vials depend</w:t>
      </w:r>
      <w:r w:rsidR="00A06A8C">
        <w:rPr>
          <w:color w:val="000000"/>
          <w:position w:val="-3"/>
        </w:rPr>
        <w:t>ed</w:t>
      </w:r>
      <w:r>
        <w:rPr>
          <w:color w:val="000000"/>
          <w:position w:val="-3"/>
        </w:rPr>
        <w:t xml:space="preserve"> on the experiment</w:t>
      </w:r>
      <w:r w:rsidR="007E6232">
        <w:rPr>
          <w:color w:val="000000"/>
          <w:position w:val="-3"/>
        </w:rPr>
        <w:t xml:space="preserve">. </w:t>
      </w:r>
      <w:ins w:id="299" w:author="Shahrestani, Parvin" w:date="2020-03-20T16:11:00Z">
        <w:r w:rsidR="005E3ED4">
          <w:rPr>
            <w:color w:val="000000"/>
            <w:position w:val="-3"/>
          </w:rPr>
          <w:t xml:space="preserve">In these controlled rearing generations, the generation time was 14 because that is the ancestral generation time of the IV. After the controlled rearing generations, 13 days from egg, </w:t>
        </w:r>
      </w:ins>
      <w:del w:id="300" w:author="Shahrestani, Parvin" w:date="2020-03-20T16:11:00Z">
        <w:r w:rsidR="007E6232" w:rsidDel="005E3ED4">
          <w:rPr>
            <w:color w:val="000000"/>
            <w:position w:val="-3"/>
          </w:rPr>
          <w:delText>13 days later,</w:delText>
        </w:r>
      </w:del>
      <w:r w:rsidR="007E6232">
        <w:rPr>
          <w:color w:val="000000"/>
          <w:position w:val="-3"/>
        </w:rPr>
        <w:t xml:space="preserve"> flies </w:t>
      </w:r>
      <w:del w:id="301" w:author="Shahrestani, Parvin" w:date="2020-03-20T16:11:00Z">
        <w:r w:rsidR="007E6232" w:rsidDel="005E3ED4">
          <w:rPr>
            <w:color w:val="000000"/>
            <w:position w:val="-3"/>
          </w:rPr>
          <w:delText>from these vials</w:delText>
        </w:r>
      </w:del>
      <w:r w:rsidR="007E6232">
        <w:rPr>
          <w:color w:val="000000"/>
          <w:position w:val="-3"/>
        </w:rPr>
        <w:t xml:space="preserve"> were</w:t>
      </w:r>
      <w:r>
        <w:rPr>
          <w:color w:val="000000"/>
          <w:position w:val="-3"/>
        </w:rPr>
        <w:t xml:space="preserve"> transferred</w:t>
      </w:r>
      <w:ins w:id="302" w:author="Shahrestani, Parvin" w:date="2020-03-20T16:11:00Z">
        <w:r w:rsidR="005E3ED4">
          <w:rPr>
            <w:color w:val="000000"/>
            <w:position w:val="-3"/>
          </w:rPr>
          <w:t xml:space="preserve"> from vials</w:t>
        </w:r>
      </w:ins>
      <w:r>
        <w:rPr>
          <w:color w:val="000000"/>
          <w:position w:val="-3"/>
        </w:rPr>
        <w:t xml:space="preserve"> to large cages</w:t>
      </w:r>
      <w:ins w:id="303" w:author="Shahrestani, Parvin" w:date="2020-03-20T16:11:00Z">
        <w:r w:rsidR="005E3ED4">
          <w:rPr>
            <w:color w:val="000000"/>
            <w:position w:val="-3"/>
          </w:rPr>
          <w:t xml:space="preserve"> with 20 vials of flies transferred to each cage, and thus the densities in the cages were ~</w:t>
        </w:r>
      </w:ins>
      <w:del w:id="304" w:author="Shahrestani, Parvin" w:date="2020-03-20T16:12:00Z">
        <w:r w:rsidDel="005E3ED4">
          <w:rPr>
            <w:color w:val="000000"/>
            <w:position w:val="-3"/>
          </w:rPr>
          <w:delText xml:space="preserve"> (20 vials (</w:delText>
        </w:r>
      </w:del>
      <w:r>
        <w:rPr>
          <w:color w:val="000000"/>
          <w:position w:val="-3"/>
        </w:rPr>
        <w:t>1500-2000 flies</w:t>
      </w:r>
      <w:ins w:id="305" w:author="Shahrestani, Parvin" w:date="2020-03-20T16:12:00Z">
        <w:r w:rsidR="005E3ED4">
          <w:rPr>
            <w:color w:val="000000"/>
            <w:position w:val="-3"/>
          </w:rPr>
          <w:t xml:space="preserve"> per</w:t>
        </w:r>
      </w:ins>
      <w:del w:id="306" w:author="Shahrestani, Parvin" w:date="2020-03-20T16:12:00Z">
        <w:r w:rsidDel="005E3ED4">
          <w:rPr>
            <w:color w:val="000000"/>
            <w:position w:val="-3"/>
          </w:rPr>
          <w:delText>) in each</w:delText>
        </w:r>
      </w:del>
      <w:r>
        <w:rPr>
          <w:color w:val="000000"/>
          <w:position w:val="-3"/>
        </w:rPr>
        <w:t xml:space="preserve"> c</w:t>
      </w:r>
      <w:r w:rsidR="00622286">
        <w:rPr>
          <w:color w:val="000000"/>
          <w:position w:val="-3"/>
        </w:rPr>
        <w:t>age</w:t>
      </w:r>
      <w:r>
        <w:rPr>
          <w:color w:val="000000"/>
          <w:position w:val="-3"/>
        </w:rPr>
        <w:t>.</w:t>
      </w:r>
      <w:r w:rsidR="007C1357">
        <w:rPr>
          <w:color w:val="000000" w:themeColor="text1"/>
          <w:position w:val="-3"/>
        </w:rPr>
        <w:t xml:space="preserve"> Here was explained how our experimental populations were derived from an ancestral </w:t>
      </w:r>
      <w:proofErr w:type="spellStart"/>
      <w:r w:rsidR="007C1357">
        <w:rPr>
          <w:color w:val="000000" w:themeColor="text1"/>
          <w:position w:val="-3"/>
        </w:rPr>
        <w:t>population</w:t>
      </w:r>
      <w:r w:rsidR="00F5003A" w:rsidRPr="00361B67">
        <w:rPr>
          <w:color w:val="000000" w:themeColor="text1"/>
          <w:position w:val="-3"/>
        </w:rPr>
        <w:t>.</w:t>
      </w:r>
      <w:r w:rsidR="000E1F5F" w:rsidRPr="00361B67">
        <w:rPr>
          <w:color w:val="000000" w:themeColor="text1"/>
          <w:position w:val="-3"/>
        </w:rPr>
        <w:t>The</w:t>
      </w:r>
      <w:proofErr w:type="spellEnd"/>
      <w:r w:rsidR="000E1F5F" w:rsidRPr="00361B67">
        <w:rPr>
          <w:color w:val="000000" w:themeColor="text1"/>
          <w:position w:val="-3"/>
        </w:rPr>
        <w:t xml:space="preserve"> </w:t>
      </w:r>
      <w:r w:rsidR="005F6563" w:rsidRPr="00361B67">
        <w:rPr>
          <w:color w:val="000000" w:themeColor="text1"/>
          <w:position w:val="-3"/>
        </w:rPr>
        <w:t>IV population</w:t>
      </w:r>
      <w:r w:rsidR="000E1F5F" w:rsidRPr="00361B67">
        <w:rPr>
          <w:color w:val="000000" w:themeColor="text1"/>
          <w:position w:val="-3"/>
        </w:rPr>
        <w:t xml:space="preserve"> was </w:t>
      </w:r>
      <w:r w:rsidR="002728C4" w:rsidRPr="00361B67">
        <w:rPr>
          <w:color w:val="000000" w:themeColor="text1"/>
          <w:position w:val="-3"/>
        </w:rPr>
        <w:t>an ancestral</w:t>
      </w:r>
      <w:r w:rsidR="009C5C07" w:rsidRPr="00361B67">
        <w:rPr>
          <w:color w:val="000000" w:themeColor="text1"/>
          <w:position w:val="-3"/>
        </w:rPr>
        <w:t xml:space="preserve"> </w:t>
      </w:r>
      <w:r w:rsidR="000E1F5F" w:rsidRPr="00361B67">
        <w:rPr>
          <w:color w:val="000000" w:themeColor="text1"/>
          <w:position w:val="-3"/>
        </w:rPr>
        <w:t xml:space="preserve">population of </w:t>
      </w:r>
      <w:proofErr w:type="spellStart"/>
      <w:r w:rsidR="000E1F5F" w:rsidRPr="00361B67">
        <w:rPr>
          <w:i/>
          <w:color w:val="000000" w:themeColor="text1"/>
          <w:position w:val="-3"/>
        </w:rPr>
        <w:t>D.melanogaster</w:t>
      </w:r>
      <w:proofErr w:type="spellEnd"/>
      <w:r w:rsidR="005F6563" w:rsidRPr="00361B67">
        <w:rPr>
          <w:color w:val="000000" w:themeColor="text1"/>
          <w:position w:val="-3"/>
        </w:rPr>
        <w:t xml:space="preserve"> </w:t>
      </w:r>
      <w:r w:rsidR="002728C4" w:rsidRPr="00361B67">
        <w:rPr>
          <w:color w:val="000000" w:themeColor="text1"/>
          <w:position w:val="-3"/>
        </w:rPr>
        <w:t>which</w:t>
      </w:r>
      <w:r w:rsidR="000E1F5F" w:rsidRPr="00361B67">
        <w:rPr>
          <w:color w:val="000000" w:themeColor="text1"/>
          <w:position w:val="-3"/>
        </w:rPr>
        <w:t xml:space="preserve"> was </w:t>
      </w:r>
      <w:r w:rsidR="002728C4" w:rsidRPr="00361B67">
        <w:rPr>
          <w:color w:val="000000" w:themeColor="text1"/>
          <w:position w:val="-3"/>
        </w:rPr>
        <w:t>collected</w:t>
      </w:r>
      <w:r w:rsidR="000E1F5F" w:rsidRPr="00361B67">
        <w:rPr>
          <w:color w:val="000000" w:themeColor="text1"/>
          <w:position w:val="-3"/>
        </w:rPr>
        <w:t xml:space="preserve"> from </w:t>
      </w:r>
      <w:r w:rsidR="002728C4" w:rsidRPr="00361B67">
        <w:rPr>
          <w:color w:val="000000" w:themeColor="text1"/>
          <w:position w:val="-3"/>
        </w:rPr>
        <w:t xml:space="preserve">an apple orchard in Massachusetts </w:t>
      </w:r>
      <w:r w:rsidR="002728C4" w:rsidRPr="00361B67">
        <w:rPr>
          <w:color w:val="000000" w:themeColor="text1"/>
        </w:rPr>
        <w:t xml:space="preserve">(Ives 1975). </w:t>
      </w:r>
      <w:r w:rsidR="00652264" w:rsidRPr="00361B67">
        <w:rPr>
          <w:color w:val="000000" w:themeColor="text1"/>
          <w:position w:val="-3"/>
        </w:rPr>
        <w:t xml:space="preserve">Five replicates of O population were </w:t>
      </w:r>
      <w:r w:rsidR="00C70265" w:rsidRPr="00361B67">
        <w:rPr>
          <w:color w:val="000000" w:themeColor="text1"/>
          <w:position w:val="-3"/>
        </w:rPr>
        <w:t xml:space="preserve">derived from </w:t>
      </w:r>
      <w:r w:rsidR="00A86017" w:rsidRPr="00361B67">
        <w:rPr>
          <w:color w:val="000000" w:themeColor="text1"/>
          <w:position w:val="-3"/>
        </w:rPr>
        <w:t>IV population</w:t>
      </w:r>
      <w:r w:rsidR="009C5C07" w:rsidRPr="00361B67">
        <w:rPr>
          <w:color w:val="000000" w:themeColor="text1"/>
          <w:position w:val="-3"/>
        </w:rPr>
        <w:t>s</w:t>
      </w:r>
      <w:r w:rsidR="00A86017" w:rsidRPr="00361B67">
        <w:rPr>
          <w:color w:val="000000" w:themeColor="text1"/>
          <w:position w:val="-3"/>
        </w:rPr>
        <w:t xml:space="preserve"> in 1980</w:t>
      </w:r>
      <w:r w:rsidR="009C5C07" w:rsidRPr="00361B67">
        <w:rPr>
          <w:color w:val="000000" w:themeColor="text1"/>
          <w:position w:val="-3"/>
        </w:rPr>
        <w:t>. O</w:t>
      </w:r>
      <w:r w:rsidR="009C5C07" w:rsidRPr="00361B67">
        <w:rPr>
          <w:color w:val="000000" w:themeColor="text1"/>
          <w:position w:val="-3"/>
          <w:vertAlign w:val="subscript"/>
        </w:rPr>
        <w:t xml:space="preserve">1-5 </w:t>
      </w:r>
      <w:r w:rsidR="009C5C07" w:rsidRPr="00361B67">
        <w:rPr>
          <w:color w:val="000000" w:themeColor="text1"/>
          <w:position w:val="-3"/>
        </w:rPr>
        <w:t>populations maintained on 70-day generation cycles. In 1989 five replicates of CO populations were derived from O</w:t>
      </w:r>
      <w:r w:rsidR="009C5C07" w:rsidRPr="00361B67">
        <w:rPr>
          <w:color w:val="000000" w:themeColor="text1"/>
          <w:position w:val="-3"/>
          <w:vertAlign w:val="subscript"/>
        </w:rPr>
        <w:t>1-5</w:t>
      </w:r>
      <w:r w:rsidR="009C5C07" w:rsidRPr="00361B67">
        <w:rPr>
          <w:color w:val="000000" w:themeColor="text1"/>
          <w:position w:val="-3"/>
        </w:rPr>
        <w:t xml:space="preserve"> populations and they maintained on 28-day generation cycles.</w:t>
      </w:r>
      <w:r w:rsidR="0003699F" w:rsidRPr="00361B67">
        <w:rPr>
          <w:color w:val="000000" w:themeColor="text1"/>
          <w:position w:val="-3"/>
        </w:rPr>
        <w:t xml:space="preserve"> After that five replicates of ACO populations were taken from CO</w:t>
      </w:r>
      <w:r w:rsidR="0003699F" w:rsidRPr="00361B67">
        <w:rPr>
          <w:color w:val="000000" w:themeColor="text1"/>
          <w:position w:val="-3"/>
          <w:vertAlign w:val="subscript"/>
        </w:rPr>
        <w:t xml:space="preserve">1-5 </w:t>
      </w:r>
      <w:r w:rsidR="0003699F" w:rsidRPr="00361B67">
        <w:rPr>
          <w:color w:val="000000" w:themeColor="text1"/>
          <w:position w:val="-3"/>
        </w:rPr>
        <w:t xml:space="preserve">populations and maintained on 10-day generation cycles. </w:t>
      </w:r>
      <w:r w:rsidR="00531155" w:rsidRPr="00361B67">
        <w:rPr>
          <w:color w:val="000000" w:themeColor="text1"/>
          <w:position w:val="-3"/>
        </w:rPr>
        <w:t>AO</w:t>
      </w:r>
      <w:r w:rsidR="00531155" w:rsidRPr="00361B67">
        <w:rPr>
          <w:color w:val="000000" w:themeColor="text1"/>
          <w:position w:val="-3"/>
          <w:vertAlign w:val="subscript"/>
        </w:rPr>
        <w:t>1-5</w:t>
      </w:r>
      <w:r w:rsidR="00531155" w:rsidRPr="00361B67">
        <w:rPr>
          <w:color w:val="000000" w:themeColor="text1"/>
          <w:position w:val="-3"/>
        </w:rPr>
        <w:t xml:space="preserve"> and nCO</w:t>
      </w:r>
      <w:r w:rsidR="00531155" w:rsidRPr="00361B67">
        <w:rPr>
          <w:color w:val="000000" w:themeColor="text1"/>
          <w:position w:val="-3"/>
          <w:vertAlign w:val="subscript"/>
        </w:rPr>
        <w:t xml:space="preserve">1-5 </w:t>
      </w:r>
      <w:r w:rsidR="00531155" w:rsidRPr="00361B67">
        <w:rPr>
          <w:color w:val="000000" w:themeColor="text1"/>
          <w:position w:val="-3"/>
        </w:rPr>
        <w:t>populations are new populations that recently derived from O</w:t>
      </w:r>
      <w:r w:rsidR="00531155" w:rsidRPr="00361B67">
        <w:rPr>
          <w:color w:val="000000" w:themeColor="text1"/>
          <w:position w:val="-3"/>
          <w:vertAlign w:val="subscript"/>
        </w:rPr>
        <w:t xml:space="preserve">1-5 </w:t>
      </w:r>
      <w:r w:rsidR="00531155" w:rsidRPr="00361B67">
        <w:rPr>
          <w:color w:val="000000" w:themeColor="text1"/>
          <w:position w:val="-3"/>
        </w:rPr>
        <w:t>populations and they maintained on 10-day and 28-day generation cycles respectively.</w:t>
      </w:r>
      <w:r w:rsidR="0003699F" w:rsidRPr="00361B67">
        <w:rPr>
          <w:color w:val="000000" w:themeColor="text1"/>
          <w:position w:val="-3"/>
        </w:rPr>
        <w:t xml:space="preserve"> </w:t>
      </w:r>
      <w:r w:rsidR="00F11B2C" w:rsidRPr="00361B67">
        <w:rPr>
          <w:color w:val="000000" w:themeColor="text1"/>
          <w:position w:val="-3"/>
        </w:rPr>
        <w:t>As AO</w:t>
      </w:r>
      <w:r w:rsidR="00F11B2C" w:rsidRPr="00361B67">
        <w:rPr>
          <w:color w:val="000000" w:themeColor="text1"/>
          <w:position w:val="-3"/>
          <w:vertAlign w:val="subscript"/>
        </w:rPr>
        <w:t xml:space="preserve">1-5  </w:t>
      </w:r>
      <w:r w:rsidR="00F11B2C" w:rsidRPr="00361B67">
        <w:rPr>
          <w:color w:val="000000" w:themeColor="text1"/>
          <w:position w:val="-3"/>
        </w:rPr>
        <w:t>and nCO</w:t>
      </w:r>
      <w:r w:rsidR="00F11B2C" w:rsidRPr="00361B67">
        <w:rPr>
          <w:color w:val="000000" w:themeColor="text1"/>
          <w:position w:val="-3"/>
          <w:vertAlign w:val="subscript"/>
        </w:rPr>
        <w:t>1-5</w:t>
      </w:r>
      <w:r w:rsidR="00F11B2C" w:rsidRPr="00361B67">
        <w:rPr>
          <w:color w:val="000000" w:themeColor="text1"/>
          <w:position w:val="-3"/>
        </w:rPr>
        <w:t xml:space="preserve"> are recently derived populations, they have undergone their selection regimes for fewer generations than the ACO</w:t>
      </w:r>
      <w:r w:rsidR="00F11B2C" w:rsidRPr="00361B67">
        <w:rPr>
          <w:color w:val="000000" w:themeColor="text1"/>
          <w:position w:val="-3"/>
          <w:vertAlign w:val="subscript"/>
        </w:rPr>
        <w:t xml:space="preserve">1-5 </w:t>
      </w:r>
      <w:r w:rsidR="00F11B2C" w:rsidRPr="00361B67">
        <w:rPr>
          <w:color w:val="000000" w:themeColor="text1"/>
          <w:position w:val="-3"/>
        </w:rPr>
        <w:t>and CO</w:t>
      </w:r>
      <w:r w:rsidR="00F11B2C" w:rsidRPr="00361B67">
        <w:rPr>
          <w:color w:val="000000" w:themeColor="text1"/>
          <w:position w:val="-3"/>
          <w:vertAlign w:val="subscript"/>
        </w:rPr>
        <w:t>1-5</w:t>
      </w:r>
      <w:r w:rsidR="00F11B2C" w:rsidRPr="00361B67">
        <w:rPr>
          <w:color w:val="000000" w:themeColor="text1"/>
          <w:position w:val="-3"/>
        </w:rPr>
        <w:t xml:space="preserve"> populations.ACO</w:t>
      </w:r>
      <w:r w:rsidR="00F11B2C" w:rsidRPr="00361B67">
        <w:rPr>
          <w:color w:val="000000" w:themeColor="text1"/>
          <w:position w:val="-3"/>
          <w:vertAlign w:val="subscript"/>
        </w:rPr>
        <w:t xml:space="preserve">1-5, </w:t>
      </w:r>
      <w:r w:rsidR="00F11B2C" w:rsidRPr="00361B67">
        <w:rPr>
          <w:color w:val="000000" w:themeColor="text1"/>
          <w:position w:val="-3"/>
        </w:rPr>
        <w:t>CO</w:t>
      </w:r>
      <w:r w:rsidR="00F11B2C" w:rsidRPr="00361B67">
        <w:rPr>
          <w:color w:val="000000" w:themeColor="text1"/>
          <w:position w:val="-3"/>
          <w:vertAlign w:val="subscript"/>
        </w:rPr>
        <w:t xml:space="preserve">1-5, </w:t>
      </w:r>
      <w:r w:rsidR="00F11B2C" w:rsidRPr="00361B67">
        <w:rPr>
          <w:color w:val="000000" w:themeColor="text1"/>
          <w:position w:val="-3"/>
        </w:rPr>
        <w:t>AO</w:t>
      </w:r>
      <w:r w:rsidR="00F11B2C" w:rsidRPr="00361B67">
        <w:rPr>
          <w:color w:val="000000" w:themeColor="text1"/>
          <w:position w:val="-3"/>
          <w:vertAlign w:val="subscript"/>
        </w:rPr>
        <w:t xml:space="preserve">1-5, </w:t>
      </w:r>
      <w:r w:rsidR="00F11B2C" w:rsidRPr="00361B67">
        <w:rPr>
          <w:color w:val="000000" w:themeColor="text1"/>
          <w:position w:val="-3"/>
        </w:rPr>
        <w:t>and nCO</w:t>
      </w:r>
      <w:r w:rsidR="00F11B2C" w:rsidRPr="00361B67">
        <w:rPr>
          <w:color w:val="000000" w:themeColor="text1"/>
          <w:position w:val="-3"/>
          <w:vertAlign w:val="subscript"/>
        </w:rPr>
        <w:t xml:space="preserve">1-5 </w:t>
      </w:r>
      <w:r w:rsidR="00F11B2C" w:rsidRPr="00361B67">
        <w:rPr>
          <w:color w:val="000000" w:themeColor="text1"/>
          <w:position w:val="-3"/>
        </w:rPr>
        <w:t xml:space="preserve"> undergone their selection regimes for 738, 290, 146, and 37 generations respectively. </w:t>
      </w:r>
      <w:r w:rsidR="00D67203" w:rsidRPr="00361B67">
        <w:rPr>
          <w:color w:val="000000" w:themeColor="text1"/>
          <w:position w:val="-3"/>
        </w:rPr>
        <w:t>The genomic data from a</w:t>
      </w:r>
      <w:r w:rsidR="00F11B2C" w:rsidRPr="00361B67">
        <w:rPr>
          <w:color w:val="000000" w:themeColor="text1"/>
          <w:position w:val="-3"/>
        </w:rPr>
        <w:t xml:space="preserve">ll these </w:t>
      </w:r>
      <w:r w:rsidR="002728C4" w:rsidRPr="00361B67">
        <w:rPr>
          <w:color w:val="000000" w:themeColor="text1"/>
          <w:position w:val="-3"/>
        </w:rPr>
        <w:t>20</w:t>
      </w:r>
      <w:r w:rsidR="00F11B2C" w:rsidRPr="00361B67">
        <w:rPr>
          <w:color w:val="000000" w:themeColor="text1"/>
          <w:position w:val="-3"/>
        </w:rPr>
        <w:t xml:space="preserve"> populations were </w:t>
      </w:r>
      <w:r w:rsidR="002728C4" w:rsidRPr="00361B67">
        <w:rPr>
          <w:color w:val="000000" w:themeColor="text1"/>
          <w:position w:val="-3"/>
        </w:rPr>
        <w:t>used in this study</w:t>
      </w:r>
      <w:r w:rsidR="000C306A" w:rsidRPr="00361B67">
        <w:rPr>
          <w:color w:val="000000" w:themeColor="text1"/>
          <w:position w:val="-3"/>
        </w:rPr>
        <w:t xml:space="preserve"> to find out the correlations of immune and aging genes.</w:t>
      </w:r>
    </w:p>
    <w:p w14:paraId="406624EC" w14:textId="77777777" w:rsidR="00F11B2C" w:rsidRDefault="00F11B2C" w:rsidP="00F11B2C">
      <w:pPr>
        <w:jc w:val="both"/>
        <w:rPr>
          <w:color w:val="000000"/>
          <w:position w:val="-3"/>
        </w:rPr>
      </w:pPr>
    </w:p>
    <w:p w14:paraId="3BEB0B6F" w14:textId="64EBD58C" w:rsidR="006E306F" w:rsidRPr="009C5C07" w:rsidRDefault="006E306F" w:rsidP="007E6232">
      <w:pPr>
        <w:ind w:firstLine="720"/>
        <w:jc w:val="both"/>
        <w:rPr>
          <w:color w:val="000000"/>
          <w:position w:val="-3"/>
        </w:rPr>
      </w:pPr>
    </w:p>
    <w:p w14:paraId="1EBEB635" w14:textId="77777777" w:rsidR="006E306F" w:rsidRDefault="006E306F" w:rsidP="007E6232">
      <w:pPr>
        <w:ind w:firstLine="720"/>
        <w:jc w:val="both"/>
        <w:rPr>
          <w:color w:val="000000"/>
          <w:position w:val="-3"/>
        </w:rPr>
      </w:pPr>
    </w:p>
    <w:p w14:paraId="76BE0CAF" w14:textId="61F42176" w:rsidR="00D25D1B" w:rsidRPr="006555D6" w:rsidRDefault="00D25D1B" w:rsidP="007E6232">
      <w:pPr>
        <w:ind w:firstLine="720"/>
        <w:jc w:val="both"/>
        <w:rPr>
          <w:color w:val="000000"/>
          <w:position w:val="-3"/>
        </w:rPr>
      </w:pPr>
      <w:r>
        <w:rPr>
          <w:color w:val="000000"/>
          <w:position w:val="-3"/>
        </w:rPr>
        <w:t xml:space="preserve"> </w:t>
      </w:r>
      <w:commentRangeStart w:id="307"/>
      <w:r w:rsidR="00333221">
        <w:rPr>
          <w:color w:val="000000"/>
          <w:position w:val="-3"/>
        </w:rPr>
        <w:t>I</w:t>
      </w:r>
      <w:del w:id="308" w:author="elnazbagheri" w:date="2020-03-30T17:57:00Z">
        <w:r w:rsidR="00333221" w:rsidDel="00F5003A">
          <w:rPr>
            <w:color w:val="000000"/>
            <w:position w:val="-3"/>
          </w:rPr>
          <w:delText>n addition to the AC</w:delText>
        </w:r>
      </w:del>
      <w:del w:id="309" w:author="elnazbagheri" w:date="2020-03-30T17:56:00Z">
        <w:r w:rsidR="00333221" w:rsidDel="00F5003A">
          <w:rPr>
            <w:color w:val="000000"/>
            <w:position w:val="-3"/>
          </w:rPr>
          <w:delText>O</w:delText>
        </w:r>
        <w:r w:rsidR="00333221" w:rsidRPr="00333221" w:rsidDel="00F5003A">
          <w:rPr>
            <w:color w:val="000000"/>
            <w:position w:val="-3"/>
            <w:vertAlign w:val="subscript"/>
          </w:rPr>
          <w:delText>1-5</w:delText>
        </w:r>
        <w:r w:rsidR="00333221" w:rsidDel="00F5003A">
          <w:rPr>
            <w:color w:val="000000"/>
            <w:position w:val="-3"/>
          </w:rPr>
          <w:delText xml:space="preserve"> and CO</w:delText>
        </w:r>
        <w:r w:rsidR="00333221" w:rsidRPr="00333221" w:rsidDel="00F5003A">
          <w:rPr>
            <w:color w:val="000000"/>
            <w:position w:val="-3"/>
            <w:vertAlign w:val="subscript"/>
          </w:rPr>
          <w:delText xml:space="preserve">1-5 </w:delText>
        </w:r>
        <w:r w:rsidR="00333221" w:rsidDel="00F5003A">
          <w:rPr>
            <w:color w:val="000000"/>
            <w:position w:val="-3"/>
          </w:rPr>
          <w:delText>populations, we used genomic data from ten other populations. The AO</w:delText>
        </w:r>
        <w:r w:rsidR="00333221" w:rsidRPr="00333221" w:rsidDel="00F5003A">
          <w:rPr>
            <w:color w:val="000000"/>
            <w:position w:val="-3"/>
            <w:vertAlign w:val="subscript"/>
          </w:rPr>
          <w:delText xml:space="preserve">1-5 </w:delText>
        </w:r>
        <w:r w:rsidR="00333221" w:rsidDel="00F5003A">
          <w:rPr>
            <w:color w:val="000000"/>
            <w:position w:val="-3"/>
          </w:rPr>
          <w:delText>an</w:delText>
        </w:r>
        <w:commentRangeEnd w:id="307"/>
        <w:r w:rsidR="00946265" w:rsidDel="00F5003A">
          <w:rPr>
            <w:rStyle w:val="CommentReference"/>
            <w:rFonts w:ascii="Arial" w:hAnsi="Arial" w:cs="Arial"/>
          </w:rPr>
          <w:commentReference w:id="307"/>
        </w:r>
        <w:r w:rsidR="00333221" w:rsidDel="00F5003A">
          <w:rPr>
            <w:color w:val="000000"/>
            <w:position w:val="-3"/>
          </w:rPr>
          <w:delText>d nCO</w:delText>
        </w:r>
        <w:r w:rsidR="00333221" w:rsidRPr="00333221" w:rsidDel="00F5003A">
          <w:rPr>
            <w:color w:val="000000"/>
            <w:position w:val="-3"/>
            <w:vertAlign w:val="subscript"/>
          </w:rPr>
          <w:delText xml:space="preserve">1-5 </w:delText>
        </w:r>
        <w:r w:rsidR="00333221" w:rsidDel="00F5003A">
          <w:rPr>
            <w:color w:val="000000"/>
            <w:position w:val="-3"/>
          </w:rPr>
          <w:delText>populations were also derived from the O</w:delText>
        </w:r>
        <w:r w:rsidR="00333221" w:rsidRPr="00333221" w:rsidDel="00F5003A">
          <w:rPr>
            <w:color w:val="000000"/>
            <w:position w:val="-3"/>
            <w:vertAlign w:val="subscript"/>
          </w:rPr>
          <w:delText xml:space="preserve">1-5 </w:delText>
        </w:r>
        <w:r w:rsidR="00333221" w:rsidDel="00F5003A">
          <w:rPr>
            <w:color w:val="000000"/>
            <w:position w:val="-3"/>
          </w:rPr>
          <w:delText>populations, with the AO</w:delText>
        </w:r>
        <w:r w:rsidR="00333221" w:rsidRPr="00333221" w:rsidDel="00F5003A">
          <w:rPr>
            <w:color w:val="000000"/>
            <w:position w:val="-3"/>
            <w:vertAlign w:val="subscript"/>
          </w:rPr>
          <w:delText xml:space="preserve">1-5 </w:delText>
        </w:r>
        <w:r w:rsidR="00333221" w:rsidDel="00F5003A">
          <w:rPr>
            <w:color w:val="000000"/>
            <w:position w:val="-3"/>
          </w:rPr>
          <w:delText>maintained on 10-day generation cycles and the nCO</w:delText>
        </w:r>
        <w:r w:rsidR="00333221" w:rsidRPr="00333221" w:rsidDel="00F5003A">
          <w:rPr>
            <w:color w:val="000000"/>
            <w:position w:val="-3"/>
            <w:vertAlign w:val="subscript"/>
          </w:rPr>
          <w:delText xml:space="preserve">1-5 </w:delText>
        </w:r>
        <w:r w:rsidR="00333221" w:rsidDel="00F5003A">
          <w:rPr>
            <w:color w:val="000000"/>
            <w:position w:val="-3"/>
          </w:rPr>
          <w:delText>maintained on 28 day generation cycles. However, the AO</w:delText>
        </w:r>
        <w:r w:rsidR="00333221" w:rsidRPr="00333221" w:rsidDel="00F5003A">
          <w:rPr>
            <w:color w:val="000000"/>
            <w:position w:val="-3"/>
            <w:vertAlign w:val="subscript"/>
          </w:rPr>
          <w:delText xml:space="preserve">1-5 </w:delText>
        </w:r>
        <w:r w:rsidR="00333221" w:rsidDel="00F5003A">
          <w:rPr>
            <w:color w:val="000000"/>
            <w:position w:val="-3"/>
          </w:rPr>
          <w:delText>and nCO</w:delText>
        </w:r>
        <w:r w:rsidR="00333221" w:rsidRPr="00333221" w:rsidDel="00F5003A">
          <w:rPr>
            <w:color w:val="000000"/>
            <w:position w:val="-3"/>
            <w:vertAlign w:val="subscript"/>
          </w:rPr>
          <w:delText xml:space="preserve">1-5 </w:delText>
        </w:r>
        <w:r w:rsidR="00333221" w:rsidDel="00F5003A">
          <w:rPr>
            <w:color w:val="000000"/>
            <w:position w:val="-3"/>
          </w:rPr>
          <w:delText>are more recently derived than the ACO</w:delText>
        </w:r>
        <w:r w:rsidR="00333221" w:rsidRPr="00333221" w:rsidDel="00F5003A">
          <w:rPr>
            <w:color w:val="000000"/>
            <w:position w:val="-3"/>
            <w:vertAlign w:val="subscript"/>
          </w:rPr>
          <w:delText xml:space="preserve">1-5 </w:delText>
        </w:r>
        <w:r w:rsidR="00333221" w:rsidDel="00F5003A">
          <w:rPr>
            <w:color w:val="000000"/>
            <w:position w:val="-3"/>
          </w:rPr>
          <w:delText>and CO</w:delText>
        </w:r>
        <w:r w:rsidR="00333221" w:rsidRPr="00333221" w:rsidDel="00F5003A">
          <w:rPr>
            <w:color w:val="000000"/>
            <w:position w:val="-3"/>
            <w:vertAlign w:val="subscript"/>
          </w:rPr>
          <w:delText xml:space="preserve">1-5 </w:delText>
        </w:r>
        <w:r w:rsidR="00333221" w:rsidDel="00F5003A">
          <w:rPr>
            <w:color w:val="000000"/>
            <w:position w:val="-3"/>
          </w:rPr>
          <w:delText xml:space="preserve">and have therefore undergone their selection regimes for fewer </w:delText>
        </w:r>
        <w:r w:rsidR="00BA3B8E" w:rsidDel="00F5003A">
          <w:rPr>
            <w:color w:val="000000"/>
            <w:position w:val="-3"/>
          </w:rPr>
          <w:delText>generations.</w:delText>
        </w:r>
        <w:r w:rsidR="00333221" w:rsidDel="00F5003A">
          <w:rPr>
            <w:color w:val="000000"/>
            <w:position w:val="-3"/>
          </w:rPr>
          <w:delText xml:space="preserve"> </w:delText>
        </w:r>
        <w:r w:rsidR="00897924" w:rsidDel="00F5003A">
          <w:rPr>
            <w:color w:val="000000"/>
            <w:position w:val="-3"/>
          </w:rPr>
          <w:delText>A</w:delText>
        </w:r>
        <w:r w:rsidR="006555D6" w:rsidDel="00F5003A">
          <w:rPr>
            <w:color w:val="000000"/>
            <w:position w:val="-3"/>
          </w:rPr>
          <w:delText>CO</w:delText>
        </w:r>
        <w:r w:rsidR="006555D6" w:rsidDel="00F5003A">
          <w:rPr>
            <w:color w:val="000000"/>
            <w:position w:val="-3"/>
            <w:vertAlign w:val="subscript"/>
          </w:rPr>
          <w:delText xml:space="preserve">1-5, </w:delText>
        </w:r>
        <w:r w:rsidR="006555D6" w:rsidDel="00F5003A">
          <w:rPr>
            <w:color w:val="000000"/>
            <w:position w:val="-3"/>
          </w:rPr>
          <w:delText>CO</w:delText>
        </w:r>
        <w:r w:rsidR="006555D6" w:rsidDel="00F5003A">
          <w:rPr>
            <w:color w:val="000000"/>
            <w:position w:val="-3"/>
            <w:vertAlign w:val="subscript"/>
          </w:rPr>
          <w:delText xml:space="preserve">1-5, </w:delText>
        </w:r>
        <w:r w:rsidR="006555D6" w:rsidDel="00F5003A">
          <w:rPr>
            <w:color w:val="000000"/>
            <w:position w:val="-3"/>
          </w:rPr>
          <w:delText>AO</w:delText>
        </w:r>
        <w:r w:rsidR="006555D6" w:rsidDel="00F5003A">
          <w:rPr>
            <w:color w:val="000000"/>
            <w:position w:val="-3"/>
            <w:vertAlign w:val="subscript"/>
          </w:rPr>
          <w:delText xml:space="preserve">1-5, </w:delText>
        </w:r>
        <w:r w:rsidR="006555D6" w:rsidDel="00F5003A">
          <w:rPr>
            <w:color w:val="000000"/>
            <w:position w:val="-3"/>
          </w:rPr>
          <w:delText>and nCO</w:delText>
        </w:r>
        <w:r w:rsidR="006555D6" w:rsidDel="00F5003A">
          <w:rPr>
            <w:color w:val="000000"/>
            <w:position w:val="-3"/>
            <w:vertAlign w:val="subscript"/>
          </w:rPr>
          <w:delText xml:space="preserve">1-5 </w:delText>
        </w:r>
        <w:r w:rsidR="006555D6" w:rsidDel="00F5003A">
          <w:rPr>
            <w:color w:val="000000"/>
            <w:position w:val="-3"/>
          </w:rPr>
          <w:delText xml:space="preserve"> undergone their selection regimes for 738, 290, 146, and 37 generations respectively.</w:delText>
        </w:r>
      </w:del>
    </w:p>
    <w:p w14:paraId="37A2133A" w14:textId="77777777" w:rsidR="00312DF4" w:rsidRDefault="00312DF4" w:rsidP="00AA3D48">
      <w:pPr>
        <w:jc w:val="both"/>
        <w:rPr>
          <w:color w:val="000000"/>
          <w:position w:val="-3"/>
        </w:rPr>
      </w:pPr>
    </w:p>
    <w:p w14:paraId="5FC86745" w14:textId="77777777" w:rsidR="00312DF4" w:rsidRDefault="00312DF4" w:rsidP="00AA3D48">
      <w:pPr>
        <w:jc w:val="both"/>
        <w:rPr>
          <w:color w:val="000000"/>
          <w:position w:val="-3"/>
        </w:rPr>
      </w:pPr>
    </w:p>
    <w:p w14:paraId="73F97C13" w14:textId="76F1800B" w:rsidR="00D25D1B" w:rsidRDefault="007E6232" w:rsidP="00AA3D48">
      <w:pPr>
        <w:jc w:val="both"/>
        <w:rPr>
          <w:color w:val="000000"/>
          <w:position w:val="-3"/>
        </w:rPr>
      </w:pPr>
      <w:r>
        <w:rPr>
          <w:color w:val="000000"/>
          <w:position w:val="-3"/>
        </w:rPr>
        <w:t xml:space="preserve"> </w:t>
      </w:r>
    </w:p>
    <w:p w14:paraId="5D65E469" w14:textId="0C751A41" w:rsidR="00BF58F4" w:rsidRDefault="00BF58F4" w:rsidP="00AA3D48">
      <w:pPr>
        <w:jc w:val="both"/>
        <w:rPr>
          <w:i/>
          <w:iCs/>
          <w:color w:val="000000"/>
          <w:position w:val="-3"/>
        </w:rPr>
      </w:pPr>
      <w:r w:rsidRPr="003D2177">
        <w:rPr>
          <w:i/>
          <w:iCs/>
          <w:color w:val="000000"/>
          <w:position w:val="-3"/>
        </w:rPr>
        <w:t>Fungal Spray:</w:t>
      </w:r>
      <w:r w:rsidR="00A67147" w:rsidRPr="003D2177">
        <w:rPr>
          <w:i/>
          <w:iCs/>
          <w:color w:val="000000"/>
          <w:position w:val="-3"/>
        </w:rPr>
        <w:t xml:space="preserve"> </w:t>
      </w:r>
    </w:p>
    <w:p w14:paraId="00897E06" w14:textId="77777777" w:rsidR="006D7133" w:rsidRDefault="00066C92" w:rsidP="00EC267B">
      <w:pPr>
        <w:pStyle w:val="NormalWeb"/>
        <w:jc w:val="both"/>
        <w:rPr>
          <w:ins w:id="310" w:author="Shahrestani, Parvin" w:date="2020-03-22T15:01:00Z"/>
        </w:rPr>
      </w:pPr>
      <w:ins w:id="311" w:author="Shahrestani, Parvin" w:date="2020-03-21T18:24:00Z">
        <w:r>
          <w:t xml:space="preserve">For this project, large numbers </w:t>
        </w:r>
      </w:ins>
      <w:ins w:id="312" w:author="Shahrestani, Parvin" w:date="2020-03-21T19:07:00Z">
        <w:r w:rsidR="004249F8">
          <w:t xml:space="preserve">of flies needed to be inoculated with controlled doses of </w:t>
        </w:r>
        <w:r w:rsidR="004249F8" w:rsidRPr="004249F8">
          <w:rPr>
            <w:i/>
            <w:rPrChange w:id="313" w:author="Shahrestani, Parvin" w:date="2020-03-21T19:08:00Z">
              <w:rPr/>
            </w:rPrChange>
          </w:rPr>
          <w:t xml:space="preserve">B. </w:t>
        </w:r>
        <w:proofErr w:type="spellStart"/>
        <w:r w:rsidR="004249F8" w:rsidRPr="004249F8">
          <w:rPr>
            <w:i/>
            <w:rPrChange w:id="314" w:author="Shahrestani, Parvin" w:date="2020-03-21T19:08:00Z">
              <w:rPr/>
            </w:rPrChange>
          </w:rPr>
          <w:t>bassiana</w:t>
        </w:r>
        <w:proofErr w:type="spellEnd"/>
        <w:r w:rsidR="004249F8">
          <w:t xml:space="preserve">. To facilitate these large-scale inoculations, </w:t>
        </w:r>
      </w:ins>
      <w:del w:id="315" w:author="Shahrestani, Parvin" w:date="2020-03-21T19:07:00Z">
        <w:r w:rsidR="00E556AE" w:rsidRPr="00312DF4" w:rsidDel="004249F8">
          <w:delText xml:space="preserve">In </w:delText>
        </w:r>
        <w:r w:rsidR="00940CB6" w:rsidRPr="00312DF4" w:rsidDel="004249F8">
          <w:delText xml:space="preserve">an effort to </w:delText>
        </w:r>
        <w:r w:rsidR="00306CFB" w:rsidRPr="00312DF4" w:rsidDel="004249F8">
          <w:delText>create</w:delText>
        </w:r>
        <w:r w:rsidR="00940CB6" w:rsidRPr="00312DF4" w:rsidDel="004249F8">
          <w:delText xml:space="preserve"> a more efficient</w:delText>
        </w:r>
        <w:r w:rsidR="00E556AE" w:rsidRPr="00312DF4" w:rsidDel="004249F8">
          <w:delText xml:space="preserve"> method</w:delText>
        </w:r>
        <w:r w:rsidR="00940CB6" w:rsidRPr="00312DF4" w:rsidDel="004249F8">
          <w:delText xml:space="preserve"> for fungal spray</w:delText>
        </w:r>
        <w:r w:rsidR="00E556AE" w:rsidRPr="00312DF4" w:rsidDel="004249F8">
          <w:delText xml:space="preserve">, </w:delText>
        </w:r>
      </w:del>
      <w:r w:rsidR="00940CB6" w:rsidRPr="00312DF4">
        <w:t>a device</w:t>
      </w:r>
      <w:ins w:id="316" w:author="Shahrestani, Parvin" w:date="2020-03-21T19:08:00Z">
        <w:r w:rsidR="00D77A13">
          <w:t xml:space="preserve"> called the “Spray tower”</w:t>
        </w:r>
      </w:ins>
      <w:r w:rsidR="00940CB6" w:rsidRPr="00312DF4">
        <w:t xml:space="preserve"> was</w:t>
      </w:r>
      <w:ins w:id="317" w:author="Shahrestani, Parvin" w:date="2020-03-22T15:00:00Z">
        <w:r w:rsidR="00FB1F1A">
          <w:t xml:space="preserve"> custom</w:t>
        </w:r>
      </w:ins>
      <w:r w:rsidR="00E556AE" w:rsidRPr="00312DF4">
        <w:t xml:space="preserve"> built (</w:t>
      </w:r>
      <w:del w:id="318" w:author="Shahrestani, Parvin" w:date="2020-03-21T19:08:00Z">
        <w:r w:rsidR="00E556AE" w:rsidRPr="00312DF4" w:rsidDel="00D77A13">
          <w:delText>with the generous help of</w:delText>
        </w:r>
      </w:del>
      <w:ins w:id="319" w:author="Shahrestani, Parvin" w:date="2020-03-21T19:08:00Z">
        <w:r w:rsidR="00D77A13">
          <w:t>by</w:t>
        </w:r>
      </w:ins>
      <w:r w:rsidR="00E556AE" w:rsidRPr="00312DF4">
        <w:t xml:space="preserve"> Aaron </w:t>
      </w:r>
      <w:proofErr w:type="spellStart"/>
      <w:r w:rsidR="00E556AE" w:rsidRPr="00312DF4">
        <w:t>Daveler</w:t>
      </w:r>
      <w:proofErr w:type="spellEnd"/>
      <w:ins w:id="320" w:author="Shahrestani, Parvin" w:date="2020-03-21T19:08:00Z">
        <w:r w:rsidR="00D77A13">
          <w:t xml:space="preserve"> from the </w:t>
        </w:r>
      </w:ins>
      <w:del w:id="321" w:author="Shahrestani, Parvin" w:date="2020-03-21T19:08:00Z">
        <w:r w:rsidR="00E556AE" w:rsidRPr="00312DF4" w:rsidDel="00D77A13">
          <w:delText xml:space="preserve">, </w:delText>
        </w:r>
      </w:del>
      <w:r w:rsidR="00E556AE" w:rsidRPr="00312DF4">
        <w:t xml:space="preserve">Department of Biological Science </w:t>
      </w:r>
      <w:del w:id="322" w:author="Shahrestani, Parvin" w:date="2020-03-22T14:59:00Z">
        <w:r w:rsidR="00E556AE" w:rsidRPr="00312DF4" w:rsidDel="00FB1F1A">
          <w:delText>technician</w:delText>
        </w:r>
      </w:del>
      <w:del w:id="323" w:author="Shahrestani, Parvin" w:date="2020-03-21T19:08:00Z">
        <w:r w:rsidR="00E556AE" w:rsidRPr="00312DF4" w:rsidDel="00D77A13">
          <w:delText>,</w:delText>
        </w:r>
      </w:del>
      <w:r w:rsidR="00E556AE" w:rsidRPr="00312DF4">
        <w:t xml:space="preserve"> and undergraduate student</w:t>
      </w:r>
      <w:del w:id="324" w:author="Shahrestani, Parvin" w:date="2020-03-21T19:08:00Z">
        <w:r w:rsidR="00E556AE" w:rsidRPr="00312DF4" w:rsidDel="00D77A13">
          <w:delText>,</w:delText>
        </w:r>
      </w:del>
      <w:r w:rsidR="00E556AE" w:rsidRPr="00312DF4">
        <w:t xml:space="preserve"> </w:t>
      </w:r>
      <w:proofErr w:type="spellStart"/>
      <w:r w:rsidR="00E556AE" w:rsidRPr="00312DF4">
        <w:t>Quang</w:t>
      </w:r>
      <w:proofErr w:type="spellEnd"/>
      <w:r w:rsidR="00E556AE" w:rsidRPr="00312DF4">
        <w:t xml:space="preserve"> Doan)</w:t>
      </w:r>
      <w:del w:id="325" w:author="Shahrestani, Parvin" w:date="2020-03-21T19:08:00Z">
        <w:r w:rsidR="00E556AE" w:rsidRPr="00312DF4" w:rsidDel="00D77A13">
          <w:delText xml:space="preserve">, </w:delText>
        </w:r>
        <w:r w:rsidR="00306CFB" w:rsidDel="00D77A13">
          <w:delText>which it is named</w:delText>
        </w:r>
        <w:r w:rsidR="00E556AE" w:rsidRPr="00312DF4" w:rsidDel="00D77A13">
          <w:delText xml:space="preserve"> “Spray Towe</w:delText>
        </w:r>
        <w:r w:rsidR="00940CB6" w:rsidRPr="00312DF4" w:rsidDel="00D77A13">
          <w:delText>r</w:delText>
        </w:r>
      </w:del>
      <w:r w:rsidR="00940CB6" w:rsidRPr="00312DF4">
        <w:t>.</w:t>
      </w:r>
      <w:del w:id="326" w:author="Shahrestani, Parvin" w:date="2020-03-21T19:09:00Z">
        <w:r w:rsidR="00940CB6" w:rsidRPr="00312DF4" w:rsidDel="00D77A13">
          <w:delText>”</w:delText>
        </w:r>
      </w:del>
      <w:r w:rsidR="00BA0D52">
        <w:t xml:space="preserve"> </w:t>
      </w:r>
      <w:ins w:id="327" w:author="Shahrestani, Parvin" w:date="2020-03-21T19:09:00Z">
        <w:r w:rsidR="00D77A13">
          <w:t xml:space="preserve">The </w:t>
        </w:r>
      </w:ins>
      <w:r w:rsidR="00BA0D52" w:rsidRPr="004B7AED">
        <w:rPr>
          <w:color w:val="000000"/>
          <w:position w:val="-3"/>
        </w:rPr>
        <w:t xml:space="preserve">Spray tower includes </w:t>
      </w:r>
      <w:ins w:id="328" w:author="Shahrestani, Parvin" w:date="2020-03-21T19:09:00Z">
        <w:r w:rsidR="00D77A13">
          <w:rPr>
            <w:color w:val="000000"/>
            <w:position w:val="-3"/>
          </w:rPr>
          <w:t xml:space="preserve">an </w:t>
        </w:r>
      </w:ins>
      <w:r w:rsidR="00BA0D52" w:rsidRPr="004B7AED">
        <w:rPr>
          <w:color w:val="000000"/>
          <w:position w:val="-3"/>
        </w:rPr>
        <w:t xml:space="preserve">air filter </w:t>
      </w:r>
      <w:del w:id="329" w:author="Shahrestani, Parvin" w:date="2020-03-21T19:09:00Z">
        <w:r w:rsidR="00BA0D52" w:rsidRPr="004B7AED" w:rsidDel="00D77A13">
          <w:rPr>
            <w:color w:val="000000"/>
            <w:position w:val="-3"/>
          </w:rPr>
          <w:delText>(</w:delText>
        </w:r>
      </w:del>
      <w:r w:rsidR="00BA0D52" w:rsidRPr="00F0075E">
        <w:rPr>
          <w:bCs/>
          <w:color w:val="000000"/>
          <w:position w:val="-3"/>
        </w:rPr>
        <w:t>that works similarly to a fume hood</w:t>
      </w:r>
      <w:ins w:id="330" w:author="Shahrestani, Parvin" w:date="2020-03-21T19:09:00Z">
        <w:r w:rsidR="00446CAC">
          <w:rPr>
            <w:bCs/>
            <w:color w:val="000000"/>
            <w:position w:val="-3"/>
          </w:rPr>
          <w:t>,</w:t>
        </w:r>
      </w:ins>
      <w:r w:rsidR="00BA0D52" w:rsidRPr="00F0075E">
        <w:rPr>
          <w:bCs/>
          <w:color w:val="000000"/>
          <w:position w:val="-3"/>
        </w:rPr>
        <w:t xml:space="preserve"> in that it clears the air inside the chamber of any airborne particles that might interfere with the ongoing experiment</w:t>
      </w:r>
      <w:del w:id="331" w:author="Shahrestani, Parvin" w:date="2020-03-21T19:09:00Z">
        <w:r w:rsidR="00BA0D52" w:rsidRPr="00F0075E" w:rsidDel="00446CAC">
          <w:rPr>
            <w:bCs/>
            <w:color w:val="000000"/>
            <w:position w:val="-3"/>
          </w:rPr>
          <w:delText>)</w:delText>
        </w:r>
      </w:del>
      <w:r w:rsidR="00BA0D52" w:rsidRPr="00F0075E">
        <w:rPr>
          <w:bCs/>
          <w:color w:val="000000"/>
          <w:position w:val="-3"/>
        </w:rPr>
        <w:t xml:space="preserve">, </w:t>
      </w:r>
      <w:ins w:id="332" w:author="Shahrestani, Parvin" w:date="2020-03-21T19:09:00Z">
        <w:r w:rsidR="00446CAC">
          <w:rPr>
            <w:bCs/>
            <w:color w:val="000000"/>
            <w:position w:val="-3"/>
          </w:rPr>
          <w:t xml:space="preserve">a </w:t>
        </w:r>
      </w:ins>
      <w:del w:id="333" w:author="Shahrestani, Parvin" w:date="2020-03-21T19:09:00Z">
        <w:r w:rsidR="00BA0D52" w:rsidRPr="00F0075E" w:rsidDel="00446CAC">
          <w:rPr>
            <w:bCs/>
            <w:color w:val="000000"/>
            <w:position w:val="-3"/>
          </w:rPr>
          <w:delText>the</w:delText>
        </w:r>
      </w:del>
      <w:r w:rsidR="00BA0D52" w:rsidRPr="00F0075E">
        <w:rPr>
          <w:bCs/>
          <w:color w:val="000000"/>
          <w:position w:val="-3"/>
        </w:rPr>
        <w:t xml:space="preserve"> flow meter </w:t>
      </w:r>
      <w:del w:id="334" w:author="Shahrestani, Parvin" w:date="2020-03-21T19:09:00Z">
        <w:r w:rsidR="00BA0D52" w:rsidRPr="00F0075E" w:rsidDel="00446CAC">
          <w:rPr>
            <w:bCs/>
            <w:color w:val="000000"/>
            <w:position w:val="-3"/>
          </w:rPr>
          <w:delText>(</w:delText>
        </w:r>
      </w:del>
      <w:r w:rsidR="00BA0D52" w:rsidRPr="00F0075E">
        <w:rPr>
          <w:bCs/>
          <w:color w:val="000000"/>
          <w:position w:val="-3"/>
        </w:rPr>
        <w:t>that regulates the strength of air flow (</w:t>
      </w:r>
      <w:ins w:id="335" w:author="Shahrestani, Parvin" w:date="2020-03-21T19:09:00Z">
        <w:r w:rsidR="00446CAC">
          <w:rPr>
            <w:bCs/>
            <w:color w:val="000000"/>
            <w:position w:val="-3"/>
          </w:rPr>
          <w:t xml:space="preserve">or </w:t>
        </w:r>
      </w:ins>
      <w:r w:rsidR="00BA0D52" w:rsidRPr="00F0075E">
        <w:rPr>
          <w:bCs/>
          <w:color w:val="000000"/>
          <w:position w:val="-3"/>
        </w:rPr>
        <w:t>suction) in the spray tower</w:t>
      </w:r>
      <w:del w:id="336" w:author="Shahrestani, Parvin" w:date="2020-03-21T19:09:00Z">
        <w:r w:rsidR="00BA0D52" w:rsidRPr="00F0075E" w:rsidDel="00446CAC">
          <w:rPr>
            <w:bCs/>
            <w:color w:val="000000"/>
            <w:position w:val="-3"/>
          </w:rPr>
          <w:delText>)</w:delText>
        </w:r>
      </w:del>
      <w:r w:rsidR="00BA0D52" w:rsidRPr="00F0075E">
        <w:rPr>
          <w:bCs/>
          <w:color w:val="000000"/>
          <w:position w:val="-3"/>
        </w:rPr>
        <w:t xml:space="preserve">, </w:t>
      </w:r>
      <w:ins w:id="337" w:author="Shahrestani, Parvin" w:date="2020-03-21T19:10:00Z">
        <w:r w:rsidR="00446CAC">
          <w:rPr>
            <w:bCs/>
            <w:color w:val="000000"/>
            <w:position w:val="-3"/>
          </w:rPr>
          <w:t xml:space="preserve">and </w:t>
        </w:r>
      </w:ins>
      <w:ins w:id="338" w:author="Shahrestani, Parvin" w:date="2020-03-21T19:09:00Z">
        <w:r w:rsidR="00446CAC">
          <w:rPr>
            <w:bCs/>
            <w:color w:val="000000"/>
            <w:position w:val="-3"/>
          </w:rPr>
          <w:t xml:space="preserve">a </w:t>
        </w:r>
      </w:ins>
      <w:del w:id="339" w:author="Shahrestani, Parvin" w:date="2020-03-21T19:09:00Z">
        <w:r w:rsidR="00BA0D52" w:rsidRPr="00F0075E" w:rsidDel="00446CAC">
          <w:rPr>
            <w:bCs/>
            <w:color w:val="000000"/>
            <w:position w:val="-3"/>
          </w:rPr>
          <w:delText>the</w:delText>
        </w:r>
      </w:del>
      <w:r w:rsidR="00BA0D52" w:rsidRPr="00F0075E">
        <w:rPr>
          <w:bCs/>
          <w:color w:val="000000"/>
          <w:position w:val="-3"/>
        </w:rPr>
        <w:t xml:space="preserve"> spray nozzle </w:t>
      </w:r>
      <w:del w:id="340" w:author="Shahrestani, Parvin" w:date="2020-03-21T19:09:00Z">
        <w:r w:rsidR="00BA0D52" w:rsidRPr="00F0075E" w:rsidDel="00446CAC">
          <w:rPr>
            <w:bCs/>
            <w:color w:val="000000"/>
            <w:position w:val="-3"/>
          </w:rPr>
          <w:delText>(</w:delText>
        </w:r>
      </w:del>
      <w:r w:rsidR="00BA0D52" w:rsidRPr="00F0075E">
        <w:rPr>
          <w:bCs/>
          <w:color w:val="000000"/>
          <w:position w:val="-3"/>
        </w:rPr>
        <w:t>which is used to deliver</w:t>
      </w:r>
      <w:ins w:id="341" w:author="Shahrestani, Parvin" w:date="2020-03-21T19:10:00Z">
        <w:r w:rsidR="00446CAC">
          <w:rPr>
            <w:bCs/>
            <w:color w:val="000000"/>
            <w:position w:val="-3"/>
          </w:rPr>
          <w:t>s</w:t>
        </w:r>
      </w:ins>
      <w:r w:rsidR="00BA0D52" w:rsidRPr="00F0075E">
        <w:rPr>
          <w:bCs/>
          <w:color w:val="000000"/>
          <w:position w:val="-3"/>
        </w:rPr>
        <w:t xml:space="preserve"> the dosage of fungus to flies by spraying the dosage in liquid form as a mist</w:t>
      </w:r>
      <w:del w:id="342" w:author="Shahrestani, Parvin" w:date="2020-03-21T19:10:00Z">
        <w:r w:rsidR="00BA0D52" w:rsidRPr="00F0075E" w:rsidDel="00446CAC">
          <w:rPr>
            <w:bCs/>
            <w:color w:val="000000"/>
            <w:position w:val="-3"/>
          </w:rPr>
          <w:delText>)</w:delText>
        </w:r>
      </w:del>
      <w:r w:rsidR="00BA0D52" w:rsidRPr="00F0075E">
        <w:rPr>
          <w:bCs/>
          <w:color w:val="000000"/>
          <w:position w:val="-3"/>
        </w:rPr>
        <w:t xml:space="preserve">, </w:t>
      </w:r>
      <w:ins w:id="343" w:author="Shahrestani, Parvin" w:date="2020-03-21T19:10:00Z">
        <w:r w:rsidR="00446CAC">
          <w:rPr>
            <w:bCs/>
            <w:color w:val="000000"/>
            <w:position w:val="-3"/>
          </w:rPr>
          <w:t xml:space="preserve">A </w:t>
        </w:r>
      </w:ins>
      <w:del w:id="344" w:author="Shahrestani, Parvin" w:date="2020-03-21T19:10:00Z">
        <w:r w:rsidR="00BA0D52" w:rsidRPr="00F0075E" w:rsidDel="00446CAC">
          <w:rPr>
            <w:bCs/>
            <w:color w:val="000000"/>
            <w:position w:val="-3"/>
          </w:rPr>
          <w:delText xml:space="preserve">A </w:delText>
        </w:r>
      </w:del>
      <w:r w:rsidR="00BA0D52" w:rsidRPr="00F0075E">
        <w:rPr>
          <w:bCs/>
          <w:color w:val="000000"/>
          <w:position w:val="-3"/>
        </w:rPr>
        <w:t xml:space="preserve">tubing extends </w:t>
      </w:r>
      <w:del w:id="345" w:author="Shahrestani, Parvin" w:date="2020-03-22T14:59:00Z">
        <w:r w:rsidR="00BA0D52" w:rsidRPr="00F0075E" w:rsidDel="00FB1F1A">
          <w:rPr>
            <w:bCs/>
            <w:color w:val="000000"/>
            <w:position w:val="-3"/>
          </w:rPr>
          <w:delText>(</w:delText>
        </w:r>
      </w:del>
      <w:r w:rsidR="00BA0D52" w:rsidRPr="00F0075E">
        <w:rPr>
          <w:bCs/>
          <w:color w:val="000000"/>
          <w:position w:val="-3"/>
        </w:rPr>
        <w:t>from the flow meter through the spray nozzle and is open on the opposite end. When the air source is turned on, the air flowing through the tube and nozzle creates a vacuum, which is used to suction a fungal suspension into the spray tower</w:t>
      </w:r>
      <w:del w:id="346" w:author="Shahrestani, Parvin" w:date="2020-03-22T14:59:00Z">
        <w:r w:rsidR="00BA0D52" w:rsidRPr="00F0075E" w:rsidDel="00FB1F1A">
          <w:rPr>
            <w:bCs/>
            <w:color w:val="000000"/>
            <w:position w:val="-3"/>
          </w:rPr>
          <w:delText>)</w:delText>
        </w:r>
      </w:del>
      <w:ins w:id="347" w:author="Shahrestani, Parvin" w:date="2020-03-22T15:00:00Z">
        <w:r w:rsidR="00FB1F1A">
          <w:rPr>
            <w:bCs/>
            <w:color w:val="000000"/>
            <w:position w:val="-3"/>
          </w:rPr>
          <w:t xml:space="preserve">. </w:t>
        </w:r>
        <w:proofErr w:type="spellStart"/>
        <w:r w:rsidR="00FB1F1A">
          <w:rPr>
            <w:bCs/>
            <w:color w:val="000000"/>
            <w:position w:val="-3"/>
          </w:rPr>
          <w:t>A</w:t>
        </w:r>
      </w:ins>
      <w:del w:id="348" w:author="Shahrestani, Parvin" w:date="2020-03-22T15:00:00Z">
        <w:r w:rsidR="00BA0D52" w:rsidRPr="00F0075E" w:rsidDel="00FB1F1A">
          <w:rPr>
            <w:bCs/>
            <w:color w:val="000000"/>
            <w:position w:val="-3"/>
          </w:rPr>
          <w:delText xml:space="preserve">, and a </w:delText>
        </w:r>
      </w:del>
      <w:r w:rsidR="00BA0D52" w:rsidRPr="00F0075E">
        <w:rPr>
          <w:bCs/>
          <w:color w:val="000000"/>
          <w:position w:val="-3"/>
        </w:rPr>
        <w:t>rotating</w:t>
      </w:r>
      <w:proofErr w:type="spellEnd"/>
      <w:r w:rsidR="00BA0D52" w:rsidRPr="00F0075E">
        <w:rPr>
          <w:bCs/>
          <w:color w:val="000000"/>
          <w:position w:val="-3"/>
        </w:rPr>
        <w:t xml:space="preserve"> disk </w:t>
      </w:r>
      <w:del w:id="349" w:author="Shahrestani, Parvin" w:date="2020-03-22T15:00:00Z">
        <w:r w:rsidR="00BA0D52" w:rsidRPr="00F0075E" w:rsidDel="00FB1F1A">
          <w:rPr>
            <w:bCs/>
            <w:color w:val="000000"/>
            <w:position w:val="-3"/>
          </w:rPr>
          <w:delText>(</w:delText>
        </w:r>
      </w:del>
      <w:r w:rsidR="00BA0D52" w:rsidRPr="00F0075E">
        <w:rPr>
          <w:bCs/>
          <w:color w:val="000000"/>
          <w:position w:val="-3"/>
        </w:rPr>
        <w:t>is located at the base of the spray tower</w:t>
      </w:r>
      <w:ins w:id="350" w:author="Shahrestani, Parvin" w:date="2020-03-22T15:00:00Z">
        <w:r w:rsidR="006D7133">
          <w:rPr>
            <w:bCs/>
            <w:color w:val="000000"/>
            <w:position w:val="-3"/>
          </w:rPr>
          <w:t>. C</w:t>
        </w:r>
      </w:ins>
      <w:del w:id="351" w:author="Shahrestani, Parvin" w:date="2020-03-22T15:00:00Z">
        <w:r w:rsidR="00BA0D52" w:rsidRPr="00F0075E" w:rsidDel="006D7133">
          <w:rPr>
            <w:bCs/>
            <w:color w:val="000000"/>
            <w:position w:val="-3"/>
          </w:rPr>
          <w:delText xml:space="preserve"> and d</w:delText>
        </w:r>
      </w:del>
      <w:r w:rsidR="00BA0D52" w:rsidRPr="00F0075E">
        <w:rPr>
          <w:bCs/>
          <w:color w:val="000000"/>
          <w:position w:val="-3"/>
        </w:rPr>
        <w:t>uring an assay</w:t>
      </w:r>
      <w:ins w:id="352" w:author="Shahrestani, Parvin" w:date="2020-03-22T15:00:00Z">
        <w:r w:rsidR="006D7133">
          <w:rPr>
            <w:bCs/>
            <w:color w:val="000000"/>
            <w:position w:val="-3"/>
          </w:rPr>
          <w:t>,</w:t>
        </w:r>
      </w:ins>
      <w:r w:rsidR="00BA0D52" w:rsidRPr="00F0075E">
        <w:rPr>
          <w:bCs/>
          <w:color w:val="000000"/>
          <w:position w:val="-3"/>
        </w:rPr>
        <w:t xml:space="preserve"> the flies are placed on a dish of ice on top of this disk.</w:t>
      </w:r>
      <w:r w:rsidR="00940CB6" w:rsidRPr="00312DF4">
        <w:t xml:space="preserve"> Using this device</w:t>
      </w:r>
      <w:r w:rsidR="00306CFB">
        <w:t xml:space="preserve"> helps to</w:t>
      </w:r>
      <w:r w:rsidR="00E556AE" w:rsidRPr="00312DF4">
        <w:t xml:space="preserve"> inoculate thousands of fruit </w:t>
      </w:r>
      <w:r w:rsidR="00940CB6" w:rsidRPr="00312DF4">
        <w:t>fl</w:t>
      </w:r>
      <w:r w:rsidR="00E556AE" w:rsidRPr="00312DF4">
        <w:t>ies simultaneously</w:t>
      </w:r>
      <w:ins w:id="353" w:author="Shahrestani, Parvin" w:date="2020-03-22T15:00:00Z">
        <w:r w:rsidR="006D7133">
          <w:t>, and the inoculation dose, at spores per mm</w:t>
        </w:r>
        <w:r w:rsidR="006D7133" w:rsidRPr="006D7133">
          <w:rPr>
            <w:vertAlign w:val="superscript"/>
            <w:rPrChange w:id="354" w:author="Shahrestani, Parvin" w:date="2020-03-22T15:01:00Z">
              <w:rPr/>
            </w:rPrChange>
          </w:rPr>
          <w:t>2</w:t>
        </w:r>
        <w:r w:rsidR="006D7133">
          <w:t xml:space="preserve"> is controlled</w:t>
        </w:r>
      </w:ins>
      <w:r w:rsidR="00E556AE" w:rsidRPr="00312DF4">
        <w:t xml:space="preserve">. </w:t>
      </w:r>
    </w:p>
    <w:p w14:paraId="7E7A97E2" w14:textId="77777777" w:rsidR="00C43289" w:rsidRDefault="00E74C02" w:rsidP="00EC267B">
      <w:pPr>
        <w:pStyle w:val="NormalWeb"/>
        <w:jc w:val="both"/>
        <w:rPr>
          <w:ins w:id="355" w:author="Shahrestani, Parvin" w:date="2020-03-22T15:17:00Z"/>
          <w:color w:val="000000"/>
          <w:position w:val="-3"/>
        </w:rPr>
      </w:pPr>
      <w:r w:rsidRPr="00312DF4">
        <w:t>Th</w:t>
      </w:r>
      <w:r w:rsidR="007E4137" w:rsidRPr="00312DF4">
        <w:t xml:space="preserve">e strain of </w:t>
      </w:r>
      <w:r w:rsidR="007E4137" w:rsidRPr="0088331C">
        <w:rPr>
          <w:i/>
          <w:rPrChange w:id="356" w:author="Shahrestani, Parvin" w:date="2020-03-22T15:02:00Z">
            <w:rPr/>
          </w:rPrChange>
        </w:rPr>
        <w:t xml:space="preserve">B. </w:t>
      </w:r>
      <w:proofErr w:type="spellStart"/>
      <w:r w:rsidR="007E4137" w:rsidRPr="0088331C">
        <w:rPr>
          <w:i/>
          <w:rPrChange w:id="357" w:author="Shahrestani, Parvin" w:date="2020-03-22T15:02:00Z">
            <w:rPr/>
          </w:rPrChange>
        </w:rPr>
        <w:t>bassiana</w:t>
      </w:r>
      <w:proofErr w:type="spellEnd"/>
      <w:r w:rsidR="007E4137" w:rsidRPr="00312DF4">
        <w:t xml:space="preserve"> used to inoculate the </w:t>
      </w:r>
      <w:r w:rsidR="00D566D3" w:rsidRPr="00312DF4">
        <w:t>fl</w:t>
      </w:r>
      <w:r w:rsidR="007E4137" w:rsidRPr="00312DF4">
        <w:t xml:space="preserve">ies for the infection assay was ARSEF 12460, which was isolated from </w:t>
      </w:r>
      <w:r w:rsidR="007E4137" w:rsidRPr="00AA2CE7">
        <w:rPr>
          <w:i/>
          <w:rPrChange w:id="358" w:author="Shahrestani, Parvin" w:date="2020-03-22T15:12:00Z">
            <w:rPr/>
          </w:rPrChange>
        </w:rPr>
        <w:t>Drosophila melanogaster</w:t>
      </w:r>
      <w:r w:rsidR="007E4137" w:rsidRPr="00312DF4">
        <w:t xml:space="preserve"> (</w:t>
      </w:r>
      <w:proofErr w:type="spellStart"/>
      <w:r w:rsidR="007E4137" w:rsidRPr="00312DF4">
        <w:t>Shahrestani</w:t>
      </w:r>
      <w:proofErr w:type="spellEnd"/>
      <w:r w:rsidR="007E4137" w:rsidRPr="00312DF4">
        <w:t xml:space="preserve"> and Vandenberg, Ithaca NY). </w:t>
      </w:r>
      <w:r w:rsidR="00EF5266" w:rsidRPr="00312DF4">
        <w:t xml:space="preserve">For all inoculations in this study, 0.36g of </w:t>
      </w:r>
      <w:r w:rsidR="00EF5266" w:rsidRPr="00AA2CE7">
        <w:rPr>
          <w:i/>
          <w:rPrChange w:id="359" w:author="Shahrestani, Parvin" w:date="2020-03-22T15:12:00Z">
            <w:rPr/>
          </w:rPrChange>
        </w:rPr>
        <w:t xml:space="preserve">B. </w:t>
      </w:r>
      <w:proofErr w:type="spellStart"/>
      <w:r w:rsidR="00EF5266" w:rsidRPr="00AA2CE7">
        <w:rPr>
          <w:i/>
          <w:rPrChange w:id="360" w:author="Shahrestani, Parvin" w:date="2020-03-22T15:12:00Z">
            <w:rPr/>
          </w:rPrChange>
        </w:rPr>
        <w:t>bassiana</w:t>
      </w:r>
      <w:proofErr w:type="spellEnd"/>
      <w:r w:rsidR="00EF5266" w:rsidRPr="00312DF4">
        <w:t xml:space="preserve"> spores were suspended in 30ml of 0.03% </w:t>
      </w:r>
      <w:proofErr w:type="spellStart"/>
      <w:ins w:id="361" w:author="Shahrestani, Parvin" w:date="2020-03-22T15:12:00Z">
        <w:r w:rsidR="00AA2CE7">
          <w:t>S</w:t>
        </w:r>
      </w:ins>
      <w:del w:id="362" w:author="Shahrestani, Parvin" w:date="2020-03-22T15:12:00Z">
        <w:r w:rsidR="00EF5266" w:rsidRPr="00312DF4" w:rsidDel="00AA2CE7">
          <w:delText>s</w:delText>
        </w:r>
      </w:del>
      <w:r w:rsidR="00EF5266" w:rsidRPr="00312DF4">
        <w:t>ilwet</w:t>
      </w:r>
      <w:proofErr w:type="spellEnd"/>
      <w:r w:rsidR="00EF5266" w:rsidRPr="00312DF4">
        <w:t xml:space="preserve"> in DI water. </w:t>
      </w:r>
      <w:r w:rsidR="009A54F6" w:rsidRPr="00312DF4">
        <w:t>Then 5ml of this suspension was used to spray the fl</w:t>
      </w:r>
      <w:r w:rsidR="00312DF4">
        <w:t xml:space="preserve">ies (see methods of Vandenberg </w:t>
      </w:r>
      <w:r w:rsidR="009A54F6" w:rsidRPr="00312DF4">
        <w:t xml:space="preserve">et al. 1996). </w:t>
      </w:r>
      <w:del w:id="363" w:author="Shahrestani, Parvin" w:date="2020-03-22T15:14:00Z">
        <w:r w:rsidR="00F313B0" w:rsidRPr="00312DF4" w:rsidDel="00AA2CE7">
          <w:delText>Th</w:delText>
        </w:r>
        <w:r w:rsidR="009A54F6" w:rsidRPr="00312DF4" w:rsidDel="00AA2CE7">
          <w:delText xml:space="preserve">e approximate dose of </w:delText>
        </w:r>
        <w:r w:rsidR="009A54F6" w:rsidRPr="00AA2CE7" w:rsidDel="00AA2CE7">
          <w:rPr>
            <w:i/>
            <w:rPrChange w:id="364" w:author="Shahrestani, Parvin" w:date="2020-03-22T15:13:00Z">
              <w:rPr/>
            </w:rPrChange>
          </w:rPr>
          <w:delText>B. bassiana</w:delText>
        </w:r>
        <w:r w:rsidR="009A54F6" w:rsidRPr="00312DF4" w:rsidDel="00AA2CE7">
          <w:delText xml:space="preserve"> was </w:delText>
        </w:r>
      </w:del>
      <w:del w:id="365" w:author="Shahrestani, Parvin" w:date="2020-03-22T15:13:00Z">
        <w:r w:rsidR="007B087E" w:rsidRPr="00312DF4" w:rsidDel="00AA2CE7">
          <w:delText>projected</w:delText>
        </w:r>
        <w:r w:rsidR="009A54F6" w:rsidRPr="00312DF4" w:rsidDel="00AA2CE7">
          <w:delText xml:space="preserve"> </w:delText>
        </w:r>
      </w:del>
      <w:del w:id="366" w:author="Shahrestani, Parvin" w:date="2020-03-22T15:14:00Z">
        <w:r w:rsidR="009A54F6" w:rsidRPr="00312DF4" w:rsidDel="00AA2CE7">
          <w:delText>by placing</w:delText>
        </w:r>
        <w:r w:rsidR="00312DF4" w:rsidDel="00AA2CE7">
          <w:delText xml:space="preserve"> a microscope slide adjacent to </w:delText>
        </w:r>
        <w:r w:rsidR="009A54F6" w:rsidRPr="00312DF4" w:rsidDel="00AA2CE7">
          <w:delText xml:space="preserve">the </w:delText>
        </w:r>
        <w:r w:rsidR="00F313B0" w:rsidRPr="00312DF4" w:rsidDel="00AA2CE7">
          <w:delText>fl</w:delText>
        </w:r>
        <w:r w:rsidR="009A54F6" w:rsidRPr="00312DF4" w:rsidDel="00AA2CE7">
          <w:delText xml:space="preserve">ies, then suspending this slide in 0.03% </w:delText>
        </w:r>
      </w:del>
      <w:del w:id="367" w:author="Shahrestani, Parvin" w:date="2020-03-22T15:13:00Z">
        <w:r w:rsidR="009A54F6" w:rsidRPr="00312DF4" w:rsidDel="00AA2CE7">
          <w:delText>s</w:delText>
        </w:r>
      </w:del>
      <w:del w:id="368" w:author="Shahrestani, Parvin" w:date="2020-03-22T15:14:00Z">
        <w:r w:rsidR="009A54F6" w:rsidRPr="00312DF4" w:rsidDel="00AA2CE7">
          <w:delText>ilwet</w:delText>
        </w:r>
      </w:del>
      <w:del w:id="369" w:author="Shahrestani, Parvin" w:date="2020-03-22T15:13:00Z">
        <w:r w:rsidR="009A54F6" w:rsidRPr="00312DF4" w:rsidDel="00AA2CE7">
          <w:delText xml:space="preserve"> and using a hemocytometer to count the spore</w:delText>
        </w:r>
        <w:r w:rsidR="00312DF4" w:rsidDel="00AA2CE7">
          <w:delText xml:space="preserve">s (see Ugine </w:delText>
        </w:r>
        <w:r w:rsidR="009A54F6" w:rsidRPr="00312DF4" w:rsidDel="00AA2CE7">
          <w:delText xml:space="preserve">et al. 2005). </w:delText>
        </w:r>
      </w:del>
      <w:ins w:id="370" w:author="Shahrestani, Parvin" w:date="2020-03-22T15:14:00Z">
        <w:r w:rsidR="00AA2CE7">
          <w:t xml:space="preserve"> </w:t>
        </w:r>
      </w:ins>
      <w:r w:rsidR="00F313B0" w:rsidRPr="00335AB8">
        <w:rPr>
          <w:color w:val="000000"/>
          <w:position w:val="-3"/>
        </w:rPr>
        <w:t xml:space="preserve">Briefly, flies were anesthetized using </w:t>
      </w:r>
      <w:ins w:id="371" w:author="Shahrestani, Parvin" w:date="2020-03-22T15:14:00Z">
        <w:r w:rsidR="00AA2CE7">
          <w:rPr>
            <w:color w:val="000000"/>
            <w:position w:val="-3"/>
          </w:rPr>
          <w:t>C</w:t>
        </w:r>
      </w:ins>
      <w:del w:id="372" w:author="Shahrestani, Parvin" w:date="2020-03-22T15:14:00Z">
        <w:r w:rsidR="00F313B0" w:rsidRPr="00335AB8" w:rsidDel="00AA2CE7">
          <w:rPr>
            <w:color w:val="000000"/>
            <w:position w:val="-3"/>
          </w:rPr>
          <w:delText>c</w:delText>
        </w:r>
      </w:del>
      <w:r w:rsidR="00F313B0" w:rsidRPr="00335AB8">
        <w:rPr>
          <w:color w:val="000000"/>
          <w:position w:val="-3"/>
        </w:rPr>
        <w:t xml:space="preserve">arbon </w:t>
      </w:r>
      <w:ins w:id="373" w:author="Shahrestani, Parvin" w:date="2020-03-22T15:14:00Z">
        <w:r w:rsidR="00AA2CE7">
          <w:rPr>
            <w:color w:val="000000"/>
            <w:position w:val="-3"/>
          </w:rPr>
          <w:t>D</w:t>
        </w:r>
      </w:ins>
      <w:del w:id="374" w:author="Shahrestani, Parvin" w:date="2020-03-22T15:14:00Z">
        <w:r w:rsidR="00F313B0" w:rsidRPr="00335AB8" w:rsidDel="00AA2CE7">
          <w:rPr>
            <w:color w:val="000000"/>
            <w:position w:val="-3"/>
          </w:rPr>
          <w:delText>d</w:delText>
        </w:r>
      </w:del>
      <w:r w:rsidR="00F313B0" w:rsidRPr="00335AB8">
        <w:rPr>
          <w:color w:val="000000"/>
          <w:position w:val="-3"/>
        </w:rPr>
        <w:t xml:space="preserve">ioxide and </w:t>
      </w:r>
      <w:del w:id="375" w:author="Shahrestani, Parvin" w:date="2020-03-22T15:14:00Z">
        <w:r w:rsidR="00F313B0" w:rsidRPr="00335AB8" w:rsidDel="00AA2CE7">
          <w:rPr>
            <w:color w:val="000000"/>
            <w:position w:val="-3"/>
          </w:rPr>
          <w:delText xml:space="preserve">then </w:delText>
        </w:r>
      </w:del>
      <w:r w:rsidR="00F313B0" w:rsidRPr="00335AB8">
        <w:rPr>
          <w:color w:val="000000"/>
          <w:position w:val="-3"/>
        </w:rPr>
        <w:t xml:space="preserve">placed </w:t>
      </w:r>
      <w:ins w:id="376" w:author="Shahrestani, Parvin" w:date="2020-03-22T15:14:00Z">
        <w:r w:rsidR="00AA2CE7">
          <w:rPr>
            <w:color w:val="000000"/>
            <w:position w:val="-3"/>
          </w:rPr>
          <w:t>o</w:t>
        </w:r>
      </w:ins>
      <w:del w:id="377" w:author="Shahrestani, Parvin" w:date="2020-03-22T15:14:00Z">
        <w:r w:rsidR="00F313B0" w:rsidRPr="00335AB8" w:rsidDel="00AA2CE7">
          <w:rPr>
            <w:color w:val="000000"/>
            <w:position w:val="-3"/>
          </w:rPr>
          <w:delText>i</w:delText>
        </w:r>
      </w:del>
      <w:r w:rsidR="00F313B0" w:rsidRPr="00335AB8">
        <w:rPr>
          <w:color w:val="000000"/>
          <w:position w:val="-3"/>
        </w:rPr>
        <w:t xml:space="preserve">n Petri Dishes on an ice tray. The tray was then </w:t>
      </w:r>
      <w:r w:rsidR="007B087E">
        <w:rPr>
          <w:color w:val="000000"/>
          <w:position w:val="-3"/>
        </w:rPr>
        <w:t>placed</w:t>
      </w:r>
      <w:r w:rsidR="00F313B0" w:rsidRPr="00335AB8">
        <w:rPr>
          <w:color w:val="000000"/>
          <w:position w:val="-3"/>
        </w:rPr>
        <w:t xml:space="preserve"> into </w:t>
      </w:r>
      <w:ins w:id="378" w:author="Shahrestani, Parvin" w:date="2020-03-22T15:14:00Z">
        <w:r w:rsidR="00AA2CE7">
          <w:rPr>
            <w:color w:val="000000"/>
            <w:position w:val="-3"/>
          </w:rPr>
          <w:t xml:space="preserve">the Spray tower </w:t>
        </w:r>
      </w:ins>
      <w:del w:id="379" w:author="Shahrestani, Parvin" w:date="2020-03-22T15:15:00Z">
        <w:r w:rsidR="00F313B0" w:rsidRPr="00335AB8" w:rsidDel="00AA2CE7">
          <w:rPr>
            <w:color w:val="000000"/>
            <w:position w:val="-3"/>
          </w:rPr>
          <w:delText>a spray chamber</w:delText>
        </w:r>
      </w:del>
      <w:r w:rsidR="00F313B0" w:rsidRPr="00335AB8">
        <w:rPr>
          <w:color w:val="000000"/>
          <w:position w:val="-3"/>
        </w:rPr>
        <w:t xml:space="preserve"> and the fungal spore </w:t>
      </w:r>
      <w:r w:rsidR="00BA3C66" w:rsidRPr="00335AB8">
        <w:rPr>
          <w:color w:val="000000"/>
          <w:position w:val="-3"/>
        </w:rPr>
        <w:t>suspension</w:t>
      </w:r>
      <w:r w:rsidR="00F313B0" w:rsidRPr="00335AB8">
        <w:rPr>
          <w:color w:val="000000"/>
          <w:position w:val="-3"/>
        </w:rPr>
        <w:t xml:space="preserve"> was sprayed into the chamber and allowed to </w:t>
      </w:r>
      <w:del w:id="380" w:author="Shahrestani, Parvin" w:date="2020-03-22T15:15:00Z">
        <w:r w:rsidR="007B087E" w:rsidDel="00AA2CE7">
          <w:rPr>
            <w:color w:val="000000"/>
            <w:position w:val="-3"/>
          </w:rPr>
          <w:delText>colonize</w:delText>
        </w:r>
        <w:r w:rsidR="00F313B0" w:rsidRPr="00335AB8" w:rsidDel="00AA2CE7">
          <w:rPr>
            <w:color w:val="000000"/>
            <w:position w:val="-3"/>
          </w:rPr>
          <w:delText xml:space="preserve"> </w:delText>
        </w:r>
      </w:del>
      <w:ins w:id="381" w:author="Shahrestani, Parvin" w:date="2020-03-22T15:15:00Z">
        <w:r w:rsidR="00AA2CE7">
          <w:rPr>
            <w:color w:val="000000"/>
            <w:position w:val="-3"/>
          </w:rPr>
          <w:t>fall</w:t>
        </w:r>
        <w:r w:rsidR="00AA2CE7" w:rsidRPr="00335AB8">
          <w:rPr>
            <w:color w:val="000000"/>
            <w:position w:val="-3"/>
          </w:rPr>
          <w:t xml:space="preserve"> </w:t>
        </w:r>
      </w:ins>
      <w:r w:rsidR="00F313B0" w:rsidRPr="00335AB8">
        <w:rPr>
          <w:color w:val="000000"/>
          <w:position w:val="-3"/>
        </w:rPr>
        <w:t xml:space="preserve">onto the flies. </w:t>
      </w:r>
      <w:ins w:id="382" w:author="Shahrestani, Parvin" w:date="2020-03-22T15:14:00Z">
        <w:r w:rsidR="00AA2CE7" w:rsidRPr="00312DF4">
          <w:t xml:space="preserve">The approximate </w:t>
        </w:r>
        <w:r w:rsidR="00AA2CE7" w:rsidRPr="00312DF4">
          <w:lastRenderedPageBreak/>
          <w:t xml:space="preserve">dose of </w:t>
        </w:r>
        <w:r w:rsidR="00AA2CE7" w:rsidRPr="00010116">
          <w:rPr>
            <w:i/>
          </w:rPr>
          <w:t xml:space="preserve">B. </w:t>
        </w:r>
        <w:proofErr w:type="spellStart"/>
        <w:r w:rsidR="00AA2CE7" w:rsidRPr="00010116">
          <w:rPr>
            <w:i/>
          </w:rPr>
          <w:t>bassiana</w:t>
        </w:r>
        <w:proofErr w:type="spellEnd"/>
        <w:r w:rsidR="00AA2CE7" w:rsidRPr="00312DF4">
          <w:t xml:space="preserve"> was </w:t>
        </w:r>
        <w:r w:rsidR="00AA2CE7">
          <w:t>estimated</w:t>
        </w:r>
        <w:r w:rsidR="00AA2CE7" w:rsidRPr="00312DF4">
          <w:t xml:space="preserve"> by placing</w:t>
        </w:r>
        <w:r w:rsidR="00AA2CE7">
          <w:t xml:space="preserve"> a microscope slide adjacent to </w:t>
        </w:r>
        <w:r w:rsidR="00AA2CE7" w:rsidRPr="00312DF4">
          <w:t>the flies</w:t>
        </w:r>
        <w:r w:rsidR="00AA2CE7">
          <w:t xml:space="preserve"> during the spray</w:t>
        </w:r>
        <w:r w:rsidR="00AA2CE7" w:rsidRPr="00312DF4">
          <w:t xml:space="preserve">, then suspending this slide in 0.03% </w:t>
        </w:r>
        <w:proofErr w:type="spellStart"/>
        <w:r w:rsidR="00AA2CE7">
          <w:t>S</w:t>
        </w:r>
        <w:r w:rsidR="00AA2CE7" w:rsidRPr="00312DF4">
          <w:t>ilwet</w:t>
        </w:r>
        <w:proofErr w:type="spellEnd"/>
        <w:r w:rsidR="00AA2CE7">
          <w:t xml:space="preserve">, transferring 10 </w:t>
        </w:r>
        <w:proofErr w:type="spellStart"/>
        <w:r w:rsidR="00AA2CE7">
          <w:t>uL</w:t>
        </w:r>
        <w:proofErr w:type="spellEnd"/>
        <w:r w:rsidR="00AA2CE7">
          <w:t xml:space="preserve"> of the suspension to a microscope slide, and counting the nu</w:t>
        </w:r>
      </w:ins>
      <w:ins w:id="383" w:author="Shahrestani, Parvin" w:date="2020-03-22T15:15:00Z">
        <w:r w:rsidR="00AA2CE7">
          <w:t>m</w:t>
        </w:r>
      </w:ins>
      <w:ins w:id="384" w:author="Shahrestani, Parvin" w:date="2020-03-22T15:14:00Z">
        <w:r w:rsidR="00AA2CE7">
          <w:t>ber of spores</w:t>
        </w:r>
      </w:ins>
      <w:ins w:id="385" w:author="Shahrestani, Parvin" w:date="2020-03-22T15:15:00Z">
        <w:r w:rsidR="00AA2CE7">
          <w:t>. The inoculations introduced ~10</w:t>
        </w:r>
        <w:r w:rsidR="00AA2CE7" w:rsidRPr="00AA2CE7">
          <w:rPr>
            <w:vertAlign w:val="superscript"/>
            <w:rPrChange w:id="386" w:author="Shahrestani, Parvin" w:date="2020-03-22T15:15:00Z">
              <w:rPr/>
            </w:rPrChange>
          </w:rPr>
          <w:t>3</w:t>
        </w:r>
        <w:r w:rsidR="00AA2CE7">
          <w:t xml:space="preserve"> spores/mm</w:t>
        </w:r>
        <w:r w:rsidR="00AA2CE7" w:rsidRPr="00AA2CE7">
          <w:rPr>
            <w:vertAlign w:val="superscript"/>
            <w:rPrChange w:id="387" w:author="Shahrestani, Parvin" w:date="2020-03-22T15:15:00Z">
              <w:rPr/>
            </w:rPrChange>
          </w:rPr>
          <w:t>2</w:t>
        </w:r>
        <w:r w:rsidR="00AA2CE7">
          <w:t xml:space="preserve">. </w:t>
        </w:r>
      </w:ins>
      <w:r w:rsidR="00F313B0" w:rsidRPr="00335AB8">
        <w:rPr>
          <w:color w:val="000000"/>
          <w:position w:val="-3"/>
        </w:rPr>
        <w:t>After inoculation, the flies were kept</w:t>
      </w:r>
      <w:r w:rsidR="007B087E">
        <w:rPr>
          <w:color w:val="000000"/>
          <w:position w:val="-3"/>
        </w:rPr>
        <w:t xml:space="preserve"> at 100% humidity, dark, and 25°</w:t>
      </w:r>
      <w:r w:rsidR="00F313B0" w:rsidRPr="00335AB8">
        <w:rPr>
          <w:color w:val="000000"/>
          <w:position w:val="-3"/>
        </w:rPr>
        <w:t>C for the first 24 hours to allow the fungus to germinate.</w:t>
      </w:r>
      <w:ins w:id="388" w:author="Shahrestani, Parvin" w:date="2020-03-22T15:16:00Z">
        <w:r w:rsidR="00AA2CE7">
          <w:rPr>
            <w:color w:val="000000"/>
            <w:position w:val="-3"/>
          </w:rPr>
          <w:t xml:space="preserve"> </w:t>
        </w:r>
      </w:ins>
      <w:del w:id="389" w:author="Shahrestani, Parvin" w:date="2020-03-22T15:16:00Z">
        <w:r w:rsidR="00F313B0" w:rsidRPr="00335AB8" w:rsidDel="00AA2CE7">
          <w:rPr>
            <w:color w:val="000000"/>
            <w:position w:val="-3"/>
          </w:rPr>
          <w:delText xml:space="preserve"> We </w:delText>
        </w:r>
        <w:r w:rsidR="007B087E" w:rsidRPr="00335AB8" w:rsidDel="00AA2CE7">
          <w:rPr>
            <w:color w:val="000000"/>
            <w:position w:val="-3"/>
          </w:rPr>
          <w:delText>assume</w:delText>
        </w:r>
      </w:del>
      <w:r w:rsidR="00F313B0" w:rsidRPr="00335AB8">
        <w:rPr>
          <w:color w:val="000000"/>
          <w:position w:val="-3"/>
        </w:rPr>
        <w:t xml:space="preserve"> </w:t>
      </w:r>
      <w:ins w:id="390" w:author="Shahrestani, Parvin" w:date="2020-03-22T15:16:00Z">
        <w:r w:rsidR="00AA2CE7">
          <w:rPr>
            <w:color w:val="000000"/>
            <w:position w:val="-3"/>
          </w:rPr>
          <w:t>S</w:t>
        </w:r>
      </w:ins>
      <w:del w:id="391" w:author="Shahrestani, Parvin" w:date="2020-03-22T15:16:00Z">
        <w:r w:rsidR="00F313B0" w:rsidRPr="00335AB8" w:rsidDel="00AA2CE7">
          <w:rPr>
            <w:color w:val="000000"/>
            <w:position w:val="-3"/>
          </w:rPr>
          <w:delText>that s</w:delText>
        </w:r>
      </w:del>
      <w:r w:rsidR="00F313B0" w:rsidRPr="00335AB8">
        <w:rPr>
          <w:color w:val="000000"/>
          <w:position w:val="-3"/>
        </w:rPr>
        <w:t>ome of the fungus then</w:t>
      </w:r>
      <w:ins w:id="392" w:author="Shahrestani, Parvin" w:date="2020-03-22T15:16:00Z">
        <w:r w:rsidR="00AA2CE7">
          <w:rPr>
            <w:color w:val="000000"/>
            <w:position w:val="-3"/>
          </w:rPr>
          <w:t xml:space="preserve"> presumably</w:t>
        </w:r>
      </w:ins>
      <w:r w:rsidR="00F313B0" w:rsidRPr="00335AB8">
        <w:rPr>
          <w:color w:val="000000"/>
          <w:position w:val="-3"/>
        </w:rPr>
        <w:t xml:space="preserve"> </w:t>
      </w:r>
      <w:r w:rsidR="007B087E" w:rsidRPr="00335AB8">
        <w:rPr>
          <w:color w:val="000000"/>
          <w:position w:val="-3"/>
        </w:rPr>
        <w:t>entered</w:t>
      </w:r>
      <w:r w:rsidR="00F313B0" w:rsidRPr="00335AB8">
        <w:rPr>
          <w:color w:val="000000"/>
          <w:position w:val="-3"/>
        </w:rPr>
        <w:t xml:space="preserve"> the cuticle and proliferated</w:t>
      </w:r>
      <w:r w:rsidR="00BA3C66" w:rsidRPr="00335AB8">
        <w:rPr>
          <w:color w:val="000000"/>
          <w:position w:val="-3"/>
        </w:rPr>
        <w:t xml:space="preserve"> through the </w:t>
      </w:r>
      <w:proofErr w:type="spellStart"/>
      <w:r w:rsidR="00BA3C66" w:rsidRPr="00335AB8">
        <w:rPr>
          <w:color w:val="000000"/>
          <w:position w:val="-3"/>
        </w:rPr>
        <w:t>hemocoel</w:t>
      </w:r>
      <w:proofErr w:type="spellEnd"/>
      <w:r w:rsidR="00BA3C66" w:rsidRPr="00335AB8">
        <w:rPr>
          <w:color w:val="000000"/>
          <w:position w:val="-3"/>
        </w:rPr>
        <w:t>. The</w:t>
      </w:r>
      <w:r w:rsidR="00BA3C66" w:rsidRPr="00335AB8">
        <w:t xml:space="preserve"> control populations </w:t>
      </w:r>
      <w:r w:rsidR="007B087E" w:rsidRPr="00335AB8">
        <w:t>undertook</w:t>
      </w:r>
      <w:r w:rsidR="00BA3C66" w:rsidRPr="00335AB8">
        <w:t xml:space="preserve"> the same treatment as the selected populations, but were sprayed with just 0.03% </w:t>
      </w:r>
      <w:proofErr w:type="spellStart"/>
      <w:ins w:id="393" w:author="Shahrestani, Parvin" w:date="2020-03-22T15:16:00Z">
        <w:r w:rsidR="00AA2CE7">
          <w:t>S</w:t>
        </w:r>
      </w:ins>
      <w:del w:id="394" w:author="Shahrestani, Parvin" w:date="2020-03-22T15:16:00Z">
        <w:r w:rsidR="00BA3C66" w:rsidRPr="00335AB8" w:rsidDel="00AA2CE7">
          <w:delText>s</w:delText>
        </w:r>
      </w:del>
      <w:r w:rsidR="00BA3C66" w:rsidRPr="00335AB8">
        <w:t>ilwet</w:t>
      </w:r>
      <w:proofErr w:type="spellEnd"/>
      <w:r w:rsidR="00BA3C66" w:rsidRPr="00335AB8">
        <w:t xml:space="preserve"> suspension (no fungus). </w:t>
      </w:r>
      <w:ins w:id="395" w:author="Shahrestani, Parvin" w:date="2020-03-22T15:16:00Z">
        <w:r w:rsidR="00AA2CE7">
          <w:t xml:space="preserve">The </w:t>
        </w:r>
      </w:ins>
      <w:r w:rsidR="00A00267" w:rsidRPr="00335AB8">
        <w:rPr>
          <w:bCs/>
          <w:color w:val="000000"/>
          <w:position w:val="-3"/>
        </w:rPr>
        <w:t xml:space="preserve">Spray tower air pressure was set to 11.5 </w:t>
      </w:r>
      <w:del w:id="396" w:author="Shahrestani, Parvin" w:date="2020-03-22T15:17:00Z">
        <w:r w:rsidR="00A00267" w:rsidRPr="00335AB8" w:rsidDel="00AA2CE7">
          <w:rPr>
            <w:bCs/>
            <w:color w:val="000000"/>
            <w:position w:val="-3"/>
          </w:rPr>
          <w:delText>(</w:delText>
        </w:r>
      </w:del>
      <w:r w:rsidR="00A00267" w:rsidRPr="00335AB8">
        <w:rPr>
          <w:bCs/>
          <w:color w:val="000000"/>
          <w:position w:val="-3"/>
        </w:rPr>
        <w:t>mmHg</w:t>
      </w:r>
      <w:del w:id="397" w:author="Shahrestani, Parvin" w:date="2020-03-22T15:17:00Z">
        <w:r w:rsidR="00A00267" w:rsidRPr="00335AB8" w:rsidDel="00AA2CE7">
          <w:rPr>
            <w:bCs/>
            <w:color w:val="000000"/>
            <w:position w:val="-3"/>
          </w:rPr>
          <w:delText>)</w:delText>
        </w:r>
      </w:del>
      <w:ins w:id="398" w:author="Shahrestani, Parvin" w:date="2020-03-22T15:16:00Z">
        <w:r w:rsidR="00AA2CE7">
          <w:rPr>
            <w:bCs/>
            <w:color w:val="000000"/>
            <w:position w:val="-3"/>
          </w:rPr>
          <w:t xml:space="preserve"> </w:t>
        </w:r>
      </w:ins>
      <w:r w:rsidR="00A00267" w:rsidRPr="00335AB8">
        <w:rPr>
          <w:bCs/>
          <w:color w:val="000000"/>
          <w:position w:val="-3"/>
        </w:rPr>
        <w:t xml:space="preserve">during </w:t>
      </w:r>
      <w:ins w:id="399" w:author="Shahrestani, Parvin" w:date="2020-03-22T15:16:00Z">
        <w:r w:rsidR="00AA2CE7">
          <w:rPr>
            <w:bCs/>
            <w:color w:val="000000"/>
            <w:position w:val="-3"/>
          </w:rPr>
          <w:t xml:space="preserve">each </w:t>
        </w:r>
      </w:ins>
      <w:r w:rsidR="00A00267" w:rsidRPr="00335AB8">
        <w:rPr>
          <w:bCs/>
          <w:color w:val="000000"/>
          <w:position w:val="-3"/>
        </w:rPr>
        <w:t xml:space="preserve">spray and 15 </w:t>
      </w:r>
      <w:del w:id="400" w:author="Shahrestani, Parvin" w:date="2020-03-22T15:17:00Z">
        <w:r w:rsidR="00A00267" w:rsidRPr="00335AB8" w:rsidDel="00AA2CE7">
          <w:rPr>
            <w:bCs/>
            <w:color w:val="000000"/>
            <w:position w:val="-3"/>
          </w:rPr>
          <w:delText>(</w:delText>
        </w:r>
      </w:del>
      <w:r w:rsidR="00A00267" w:rsidRPr="00335AB8">
        <w:rPr>
          <w:bCs/>
          <w:color w:val="000000"/>
          <w:position w:val="-3"/>
        </w:rPr>
        <w:t>mmHg</w:t>
      </w:r>
      <w:del w:id="401" w:author="Shahrestani, Parvin" w:date="2020-03-22T15:17:00Z">
        <w:r w:rsidR="00A00267" w:rsidRPr="00335AB8" w:rsidDel="00AA2CE7">
          <w:rPr>
            <w:bCs/>
            <w:color w:val="000000"/>
            <w:position w:val="-3"/>
          </w:rPr>
          <w:delText>)</w:delText>
        </w:r>
      </w:del>
      <w:ins w:id="402" w:author="Shahrestani, Parvin" w:date="2020-03-22T15:17:00Z">
        <w:r w:rsidR="00AA2CE7">
          <w:rPr>
            <w:bCs/>
            <w:color w:val="000000"/>
            <w:position w:val="-3"/>
          </w:rPr>
          <w:t xml:space="preserve"> </w:t>
        </w:r>
      </w:ins>
      <w:r w:rsidR="00EC267B">
        <w:rPr>
          <w:bCs/>
          <w:color w:val="000000"/>
          <w:position w:val="-3"/>
        </w:rPr>
        <w:t>during cleaning</w:t>
      </w:r>
      <w:r w:rsidR="007B087E">
        <w:rPr>
          <w:bCs/>
          <w:color w:val="000000"/>
          <w:position w:val="-3"/>
        </w:rPr>
        <w:t>.</w:t>
      </w:r>
      <w:r w:rsidR="00EC267B">
        <w:rPr>
          <w:color w:val="000000"/>
          <w:position w:val="-3"/>
        </w:rPr>
        <w:t xml:space="preserve"> </w:t>
      </w:r>
    </w:p>
    <w:p w14:paraId="29A5B881" w14:textId="0939D729" w:rsidR="00BF58F4" w:rsidRPr="00C4122A" w:rsidRDefault="00930C34" w:rsidP="00EC267B">
      <w:pPr>
        <w:pStyle w:val="NormalWeb"/>
        <w:jc w:val="both"/>
        <w:rPr>
          <w:color w:val="000000"/>
          <w:position w:val="-3"/>
        </w:rPr>
      </w:pPr>
      <w:r>
        <w:rPr>
          <w:color w:val="000000"/>
          <w:position w:val="-3"/>
        </w:rPr>
        <w:t>T</w:t>
      </w:r>
      <w:r w:rsidR="00EC267B" w:rsidRPr="002F48C5">
        <w:rPr>
          <w:color w:val="000000"/>
          <w:position w:val="-3"/>
        </w:rPr>
        <w:t xml:space="preserve">he flies </w:t>
      </w:r>
      <w:r w:rsidR="00EC267B">
        <w:rPr>
          <w:color w:val="000000"/>
          <w:position w:val="-3"/>
        </w:rPr>
        <w:t>were prepared fo</w:t>
      </w:r>
      <w:r w:rsidR="00EC267B" w:rsidRPr="002F48C5">
        <w:rPr>
          <w:color w:val="000000"/>
          <w:position w:val="-3"/>
        </w:rPr>
        <w:t>r</w:t>
      </w:r>
      <w:ins w:id="403" w:author="Shahrestani, Parvin" w:date="2020-03-22T15:17:00Z">
        <w:r w:rsidR="00C43289">
          <w:rPr>
            <w:color w:val="000000"/>
            <w:position w:val="-3"/>
          </w:rPr>
          <w:t xml:space="preserve"> sprays at different ages, specifically 14, 21, 28, 42, and 56 days from egg. </w:t>
        </w:r>
      </w:ins>
      <w:r w:rsidR="00EC267B" w:rsidRPr="002F48C5">
        <w:rPr>
          <w:color w:val="000000"/>
          <w:position w:val="-3"/>
        </w:rPr>
        <w:t xml:space="preserve"> </w:t>
      </w:r>
      <w:del w:id="404" w:author="Shahrestani, Parvin" w:date="2020-03-22T15:18:00Z">
        <w:r w:rsidR="00EC267B" w:rsidDel="00C43289">
          <w:rPr>
            <w:color w:val="000000"/>
            <w:position w:val="-3"/>
          </w:rPr>
          <w:delText>treatment with S</w:delText>
        </w:r>
        <w:r w:rsidR="00EC267B" w:rsidRPr="002F48C5" w:rsidDel="00C43289">
          <w:rPr>
            <w:color w:val="000000"/>
            <w:position w:val="-3"/>
          </w:rPr>
          <w:delText>ilwet</w:delText>
        </w:r>
        <w:r w:rsidR="00EC267B" w:rsidDel="00C43289">
          <w:rPr>
            <w:color w:val="000000"/>
            <w:position w:val="-3"/>
          </w:rPr>
          <w:delText xml:space="preserve"> </w:delText>
        </w:r>
        <w:commentRangeStart w:id="405"/>
        <w:r w:rsidR="00EC267B" w:rsidDel="00C43289">
          <w:rPr>
            <w:color w:val="000000"/>
            <w:position w:val="-3"/>
          </w:rPr>
          <w:delText xml:space="preserve">(Silwet L-77 from fisher scientific) </w:delText>
        </w:r>
        <w:commentRangeEnd w:id="405"/>
        <w:r w:rsidR="00C43289" w:rsidDel="00C43289">
          <w:rPr>
            <w:rStyle w:val="CommentReference"/>
            <w:rFonts w:ascii="Arial" w:hAnsi="Arial" w:cs="Arial"/>
          </w:rPr>
          <w:commentReference w:id="405"/>
        </w:r>
        <w:r w:rsidR="00EC267B" w:rsidDel="00C43289">
          <w:rPr>
            <w:color w:val="000000"/>
            <w:position w:val="-3"/>
          </w:rPr>
          <w:delText xml:space="preserve">for the uninfected condition, and fungus suspended in Silwet at </w:delText>
        </w:r>
        <w:r w:rsidR="00EC267B" w:rsidRPr="002F48C5" w:rsidDel="00C43289">
          <w:rPr>
            <w:color w:val="000000" w:themeColor="text1"/>
            <w:position w:val="-3"/>
          </w:rPr>
          <w:delText>different ages (14,</w:delText>
        </w:r>
        <w:r w:rsidR="00EC267B" w:rsidDel="00C43289">
          <w:rPr>
            <w:color w:val="000000" w:themeColor="text1"/>
            <w:position w:val="-3"/>
          </w:rPr>
          <w:delText xml:space="preserve"> </w:delText>
        </w:r>
        <w:r w:rsidR="00EC267B" w:rsidRPr="002F48C5" w:rsidDel="00C43289">
          <w:rPr>
            <w:color w:val="000000" w:themeColor="text1"/>
            <w:position w:val="-3"/>
          </w:rPr>
          <w:delText>21, 28</w:delText>
        </w:r>
        <w:r w:rsidR="00EC267B" w:rsidDel="00C43289">
          <w:rPr>
            <w:color w:val="000000" w:themeColor="text1"/>
            <w:position w:val="-3"/>
          </w:rPr>
          <w:delText xml:space="preserve">, 42, and 56 days from egg). </w:delText>
        </w:r>
      </w:del>
      <w:r w:rsidR="00EC267B">
        <w:rPr>
          <w:color w:val="000000" w:themeColor="text1"/>
          <w:position w:val="-3"/>
        </w:rPr>
        <w:t xml:space="preserve">For the age </w:t>
      </w:r>
      <w:del w:id="406" w:author="Shahrestani, Parvin" w:date="2020-03-22T15:18:00Z">
        <w:r w:rsidR="00EC267B" w:rsidDel="00C43289">
          <w:rPr>
            <w:color w:val="000000" w:themeColor="text1"/>
            <w:position w:val="-3"/>
          </w:rPr>
          <w:delText xml:space="preserve">14 </w:delText>
        </w:r>
      </w:del>
      <w:ins w:id="407" w:author="Shahrestani, Parvin" w:date="2020-03-22T15:18:00Z">
        <w:r w:rsidR="00C43289">
          <w:rPr>
            <w:color w:val="000000" w:themeColor="text1"/>
            <w:position w:val="-3"/>
          </w:rPr>
          <w:t xml:space="preserve">14-day </w:t>
        </w:r>
      </w:ins>
      <w:r w:rsidR="00EC267B">
        <w:rPr>
          <w:color w:val="000000" w:themeColor="text1"/>
          <w:position w:val="-3"/>
        </w:rPr>
        <w:t>spray, w</w:t>
      </w:r>
      <w:r w:rsidR="00EC267B">
        <w:rPr>
          <w:color w:val="000000"/>
          <w:position w:val="-3"/>
        </w:rPr>
        <w:t xml:space="preserve">e prepared 2 control cages (not sprayed at all), 2 un-infected cages (sprayed with </w:t>
      </w:r>
      <w:proofErr w:type="spellStart"/>
      <w:r w:rsidR="00EC267B">
        <w:rPr>
          <w:color w:val="000000"/>
          <w:position w:val="-3"/>
        </w:rPr>
        <w:t>Silwet</w:t>
      </w:r>
      <w:proofErr w:type="spellEnd"/>
      <w:r w:rsidR="00EC267B">
        <w:rPr>
          <w:color w:val="000000"/>
          <w:position w:val="-3"/>
        </w:rPr>
        <w:t xml:space="preserve">), and 2 infected cages (sprayed with fungus and </w:t>
      </w:r>
      <w:proofErr w:type="spellStart"/>
      <w:r w:rsidR="00EC267B">
        <w:rPr>
          <w:color w:val="000000"/>
          <w:position w:val="-3"/>
        </w:rPr>
        <w:t>Silwet</w:t>
      </w:r>
      <w:proofErr w:type="spellEnd"/>
      <w:r w:rsidR="00EC267B">
        <w:rPr>
          <w:color w:val="000000"/>
          <w:position w:val="-3"/>
        </w:rPr>
        <w:t>). For all other ages, we had 2 uninfected cages and 2 infected cages per population. After the spray</w:t>
      </w:r>
      <w:ins w:id="408" w:author="Shahrestani, Parvin" w:date="2020-03-22T15:18:00Z">
        <w:r w:rsidR="00C43289">
          <w:rPr>
            <w:color w:val="000000"/>
            <w:position w:val="-3"/>
          </w:rPr>
          <w:t>s,</w:t>
        </w:r>
      </w:ins>
      <w:r w:rsidR="00EC267B">
        <w:rPr>
          <w:color w:val="000000"/>
          <w:position w:val="-3"/>
        </w:rPr>
        <w:t xml:space="preserve"> flies were kept in small cages </w:t>
      </w:r>
      <w:r w:rsidR="002D3B71">
        <w:rPr>
          <w:color w:val="000000"/>
          <w:position w:val="-3"/>
        </w:rPr>
        <w:t>(</w:t>
      </w:r>
      <w:ins w:id="409" w:author="Shahrestani, Parvin" w:date="2020-03-22T15:19:00Z">
        <w:r w:rsidR="00C43289">
          <w:rPr>
            <w:color w:val="000000"/>
            <w:position w:val="-3"/>
          </w:rPr>
          <w:t>v</w:t>
        </w:r>
      </w:ins>
      <w:del w:id="410" w:author="Shahrestani, Parvin" w:date="2020-03-22T15:19:00Z">
        <w:r w:rsidR="002D3B71" w:rsidDel="00C43289">
          <w:rPr>
            <w:color w:val="000000"/>
            <w:position w:val="-3"/>
          </w:rPr>
          <w:delText>V</w:delText>
        </w:r>
      </w:del>
      <w:r w:rsidR="002D3B71">
        <w:rPr>
          <w:color w:val="000000"/>
          <w:position w:val="-3"/>
        </w:rPr>
        <w:t>olume: 450 cm</w:t>
      </w:r>
      <w:r w:rsidR="002D3B71">
        <w:rPr>
          <w:color w:val="000000"/>
          <w:position w:val="-3"/>
          <w:vertAlign w:val="superscript"/>
        </w:rPr>
        <w:t>3</w:t>
      </w:r>
      <w:r w:rsidR="002D3B71">
        <w:rPr>
          <w:color w:val="000000"/>
          <w:position w:val="-3"/>
        </w:rPr>
        <w:t xml:space="preserve">) </w:t>
      </w:r>
      <w:r w:rsidR="00EC267B">
        <w:rPr>
          <w:color w:val="000000"/>
          <w:position w:val="-3"/>
        </w:rPr>
        <w:t xml:space="preserve">with density of 100-150 flies per cage. </w:t>
      </w:r>
      <w:r w:rsidR="00EC267B">
        <w:rPr>
          <w:rStyle w:val="CommentReference"/>
        </w:rPr>
        <w:t xml:space="preserve"> </w:t>
      </w:r>
    </w:p>
    <w:p w14:paraId="4519D153" w14:textId="77777777" w:rsidR="00D25D1B" w:rsidRPr="00C4122A" w:rsidRDefault="00D25D1B" w:rsidP="00AA3D48">
      <w:pPr>
        <w:widowControl w:val="0"/>
        <w:autoSpaceDE w:val="0"/>
        <w:autoSpaceDN w:val="0"/>
        <w:adjustRightInd w:val="0"/>
        <w:jc w:val="both"/>
        <w:outlineLvl w:val="0"/>
        <w:rPr>
          <w:color w:val="000000"/>
          <w:u w:val="single"/>
        </w:rPr>
      </w:pPr>
    </w:p>
    <w:p w14:paraId="0A8030B3" w14:textId="3EE254C1" w:rsidR="00D25D1B" w:rsidRPr="003D2177" w:rsidRDefault="00D25D1B" w:rsidP="00B46D71">
      <w:pPr>
        <w:widowControl w:val="0"/>
        <w:autoSpaceDE w:val="0"/>
        <w:autoSpaceDN w:val="0"/>
        <w:adjustRightInd w:val="0"/>
        <w:jc w:val="both"/>
        <w:outlineLvl w:val="0"/>
        <w:rPr>
          <w:i/>
          <w:iCs/>
          <w:color w:val="000000"/>
        </w:rPr>
      </w:pPr>
      <w:r w:rsidRPr="003D2177">
        <w:rPr>
          <w:i/>
          <w:iCs/>
          <w:color w:val="000000"/>
        </w:rPr>
        <w:t xml:space="preserve">Mortality </w:t>
      </w:r>
    </w:p>
    <w:p w14:paraId="0BDA4263" w14:textId="77777777" w:rsidR="003D2177" w:rsidRPr="002F48C5" w:rsidRDefault="003D2177" w:rsidP="00AA3D48">
      <w:pPr>
        <w:widowControl w:val="0"/>
        <w:autoSpaceDE w:val="0"/>
        <w:autoSpaceDN w:val="0"/>
        <w:adjustRightInd w:val="0"/>
        <w:jc w:val="both"/>
        <w:outlineLvl w:val="0"/>
        <w:rPr>
          <w:color w:val="000000"/>
          <w:u w:val="single"/>
        </w:rPr>
      </w:pPr>
    </w:p>
    <w:p w14:paraId="72D90ACE" w14:textId="2F849F71" w:rsidR="00D25D1B" w:rsidRDefault="00724A47" w:rsidP="00AA3D48">
      <w:pPr>
        <w:widowControl w:val="0"/>
        <w:autoSpaceDE w:val="0"/>
        <w:autoSpaceDN w:val="0"/>
        <w:adjustRightInd w:val="0"/>
        <w:jc w:val="both"/>
        <w:rPr>
          <w:color w:val="000000"/>
          <w:position w:val="-3"/>
        </w:rPr>
      </w:pPr>
      <w:commentRangeStart w:id="411"/>
      <w:del w:id="412" w:author="Shahrestani, Parvin" w:date="2020-03-22T15:54:00Z">
        <w:r w:rsidDel="004B0694">
          <w:rPr>
            <w:color w:val="000000"/>
            <w:position w:val="-3"/>
          </w:rPr>
          <w:delText xml:space="preserve">All experimental cages </w:delText>
        </w:r>
        <w:r w:rsidR="00464F4E" w:rsidDel="004B0694">
          <w:rPr>
            <w:color w:val="000000"/>
            <w:position w:val="-3"/>
          </w:rPr>
          <w:delText>were kept at 100% humidity, dark, and 25°</w:delText>
        </w:r>
        <w:r w:rsidR="00464F4E" w:rsidRPr="00335AB8" w:rsidDel="004B0694">
          <w:rPr>
            <w:color w:val="000000"/>
            <w:position w:val="-3"/>
          </w:rPr>
          <w:delText>C for the first 24 hours to allow the fungus to germinate.</w:delText>
        </w:r>
        <w:r w:rsidR="00191442" w:rsidDel="004B0694">
          <w:rPr>
            <w:color w:val="000000"/>
            <w:position w:val="-3"/>
          </w:rPr>
          <w:delText xml:space="preserve"> </w:delText>
        </w:r>
      </w:del>
      <w:commentRangeEnd w:id="411"/>
      <w:r w:rsidR="004B0694">
        <w:rPr>
          <w:rStyle w:val="CommentReference"/>
          <w:rFonts w:ascii="Arial" w:hAnsi="Arial" w:cs="Arial"/>
        </w:rPr>
        <w:commentReference w:id="411"/>
      </w:r>
      <w:del w:id="413" w:author="Shahrestani, Parvin" w:date="2020-03-23T12:00:00Z">
        <w:r w:rsidR="00BB0105" w:rsidDel="00A57C3A">
          <w:rPr>
            <w:color w:val="000000"/>
            <w:position w:val="-3"/>
          </w:rPr>
          <w:delText>a</w:delText>
        </w:r>
        <w:r w:rsidR="00D25D1B" w:rsidDel="00A57C3A">
          <w:rPr>
            <w:color w:val="000000"/>
            <w:position w:val="-3"/>
          </w:rPr>
          <w:delText xml:space="preserve">fter </w:delText>
        </w:r>
        <w:r w:rsidR="000B6B1A" w:rsidDel="00A57C3A">
          <w:rPr>
            <w:color w:val="000000"/>
            <w:position w:val="-3"/>
          </w:rPr>
          <w:delText>that</w:delText>
        </w:r>
        <w:r w:rsidR="00D25D1B" w:rsidDel="00A57C3A">
          <w:rPr>
            <w:color w:val="000000"/>
            <w:position w:val="-3"/>
          </w:rPr>
          <w:delText xml:space="preserve"> w</w:delText>
        </w:r>
      </w:del>
      <w:ins w:id="414" w:author="Shahrestani, Parvin" w:date="2020-03-23T12:00:00Z">
        <w:r w:rsidR="00A57C3A">
          <w:rPr>
            <w:color w:val="000000"/>
            <w:position w:val="-3"/>
          </w:rPr>
          <w:t>W</w:t>
        </w:r>
      </w:ins>
      <w:r w:rsidR="00D25D1B">
        <w:rPr>
          <w:color w:val="000000"/>
          <w:position w:val="-3"/>
        </w:rPr>
        <w:t>e conducted</w:t>
      </w:r>
      <w:r w:rsidR="00D25D1B" w:rsidRPr="002F48C5">
        <w:rPr>
          <w:color w:val="000000"/>
          <w:position w:val="-3"/>
        </w:rPr>
        <w:t xml:space="preserve"> mortality check</w:t>
      </w:r>
      <w:r w:rsidR="00D25D1B">
        <w:rPr>
          <w:color w:val="000000"/>
          <w:position w:val="-3"/>
        </w:rPr>
        <w:t>s</w:t>
      </w:r>
      <w:r w:rsidR="00D25D1B" w:rsidRPr="002F48C5">
        <w:rPr>
          <w:color w:val="000000"/>
          <w:position w:val="-3"/>
        </w:rPr>
        <w:t xml:space="preserve"> every day for</w:t>
      </w:r>
      <w:r w:rsidR="00D25D1B">
        <w:rPr>
          <w:color w:val="000000"/>
          <w:position w:val="-3"/>
        </w:rPr>
        <w:t xml:space="preserve"> all </w:t>
      </w:r>
      <w:ins w:id="415" w:author="Shahrestani, Parvin" w:date="2020-03-23T12:00:00Z">
        <w:r w:rsidR="00A57C3A">
          <w:rPr>
            <w:color w:val="000000"/>
            <w:position w:val="-3"/>
          </w:rPr>
          <w:t>c</w:t>
        </w:r>
      </w:ins>
      <w:del w:id="416" w:author="Shahrestani, Parvin" w:date="2020-03-23T12:00:00Z">
        <w:r w:rsidR="001C0E03" w:rsidDel="00A57C3A">
          <w:rPr>
            <w:color w:val="000000"/>
            <w:position w:val="-3"/>
          </w:rPr>
          <w:delText>C</w:delText>
        </w:r>
      </w:del>
      <w:r w:rsidR="001C0E03">
        <w:rPr>
          <w:color w:val="000000"/>
          <w:position w:val="-3"/>
        </w:rPr>
        <w:t>o</w:t>
      </w:r>
      <w:r w:rsidR="00BB0105">
        <w:rPr>
          <w:color w:val="000000"/>
          <w:position w:val="-3"/>
        </w:rPr>
        <w:t>ntrol</w:t>
      </w:r>
      <w:r w:rsidR="00501DDF">
        <w:rPr>
          <w:color w:val="000000"/>
          <w:position w:val="-3"/>
        </w:rPr>
        <w:t xml:space="preserve"> (not sprayed at all)</w:t>
      </w:r>
      <w:r w:rsidR="00BB0105">
        <w:rPr>
          <w:color w:val="000000"/>
          <w:position w:val="-3"/>
        </w:rPr>
        <w:t xml:space="preserve">, </w:t>
      </w:r>
      <w:ins w:id="417" w:author="Shahrestani, Parvin" w:date="2020-03-23T12:00:00Z">
        <w:r w:rsidR="00A57C3A">
          <w:rPr>
            <w:color w:val="000000"/>
            <w:position w:val="-3"/>
          </w:rPr>
          <w:t>u</w:t>
        </w:r>
      </w:ins>
      <w:del w:id="418" w:author="Shahrestani, Parvin" w:date="2020-03-23T12:00:00Z">
        <w:r w:rsidR="00BB0105" w:rsidDel="00A57C3A">
          <w:rPr>
            <w:color w:val="000000"/>
            <w:position w:val="-3"/>
          </w:rPr>
          <w:delText>U</w:delText>
        </w:r>
      </w:del>
      <w:r w:rsidR="00BB0105">
        <w:rPr>
          <w:color w:val="000000"/>
          <w:position w:val="-3"/>
        </w:rPr>
        <w:t>n-infected</w:t>
      </w:r>
      <w:r w:rsidR="00501DDF">
        <w:rPr>
          <w:color w:val="000000"/>
          <w:position w:val="-3"/>
        </w:rPr>
        <w:t xml:space="preserve"> (sprayed with </w:t>
      </w:r>
      <w:proofErr w:type="spellStart"/>
      <w:ins w:id="419" w:author="Shahrestani, Parvin" w:date="2020-03-23T12:00:00Z">
        <w:r w:rsidR="00A57C3A">
          <w:rPr>
            <w:color w:val="000000"/>
            <w:position w:val="-3"/>
          </w:rPr>
          <w:t>S</w:t>
        </w:r>
      </w:ins>
      <w:del w:id="420" w:author="Shahrestani, Parvin" w:date="2020-03-23T12:00:00Z">
        <w:r w:rsidR="00501DDF" w:rsidDel="00A57C3A">
          <w:rPr>
            <w:color w:val="000000"/>
            <w:position w:val="-3"/>
          </w:rPr>
          <w:delText>s</w:delText>
        </w:r>
      </w:del>
      <w:r w:rsidR="00501DDF">
        <w:rPr>
          <w:color w:val="000000"/>
          <w:position w:val="-3"/>
        </w:rPr>
        <w:t>ilwet</w:t>
      </w:r>
      <w:proofErr w:type="spellEnd"/>
      <w:r w:rsidR="00501DDF">
        <w:rPr>
          <w:color w:val="000000"/>
          <w:position w:val="-3"/>
        </w:rPr>
        <w:t>)</w:t>
      </w:r>
      <w:r w:rsidR="00BB0105">
        <w:rPr>
          <w:color w:val="000000"/>
          <w:position w:val="-3"/>
        </w:rPr>
        <w:t>, and infected</w:t>
      </w:r>
      <w:r w:rsidR="00501DDF">
        <w:rPr>
          <w:color w:val="000000"/>
          <w:position w:val="-3"/>
        </w:rPr>
        <w:t xml:space="preserve"> (sprayed with fungus)</w:t>
      </w:r>
      <w:r w:rsidR="00BB0105">
        <w:rPr>
          <w:color w:val="000000"/>
          <w:position w:val="-3"/>
        </w:rPr>
        <w:t xml:space="preserve"> experimental </w:t>
      </w:r>
      <w:r w:rsidR="00D25D1B">
        <w:rPr>
          <w:color w:val="000000"/>
          <w:position w:val="-3"/>
        </w:rPr>
        <w:t>cages</w:t>
      </w:r>
      <w:ins w:id="421" w:author="Shahrestani, Parvin" w:date="2020-03-23T12:00:00Z">
        <w:r w:rsidR="00A57C3A">
          <w:rPr>
            <w:color w:val="000000"/>
            <w:position w:val="-3"/>
          </w:rPr>
          <w:t>. Specifically, we</w:t>
        </w:r>
      </w:ins>
      <w:del w:id="422" w:author="Shahrestani, Parvin" w:date="2020-03-23T12:00:00Z">
        <w:r w:rsidR="00D25D1B" w:rsidDel="00A57C3A">
          <w:rPr>
            <w:color w:val="000000"/>
            <w:position w:val="-3"/>
          </w:rPr>
          <w:delText>,</w:delText>
        </w:r>
      </w:del>
      <w:r w:rsidR="00D25D1B">
        <w:rPr>
          <w:color w:val="000000"/>
          <w:position w:val="-3"/>
        </w:rPr>
        <w:t xml:space="preserve"> removed</w:t>
      </w:r>
      <w:r w:rsidR="00D25D1B" w:rsidRPr="002F48C5">
        <w:rPr>
          <w:color w:val="000000"/>
          <w:position w:val="-3"/>
        </w:rPr>
        <w:t xml:space="preserve"> </w:t>
      </w:r>
      <w:r w:rsidR="00262BA3">
        <w:rPr>
          <w:color w:val="000000"/>
          <w:position w:val="-3"/>
        </w:rPr>
        <w:t>dead flies</w:t>
      </w:r>
      <w:ins w:id="423" w:author="Shahrestani, Parvin" w:date="2020-03-23T12:00:00Z">
        <w:r w:rsidR="00A57C3A">
          <w:rPr>
            <w:color w:val="000000"/>
            <w:position w:val="-3"/>
          </w:rPr>
          <w:t xml:space="preserve"> daily</w:t>
        </w:r>
      </w:ins>
      <w:r w:rsidR="00262BA3">
        <w:rPr>
          <w:color w:val="000000"/>
          <w:position w:val="-3"/>
        </w:rPr>
        <w:t xml:space="preserve"> </w:t>
      </w:r>
      <w:r w:rsidR="00D25D1B" w:rsidRPr="002F48C5">
        <w:rPr>
          <w:color w:val="000000"/>
          <w:position w:val="-3"/>
        </w:rPr>
        <w:t xml:space="preserve">and </w:t>
      </w:r>
      <w:r w:rsidR="00BC59A1">
        <w:rPr>
          <w:color w:val="000000"/>
          <w:position w:val="-3"/>
        </w:rPr>
        <w:t>recorded the number of males and females</w:t>
      </w:r>
      <w:ins w:id="424" w:author="Shahrestani, Parvin" w:date="2020-03-23T12:00:00Z">
        <w:r w:rsidR="00A57C3A">
          <w:rPr>
            <w:color w:val="000000"/>
            <w:position w:val="-3"/>
          </w:rPr>
          <w:t xml:space="preserve"> among the dead flies. We replaced food daily until all the flies in the cages died. </w:t>
        </w:r>
      </w:ins>
      <w:del w:id="425" w:author="Shahrestani, Parvin" w:date="2020-03-23T12:00:00Z">
        <w:r w:rsidR="00D25D1B" w:rsidDel="00A57C3A">
          <w:rPr>
            <w:color w:val="000000"/>
            <w:position w:val="-3"/>
          </w:rPr>
          <w:delText>,</w:delText>
        </w:r>
      </w:del>
      <w:del w:id="426" w:author="Shahrestani, Parvin" w:date="2020-03-23T12:01:00Z">
        <w:r w:rsidR="00D25D1B" w:rsidRPr="002F48C5" w:rsidDel="00A57C3A">
          <w:rPr>
            <w:color w:val="000000"/>
            <w:position w:val="-3"/>
          </w:rPr>
          <w:delText xml:space="preserve"> and replace</w:delText>
        </w:r>
        <w:r w:rsidR="00D25D1B" w:rsidDel="00A57C3A">
          <w:rPr>
            <w:color w:val="000000"/>
            <w:position w:val="-3"/>
          </w:rPr>
          <w:delText>d</w:delText>
        </w:r>
        <w:r w:rsidR="00D25D1B" w:rsidRPr="002F48C5" w:rsidDel="00A57C3A">
          <w:rPr>
            <w:color w:val="000000"/>
            <w:position w:val="-3"/>
          </w:rPr>
          <w:delText xml:space="preserve"> food daily</w:delText>
        </w:r>
        <w:r w:rsidR="00BC59A1" w:rsidDel="00A57C3A">
          <w:rPr>
            <w:color w:val="000000"/>
            <w:position w:val="-3"/>
          </w:rPr>
          <w:delText xml:space="preserve"> </w:delText>
        </w:r>
        <w:r w:rsidR="006528A8" w:rsidDel="00A57C3A">
          <w:rPr>
            <w:color w:val="000000"/>
            <w:position w:val="-3"/>
          </w:rPr>
          <w:delText>until</w:delText>
        </w:r>
        <w:r w:rsidR="00D25D1B" w:rsidDel="00A57C3A">
          <w:rPr>
            <w:color w:val="000000"/>
            <w:position w:val="-3"/>
          </w:rPr>
          <w:delText xml:space="preserve"> all flies die</w:delText>
        </w:r>
        <w:r w:rsidR="006528A8" w:rsidDel="00A57C3A">
          <w:rPr>
            <w:color w:val="000000"/>
            <w:position w:val="-3"/>
          </w:rPr>
          <w:delText>d</w:delText>
        </w:r>
        <w:r w:rsidR="00D25D1B" w:rsidRPr="002F48C5" w:rsidDel="00A57C3A">
          <w:rPr>
            <w:color w:val="000000"/>
            <w:position w:val="-3"/>
          </w:rPr>
          <w:delText xml:space="preserve">. </w:delText>
        </w:r>
      </w:del>
    </w:p>
    <w:p w14:paraId="3C15FA7F" w14:textId="77777777" w:rsidR="003D2177" w:rsidRDefault="003D2177" w:rsidP="00AA3D48">
      <w:pPr>
        <w:widowControl w:val="0"/>
        <w:autoSpaceDE w:val="0"/>
        <w:autoSpaceDN w:val="0"/>
        <w:adjustRightInd w:val="0"/>
        <w:jc w:val="both"/>
        <w:rPr>
          <w:color w:val="000000"/>
          <w:position w:val="-3"/>
          <w:u w:val="single"/>
        </w:rPr>
      </w:pPr>
    </w:p>
    <w:p w14:paraId="0000001E" w14:textId="3723BECF" w:rsidR="004D02CD" w:rsidRPr="00A57C3A" w:rsidRDefault="00A57C3A" w:rsidP="00B46D71">
      <w:pPr>
        <w:outlineLvl w:val="0"/>
        <w:rPr>
          <w:ins w:id="427" w:author="Shahrestani, Parvin" w:date="2020-03-23T12:01:00Z"/>
          <w:i/>
          <w:rPrChange w:id="428" w:author="Shahrestani, Parvin" w:date="2020-03-23T12:01:00Z">
            <w:rPr>
              <w:ins w:id="429" w:author="Shahrestani, Parvin" w:date="2020-03-23T12:01:00Z"/>
            </w:rPr>
          </w:rPrChange>
        </w:rPr>
      </w:pPr>
      <w:commentRangeStart w:id="430"/>
      <w:ins w:id="431" w:author="Shahrestani, Parvin" w:date="2020-03-23T12:01:00Z">
        <w:r w:rsidRPr="00A57C3A">
          <w:rPr>
            <w:i/>
            <w:rPrChange w:id="432" w:author="Shahrestani, Parvin" w:date="2020-03-23T12:01:00Z">
              <w:rPr/>
            </w:rPrChange>
          </w:rPr>
          <w:t>Statistical Analysis</w:t>
        </w:r>
        <w:commentRangeEnd w:id="430"/>
        <w:r>
          <w:rPr>
            <w:rStyle w:val="CommentReference"/>
            <w:rFonts w:ascii="Arial" w:hAnsi="Arial" w:cs="Arial"/>
          </w:rPr>
          <w:commentReference w:id="430"/>
        </w:r>
      </w:ins>
    </w:p>
    <w:p w14:paraId="0DE57770" w14:textId="77777777" w:rsidR="00A57C3A" w:rsidRDefault="00A57C3A" w:rsidP="00F100BF">
      <w:pPr>
        <w:rPr>
          <w:ins w:id="433" w:author="Shahrestani, Parvin" w:date="2020-03-23T12:01:00Z"/>
        </w:rPr>
      </w:pPr>
    </w:p>
    <w:p w14:paraId="715BCABC" w14:textId="77777777" w:rsidR="00A57C3A" w:rsidRDefault="00A57C3A" w:rsidP="00F100BF">
      <w:pPr>
        <w:rPr>
          <w:ins w:id="434" w:author="Shahrestani, Parvin" w:date="2020-03-23T12:01:00Z"/>
        </w:rPr>
      </w:pPr>
    </w:p>
    <w:p w14:paraId="697D8FB2" w14:textId="77777777" w:rsidR="00A57C3A" w:rsidRDefault="00A57C3A" w:rsidP="00F100BF">
      <w:pPr>
        <w:rPr>
          <w:ins w:id="435" w:author="Shahrestani, Parvin" w:date="2020-03-23T12:01:00Z"/>
        </w:rPr>
      </w:pPr>
    </w:p>
    <w:p w14:paraId="10FE942E" w14:textId="77777777" w:rsidR="00A57C3A" w:rsidRDefault="00A57C3A" w:rsidP="00F100BF"/>
    <w:p w14:paraId="0000001F" w14:textId="599F50AF" w:rsidR="004D02CD" w:rsidRDefault="00AF0995" w:rsidP="006A7AE1">
      <w:pPr>
        <w:ind w:left="720" w:hanging="720"/>
        <w:jc w:val="center"/>
        <w:outlineLvl w:val="0"/>
      </w:pPr>
      <w:r>
        <w:t>Chapter 3</w:t>
      </w:r>
    </w:p>
    <w:p w14:paraId="1CE94950" w14:textId="272CEF84" w:rsidR="00A64E34" w:rsidRPr="00A40D94" w:rsidRDefault="00A64E34" w:rsidP="00B46D71">
      <w:pPr>
        <w:outlineLvl w:val="0"/>
        <w:rPr>
          <w:b/>
          <w:bCs/>
          <w:color w:val="000000" w:themeColor="text1"/>
        </w:rPr>
      </w:pPr>
      <w:r w:rsidRPr="00A40D94">
        <w:rPr>
          <w:b/>
          <w:bCs/>
          <w:color w:val="000000" w:themeColor="text1"/>
        </w:rPr>
        <w:t>Results</w:t>
      </w:r>
    </w:p>
    <w:p w14:paraId="3CAE4EDD" w14:textId="77777777" w:rsidR="00A64E34" w:rsidRDefault="00A64E34" w:rsidP="00AA3D48">
      <w:pPr>
        <w:rPr>
          <w:color w:val="000000" w:themeColor="text1"/>
        </w:rPr>
      </w:pPr>
    </w:p>
    <w:p w14:paraId="76C9FB61" w14:textId="391B26D4" w:rsidR="00FC4F54" w:rsidRPr="00FC4F54" w:rsidRDefault="00333C1E" w:rsidP="00FC4F54">
      <w:pPr>
        <w:rPr>
          <w:rFonts w:eastAsia="Times New Roman"/>
        </w:rPr>
      </w:pPr>
      <w:r>
        <w:rPr>
          <w:color w:val="000000" w:themeColor="text1"/>
        </w:rPr>
        <w:t>Corroborating previous findings, ACO</w:t>
      </w:r>
      <w:r w:rsidRPr="00333C1E">
        <w:rPr>
          <w:color w:val="000000" w:themeColor="text1"/>
          <w:vertAlign w:val="subscript"/>
        </w:rPr>
        <w:t xml:space="preserve">1-5 </w:t>
      </w:r>
      <w:r>
        <w:rPr>
          <w:color w:val="000000" w:themeColor="text1"/>
        </w:rPr>
        <w:t>populations were shorter lived than CO</w:t>
      </w:r>
      <w:r w:rsidRPr="00333C1E">
        <w:rPr>
          <w:color w:val="000000" w:themeColor="text1"/>
          <w:vertAlign w:val="subscript"/>
        </w:rPr>
        <w:t xml:space="preserve">1-5 </w:t>
      </w:r>
      <w:r>
        <w:rPr>
          <w:color w:val="000000" w:themeColor="text1"/>
        </w:rPr>
        <w:t>populations</w:t>
      </w:r>
      <w:r w:rsidR="00FC4F54">
        <w:rPr>
          <w:color w:val="000000" w:themeColor="text1"/>
        </w:rPr>
        <w:t xml:space="preserve"> (</w:t>
      </w:r>
      <w:r w:rsidR="00FC4F54" w:rsidRPr="00663787">
        <w:rPr>
          <w:rFonts w:eastAsia="Times New Roman"/>
          <w:color w:val="222222"/>
          <w:shd w:val="clear" w:color="auto" w:fill="FFFFFF"/>
        </w:rPr>
        <w:t>Chippindale, A. K</w:t>
      </w:r>
      <w:r w:rsidR="00C52793" w:rsidRPr="00663787">
        <w:rPr>
          <w:rFonts w:eastAsia="Times New Roman"/>
          <w:color w:val="222222"/>
          <w:shd w:val="clear" w:color="auto" w:fill="FFFFFF"/>
        </w:rPr>
        <w:t xml:space="preserve">. et al. </w:t>
      </w:r>
      <w:r w:rsidR="00663787" w:rsidRPr="00663787">
        <w:rPr>
          <w:rFonts w:eastAsia="Times New Roman"/>
          <w:color w:val="222222"/>
          <w:shd w:val="clear" w:color="auto" w:fill="FFFFFF"/>
        </w:rPr>
        <w:t>1997</w:t>
      </w:r>
      <w:r w:rsidR="00FC4F54" w:rsidRPr="00FC4F54">
        <w:rPr>
          <w:rFonts w:eastAsia="Times New Roman"/>
          <w:color w:val="222222"/>
          <w:shd w:val="clear" w:color="auto" w:fill="FFFFFF"/>
        </w:rPr>
        <w:t>)</w:t>
      </w:r>
    </w:p>
    <w:p w14:paraId="7A3CEC5C" w14:textId="117C6867" w:rsidR="00333C1E" w:rsidRDefault="00333C1E" w:rsidP="00AA3D48">
      <w:pPr>
        <w:rPr>
          <w:color w:val="000000" w:themeColor="text1"/>
        </w:rPr>
      </w:pPr>
      <w:r>
        <w:rPr>
          <w:color w:val="000000" w:themeColor="text1"/>
        </w:rPr>
        <w:t xml:space="preserve">. </w:t>
      </w:r>
    </w:p>
    <w:p w14:paraId="72ECFDB8" w14:textId="4BBF66CD" w:rsidR="00333C1E" w:rsidRDefault="00333C1E" w:rsidP="00AA3D48">
      <w:pPr>
        <w:rPr>
          <w:color w:val="000000" w:themeColor="text1"/>
        </w:rPr>
      </w:pPr>
    </w:p>
    <w:p w14:paraId="08D79F6B" w14:textId="1E57EECE" w:rsidR="00333C1E" w:rsidRDefault="00333C1E" w:rsidP="00AA3D48">
      <w:pPr>
        <w:rPr>
          <w:color w:val="000000" w:themeColor="text1"/>
        </w:rPr>
      </w:pPr>
      <w:commentRangeStart w:id="436"/>
      <w:r>
        <w:rPr>
          <w:color w:val="000000" w:themeColor="text1"/>
        </w:rPr>
        <w:t xml:space="preserve">On day 14, there were two controls, uninfected and “control,” the latter didn’t receive any spray, while the former received a spray of </w:t>
      </w:r>
      <w:proofErr w:type="spellStart"/>
      <w:r>
        <w:rPr>
          <w:color w:val="000000" w:themeColor="text1"/>
        </w:rPr>
        <w:t>Silwet</w:t>
      </w:r>
      <w:proofErr w:type="spellEnd"/>
      <w:r>
        <w:rPr>
          <w:color w:val="000000" w:themeColor="text1"/>
        </w:rPr>
        <w:t xml:space="preserve"> in water. What was the different between uninfected groups and control groups? Visually it looks like in the ACO there was no difference between uninfected and control, but in the </w:t>
      </w:r>
      <w:proofErr w:type="gramStart"/>
      <w:r>
        <w:rPr>
          <w:color w:val="000000" w:themeColor="text1"/>
        </w:rPr>
        <w:t>CO</w:t>
      </w:r>
      <w:proofErr w:type="gramEnd"/>
      <w:r>
        <w:rPr>
          <w:color w:val="000000" w:themeColor="text1"/>
        </w:rPr>
        <w:t xml:space="preserve"> there was. </w:t>
      </w:r>
    </w:p>
    <w:p w14:paraId="2E710577" w14:textId="40EB7BA6" w:rsidR="00333C1E" w:rsidRDefault="00333C1E" w:rsidP="00AA3D48">
      <w:pPr>
        <w:rPr>
          <w:color w:val="000000" w:themeColor="text1"/>
        </w:rPr>
      </w:pPr>
    </w:p>
    <w:p w14:paraId="24F36BD8" w14:textId="746636EA" w:rsidR="00333C1E" w:rsidRDefault="00333C1E" w:rsidP="00B46D71">
      <w:pPr>
        <w:outlineLvl w:val="0"/>
        <w:rPr>
          <w:color w:val="000000" w:themeColor="text1"/>
        </w:rPr>
      </w:pPr>
      <w:r>
        <w:rPr>
          <w:color w:val="000000" w:themeColor="text1"/>
        </w:rPr>
        <w:t xml:space="preserve">At all ages and for all populations, uninfected flies had higher survival than infected flies. </w:t>
      </w:r>
    </w:p>
    <w:p w14:paraId="13D3A7B0" w14:textId="39D4D305" w:rsidR="00333C1E" w:rsidRDefault="00333C1E" w:rsidP="00AA3D48">
      <w:pPr>
        <w:rPr>
          <w:color w:val="000000" w:themeColor="text1"/>
        </w:rPr>
      </w:pPr>
    </w:p>
    <w:p w14:paraId="34B0369E" w14:textId="3F370BA4" w:rsidR="00333C1E" w:rsidRDefault="00333C1E" w:rsidP="00B46D71">
      <w:pPr>
        <w:outlineLvl w:val="0"/>
        <w:rPr>
          <w:color w:val="000000" w:themeColor="text1"/>
        </w:rPr>
      </w:pPr>
      <w:r>
        <w:rPr>
          <w:color w:val="000000" w:themeColor="text1"/>
        </w:rPr>
        <w:t>How do the ACO/CO compare at the ages when they were both tested?</w:t>
      </w:r>
    </w:p>
    <w:p w14:paraId="3DC67722" w14:textId="01D5240E" w:rsidR="00333C1E" w:rsidRDefault="00333C1E" w:rsidP="00AA3D48">
      <w:pPr>
        <w:rPr>
          <w:color w:val="000000" w:themeColor="text1"/>
        </w:rPr>
      </w:pPr>
    </w:p>
    <w:p w14:paraId="68D4D240" w14:textId="24537A02" w:rsidR="00333C1E" w:rsidRDefault="00333C1E" w:rsidP="00AA3D48">
      <w:pPr>
        <w:rPr>
          <w:color w:val="000000" w:themeColor="text1"/>
        </w:rPr>
      </w:pPr>
      <w:r>
        <w:rPr>
          <w:color w:val="000000" w:themeColor="text1"/>
        </w:rPr>
        <w:t xml:space="preserve">How do the ACO change over time? How do the CO change over time? How does this change compare between the ACO vs. CO? </w:t>
      </w:r>
    </w:p>
    <w:p w14:paraId="2BF7D9E3" w14:textId="5E6EA19F" w:rsidR="00333C1E" w:rsidRDefault="00333C1E" w:rsidP="00AA3D48">
      <w:pPr>
        <w:rPr>
          <w:color w:val="000000" w:themeColor="text1"/>
        </w:rPr>
      </w:pPr>
    </w:p>
    <w:p w14:paraId="553B2787" w14:textId="6AE9B70D" w:rsidR="00333C1E" w:rsidRDefault="00333C1E" w:rsidP="00B46D71">
      <w:pPr>
        <w:outlineLvl w:val="0"/>
        <w:rPr>
          <w:color w:val="000000" w:themeColor="text1"/>
        </w:rPr>
      </w:pPr>
      <w:r>
        <w:rPr>
          <w:color w:val="000000" w:themeColor="text1"/>
        </w:rPr>
        <w:t>What sex differences are there?</w:t>
      </w:r>
    </w:p>
    <w:p w14:paraId="23206B74" w14:textId="40475CCB" w:rsidR="00333C1E" w:rsidRDefault="00333C1E" w:rsidP="00AA3D48">
      <w:pPr>
        <w:rPr>
          <w:color w:val="000000" w:themeColor="text1"/>
        </w:rPr>
      </w:pPr>
    </w:p>
    <w:p w14:paraId="4937EE4E" w14:textId="33C240CE" w:rsidR="00333C1E" w:rsidRDefault="00333C1E" w:rsidP="00AA3D48">
      <w:pPr>
        <w:rPr>
          <w:color w:val="000000" w:themeColor="text1"/>
        </w:rPr>
      </w:pPr>
    </w:p>
    <w:commentRangeEnd w:id="436"/>
    <w:p w14:paraId="0B021C3B" w14:textId="3DFAC17C" w:rsidR="0099634F" w:rsidRPr="0099634F" w:rsidRDefault="0000088A" w:rsidP="0099634F">
      <w:r>
        <w:rPr>
          <w:rStyle w:val="CommentReference"/>
        </w:rPr>
        <w:commentReference w:id="436"/>
      </w:r>
      <w:r w:rsidR="00A9282B" w:rsidRPr="00A9282B">
        <w:t xml:space="preserve"> </w:t>
      </w:r>
      <w:r w:rsidR="00A9282B">
        <w:t>Based on the results that was achieved in this study control ACO flies have similar mortality death rates in adulthood compared to previous papers (</w:t>
      </w:r>
      <w:r w:rsidR="00E47C73">
        <w:t>see</w:t>
      </w:r>
      <w:r w:rsidR="00B511A7">
        <w:t xml:space="preserve"> </w:t>
      </w:r>
      <w:r w:rsidR="00A9282B">
        <w:t>fig</w:t>
      </w:r>
      <w:r w:rsidR="00B511A7">
        <w:t>ure</w:t>
      </w:r>
      <w:r w:rsidR="00A9282B">
        <w:t xml:space="preserve"> 1</w:t>
      </w:r>
      <w:r w:rsidR="00273D43">
        <w:t>.1</w:t>
      </w:r>
      <w:r w:rsidR="00A9282B">
        <w:t>). Results of un-infected group demonstrated that for day 14, deaths are like deaths in controls and for day 42 there is only two replicates because the flies are short lived all the flies died by that day and there were no alive flies for fungal spray (</w:t>
      </w:r>
      <w:r w:rsidR="00B511A7">
        <w:t xml:space="preserve">see </w:t>
      </w:r>
      <w:r w:rsidR="00A9282B">
        <w:t>fig</w:t>
      </w:r>
      <w:r w:rsidR="00B511A7">
        <w:t>ure</w:t>
      </w:r>
      <w:r w:rsidR="00A9282B">
        <w:t xml:space="preserve"> </w:t>
      </w:r>
      <w:r w:rsidR="00273D43">
        <w:t>1.</w:t>
      </w:r>
      <w:r w:rsidR="00A9282B">
        <w:t>2). Results of infected ACO illustrates flies die earlier than in un-infected and control groups (</w:t>
      </w:r>
      <w:r w:rsidR="00E47C73">
        <w:t>see</w:t>
      </w:r>
      <w:r w:rsidR="00B511A7">
        <w:t xml:space="preserve"> </w:t>
      </w:r>
      <w:r w:rsidR="00A9282B">
        <w:t>fig</w:t>
      </w:r>
      <w:r w:rsidR="00B511A7">
        <w:t>ure</w:t>
      </w:r>
      <w:r w:rsidR="00A9282B">
        <w:t xml:space="preserve"> </w:t>
      </w:r>
      <w:r w:rsidR="00273D43">
        <w:t>1.</w:t>
      </w:r>
      <w:r w:rsidR="00A9282B">
        <w:t>3). Control group of CO flies shows similar mortality death rates in adulthood co</w:t>
      </w:r>
      <w:r w:rsidR="00273D43">
        <w:t>mpared to previous papers (</w:t>
      </w:r>
      <w:r w:rsidR="00E47C73">
        <w:t>see</w:t>
      </w:r>
      <w:r w:rsidR="00B511A7">
        <w:t xml:space="preserve"> </w:t>
      </w:r>
      <w:r w:rsidR="00273D43">
        <w:t>fig</w:t>
      </w:r>
      <w:r w:rsidR="00B511A7">
        <w:t>ure</w:t>
      </w:r>
      <w:r w:rsidR="00273D43">
        <w:t xml:space="preserve"> 2.1</w:t>
      </w:r>
      <w:r w:rsidR="00A9282B">
        <w:t xml:space="preserve">). CO un-infected group at age 14 is not </w:t>
      </w:r>
      <w:proofErr w:type="gramStart"/>
      <w:r w:rsidR="00A9282B">
        <w:t>similar to</w:t>
      </w:r>
      <w:proofErr w:type="gramEnd"/>
      <w:r w:rsidR="00A9282B">
        <w:t xml:space="preserve"> control group and the reason could be because of handling, humidity,</w:t>
      </w:r>
      <w:r w:rsidR="00273D43">
        <w:t xml:space="preserve"> and spraying with </w:t>
      </w:r>
      <w:proofErr w:type="spellStart"/>
      <w:r w:rsidR="00273D43">
        <w:t>silwet</w:t>
      </w:r>
      <w:proofErr w:type="spellEnd"/>
      <w:r w:rsidR="00273D43">
        <w:t xml:space="preserve"> (</w:t>
      </w:r>
      <w:r w:rsidR="00E47C73">
        <w:t>see</w:t>
      </w:r>
      <w:r w:rsidR="00B511A7">
        <w:t xml:space="preserve"> </w:t>
      </w:r>
      <w:r w:rsidR="00273D43">
        <w:t>fig</w:t>
      </w:r>
      <w:r w:rsidR="00B511A7">
        <w:t>ure</w:t>
      </w:r>
      <w:r w:rsidR="00273D43">
        <w:t xml:space="preserve"> 2.2</w:t>
      </w:r>
      <w:r w:rsidR="00A9282B">
        <w:t xml:space="preserve">).  Results of infected group of CO population displays that infected flies die faster than un-infected and control </w:t>
      </w:r>
      <w:r w:rsidR="00273D43">
        <w:t>groups in this population (</w:t>
      </w:r>
      <w:r w:rsidR="00E47C73">
        <w:t>see</w:t>
      </w:r>
      <w:r w:rsidR="00B511A7">
        <w:t xml:space="preserve"> </w:t>
      </w:r>
      <w:r w:rsidR="00273D43">
        <w:t>fig</w:t>
      </w:r>
      <w:r w:rsidR="00B511A7">
        <w:t>ure</w:t>
      </w:r>
      <w:r w:rsidR="00273D43">
        <w:t xml:space="preserve"> 2.3</w:t>
      </w:r>
      <w:r w:rsidR="00A9282B">
        <w:t>). Survival percent graphs in ACO population show control and un-infected group completely overlap at age 1</w:t>
      </w:r>
      <w:r w:rsidR="00273D43">
        <w:t>4 in both male and female (</w:t>
      </w:r>
      <w:r w:rsidR="00E47C73">
        <w:t>see</w:t>
      </w:r>
      <w:r w:rsidR="00B511A7">
        <w:t xml:space="preserve"> </w:t>
      </w:r>
      <w:r w:rsidR="00273D43">
        <w:t>fig</w:t>
      </w:r>
      <w:r w:rsidR="00B511A7">
        <w:t>ure</w:t>
      </w:r>
      <w:r w:rsidR="00273D43">
        <w:t xml:space="preserve"> 3.1</w:t>
      </w:r>
      <w:r w:rsidR="00A9282B">
        <w:t>). This figure also demonstrates that infected flies in both male and female die faster than control and un-in</w:t>
      </w:r>
      <w:r w:rsidR="00273D43">
        <w:t>fected groups at all ages (</w:t>
      </w:r>
      <w:r w:rsidR="00E47C73">
        <w:t>see</w:t>
      </w:r>
      <w:r w:rsidR="00B511A7">
        <w:t xml:space="preserve"> </w:t>
      </w:r>
      <w:r w:rsidR="00273D43">
        <w:t>fig</w:t>
      </w:r>
      <w:r w:rsidR="00B511A7">
        <w:t>ure</w:t>
      </w:r>
      <w:r w:rsidR="00273D43">
        <w:t xml:space="preserve"> 3.1</w:t>
      </w:r>
      <w:r w:rsidR="00A9282B">
        <w:t xml:space="preserve">).  ACO un-infected to infected Ratio at 50 percent survival is bigger at age 14 than age 28 and 42 which it means the survival percent differentiation between un-infected and infected groups in younger flies is more than older flies </w:t>
      </w:r>
      <w:r w:rsidR="006C30A2">
        <w:t>(</w:t>
      </w:r>
      <w:r w:rsidR="00E47C73">
        <w:t xml:space="preserve">see </w:t>
      </w:r>
      <w:r w:rsidR="006C30A2">
        <w:t>fig</w:t>
      </w:r>
      <w:r w:rsidR="00B511A7">
        <w:t>ure</w:t>
      </w:r>
      <w:r w:rsidR="006C30A2">
        <w:t xml:space="preserve"> 3.2</w:t>
      </w:r>
      <w:r w:rsidR="00A9282B">
        <w:t>). In CO population survival percent of Un-infected group at age 14 does not o</w:t>
      </w:r>
      <w:r w:rsidR="006C30A2">
        <w:t>verlap with control flies (</w:t>
      </w:r>
      <w:r w:rsidR="00E47C73">
        <w:t>see</w:t>
      </w:r>
      <w:r w:rsidR="00B511A7">
        <w:t xml:space="preserve"> </w:t>
      </w:r>
      <w:r w:rsidR="006C30A2">
        <w:t>fig</w:t>
      </w:r>
      <w:r w:rsidR="00B511A7">
        <w:t>ure</w:t>
      </w:r>
      <w:r w:rsidR="006C30A2">
        <w:t xml:space="preserve"> 4.1</w:t>
      </w:r>
      <w:r w:rsidR="00A9282B">
        <w:t>). However, in CO populations like ACO populations infected flies die faster than contr</w:t>
      </w:r>
      <w:r w:rsidR="006C30A2">
        <w:t>ol and un-infected groups (</w:t>
      </w:r>
      <w:r w:rsidR="00E47C73">
        <w:t>see</w:t>
      </w:r>
      <w:r w:rsidR="00B511A7">
        <w:t xml:space="preserve"> </w:t>
      </w:r>
      <w:r w:rsidR="006C30A2">
        <w:t>fig</w:t>
      </w:r>
      <w:r w:rsidR="00B511A7">
        <w:t>ure</w:t>
      </w:r>
      <w:r w:rsidR="006C30A2">
        <w:t xml:space="preserve"> 4.1</w:t>
      </w:r>
      <w:r w:rsidR="00A9282B">
        <w:t xml:space="preserve">).  Based on CO un-infected to infected Ratio at 50 percent survival results, it was concluded that the survival percent differentiation between un-infected and infected groups in younger flies </w:t>
      </w:r>
      <w:r w:rsidR="006C30A2">
        <w:t>is more than older flies (</w:t>
      </w:r>
      <w:r w:rsidR="00E47C73">
        <w:t>see</w:t>
      </w:r>
      <w:r w:rsidR="00B511A7">
        <w:t xml:space="preserve"> </w:t>
      </w:r>
      <w:r w:rsidR="006C30A2">
        <w:t>fig</w:t>
      </w:r>
      <w:r w:rsidR="00B511A7">
        <w:t>ure</w:t>
      </w:r>
      <w:r w:rsidR="006C30A2">
        <w:t xml:space="preserve"> 4.2</w:t>
      </w:r>
      <w:r w:rsidR="00A9282B">
        <w:t>). Comparison of survival percent in ACO and CO demonstrates that CO flies from all three groups of controls, un-infected, and infected at all ages live longer than ACO flies. This differentiation is more obvious in you</w:t>
      </w:r>
      <w:r w:rsidR="000F3A8A">
        <w:t>ng flies than older ones (</w:t>
      </w:r>
      <w:r w:rsidR="00E47C73">
        <w:t>see</w:t>
      </w:r>
      <w:r w:rsidR="00B511A7">
        <w:t xml:space="preserve"> </w:t>
      </w:r>
      <w:r w:rsidR="000F3A8A">
        <w:t>fig</w:t>
      </w:r>
      <w:r w:rsidR="00B511A7">
        <w:t>ure</w:t>
      </w:r>
      <w:r w:rsidR="000F3A8A">
        <w:t xml:space="preserve"> 5</w:t>
      </w:r>
      <w:r w:rsidR="00A77E7D">
        <w:t>.1</w:t>
      </w:r>
      <w:r w:rsidR="00A9282B">
        <w:t>). Comparing infected ACO with infected CO displays that survival percent of ACO at age 14 is completely overlap with survival</w:t>
      </w:r>
      <w:r w:rsidR="00A77E7D">
        <w:t xml:space="preserve"> percent of CO at age 42 (</w:t>
      </w:r>
      <w:r w:rsidR="00E47C73">
        <w:t>see</w:t>
      </w:r>
      <w:r w:rsidR="00B511A7">
        <w:t xml:space="preserve"> </w:t>
      </w:r>
      <w:r w:rsidR="00A77E7D">
        <w:t>fig</w:t>
      </w:r>
      <w:r w:rsidR="00B511A7">
        <w:t>ure</w:t>
      </w:r>
      <w:r w:rsidR="00A77E7D">
        <w:t xml:space="preserve"> 5.2</w:t>
      </w:r>
      <w:r w:rsidR="00A9282B">
        <w:t xml:space="preserve">). Moreover, median lifetime of ACO vs CO represents that ACO median lifetime at age 28 and 42 is </w:t>
      </w:r>
      <w:r w:rsidR="00A77E7D">
        <w:t>like CO at age 56 and 70 (</w:t>
      </w:r>
      <w:r w:rsidR="00E47C73">
        <w:t>see</w:t>
      </w:r>
      <w:r w:rsidR="00B511A7">
        <w:t xml:space="preserve"> </w:t>
      </w:r>
      <w:r w:rsidR="00A77E7D">
        <w:t>fig</w:t>
      </w:r>
      <w:r w:rsidR="00B511A7">
        <w:t>ure</w:t>
      </w:r>
      <w:r w:rsidR="00A77E7D">
        <w:t xml:space="preserve"> 6</w:t>
      </w:r>
      <w:r w:rsidR="00A9282B">
        <w:t>).</w:t>
      </w:r>
      <w:r w:rsidR="0099634F">
        <w:t xml:space="preserve"> ACO and CO populations’ Mortality graphs at age 14 demonstrate that in both males and females, infected flies die faster than un-infected ones and get to the late life plateau. ACO flies in both infected ad un-infected treatment die faster than CO flies. (see Figure 7, Table 1). The 50% mortality ratio at age 14 displays that males and females infected ACO flies reach to 50% mortality rate respectively faster than other treatments and CO populations (see Table 2). Confidence interval shows a significant difference between ACO and CO populations in all treatments (See Table 3, Table 4). Mortality rate of ACO and CO populations at age 28 shows that in both males and females, infected flies die faster than un-infected ones and get to the late life plateau. ACO flies in both infected ad un-infected treatment die faster than CO flies (see Figure 8, Table 5). Comparison of ACO and CO mortality rates at age 14 and 28 display that flies at age 28 die faster than younger flies (see Figure 7, Figure 8). The 50% mortality ratio at age 28 displays that males and females infected ACO flies reach to 50% mortality rate respectively faster than other treatments and CO populations (see Table 6). Confidence interval results for flies at age 28 displays a significant difference between ACO and CO populations in all treatments (See Table 7, Table 8). Mortality rate results at age 42, 56, and 70 only shows comparison of un-infected and infected treatments in CO populations which shows infected flies die faster than un-infected ones (see Figure 9, Table 9, Figure 10, Table 12, Figure 11, and Table 15). AO populations are short-lived flies and cannot get that much old to be sprayed at age 42,56, and 70 days. The 50% mortality ratio at age 42, 56, and 70 displays that males and females infected CO flies reach to 50% mortality rate faster than other un-infected ones (see Table 10, Table 11, Table 13, Table 14, Table 16, Table 17).</w:t>
      </w:r>
    </w:p>
    <w:p w14:paraId="6C70A272" w14:textId="77777777" w:rsidR="00FE3AF1" w:rsidRDefault="00FE3AF1" w:rsidP="00AA3D48">
      <w:pPr>
        <w:ind w:right="-1380"/>
        <w:jc w:val="both"/>
        <w:outlineLvl w:val="0"/>
        <w:rPr>
          <w:rFonts w:eastAsia="Times New Roman"/>
          <w:color w:val="0000FF"/>
        </w:rPr>
      </w:pPr>
    </w:p>
    <w:p w14:paraId="60D7592F" w14:textId="77777777" w:rsidR="003D19EA" w:rsidRDefault="003D19EA" w:rsidP="00AA3D48">
      <w:pPr>
        <w:ind w:right="-1380"/>
        <w:jc w:val="both"/>
        <w:outlineLvl w:val="0"/>
        <w:rPr>
          <w:rFonts w:eastAsia="Times New Roman"/>
          <w:color w:val="0000FF"/>
        </w:rPr>
      </w:pPr>
    </w:p>
    <w:p w14:paraId="2F296C6D" w14:textId="3D937DB9" w:rsidR="00F76E60" w:rsidRDefault="006948F1" w:rsidP="00AA3D48">
      <w:pPr>
        <w:ind w:right="-1380"/>
        <w:jc w:val="both"/>
        <w:outlineLvl w:val="0"/>
        <w:rPr>
          <w:rFonts w:eastAsia="Times New Roman"/>
          <w:color w:val="0000FF"/>
        </w:rPr>
      </w:pPr>
      <w:ins w:id="437" w:author="elnazbagheri" w:date="2020-03-30T22:12:00Z">
        <w:r>
          <w:rPr>
            <w:rFonts w:eastAsia="Times New Roman"/>
            <w:noProof/>
            <w:color w:val="0000FF"/>
            <w:rPrChange w:id="438" w:author="Unknown">
              <w:rPr>
                <w:noProof/>
              </w:rPr>
            </w:rPrChange>
          </w:rPr>
          <w:drawing>
            <wp:anchor distT="0" distB="0" distL="114300" distR="114300" simplePos="0" relativeHeight="251699200" behindDoc="0" locked="0" layoutInCell="1" allowOverlap="1" wp14:anchorId="7F51C1A0" wp14:editId="2CF60111">
              <wp:simplePos x="0" y="0"/>
              <wp:positionH relativeFrom="column">
                <wp:posOffset>1206712</wp:posOffset>
              </wp:positionH>
              <wp:positionV relativeFrom="paragraph">
                <wp:posOffset>98425</wp:posOffset>
              </wp:positionV>
              <wp:extent cx="3615690" cy="2289175"/>
              <wp:effectExtent l="0" t="0" r="0" b="0"/>
              <wp:wrapNone/>
              <wp:docPr id="5" name="Picture 5" descr="../../../../../Desktop/Screen%20Shot%202020-03-30%20at%20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0-03-30%20at%2010.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5690" cy="2289175"/>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00088A">
        <w:rPr>
          <w:rStyle w:val="CommentReference"/>
        </w:rPr>
        <w:commentReference w:id="439"/>
      </w:r>
    </w:p>
    <w:p w14:paraId="5D06B47E" w14:textId="7D2C4A15" w:rsidR="0071437E" w:rsidRDefault="005B4D27" w:rsidP="00AA3D48">
      <w:pPr>
        <w:ind w:right="-1380"/>
        <w:jc w:val="both"/>
        <w:outlineLvl w:val="0"/>
        <w:rPr>
          <w:rFonts w:eastAsia="Times New Roman"/>
          <w:color w:val="0000FF"/>
        </w:rPr>
      </w:pPr>
      <w:ins w:id="440" w:author="elnazbagheri" w:date="2020-03-30T22:21:00Z">
        <w:r>
          <w:rPr>
            <w:rFonts w:eastAsia="Times New Roman"/>
            <w:noProof/>
            <w:color w:val="0000FF"/>
            <w:rPrChange w:id="441" w:author="Unknown">
              <w:rPr>
                <w:noProof/>
              </w:rPr>
            </w:rPrChange>
          </w:rPr>
          <mc:AlternateContent>
            <mc:Choice Requires="wps">
              <w:drawing>
                <wp:anchor distT="0" distB="0" distL="114300" distR="114300" simplePos="0" relativeHeight="251701248" behindDoc="0" locked="0" layoutInCell="1" allowOverlap="1" wp14:anchorId="27231240" wp14:editId="42FFD476">
                  <wp:simplePos x="0" y="0"/>
                  <wp:positionH relativeFrom="column">
                    <wp:posOffset>5093970</wp:posOffset>
                  </wp:positionH>
                  <wp:positionV relativeFrom="paragraph">
                    <wp:posOffset>153035</wp:posOffset>
                  </wp:positionV>
                  <wp:extent cx="229235" cy="2286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2923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4A32A8" w14:textId="5DA69361" w:rsidR="00DE3302" w:rsidRPr="00361B67" w:rsidRDefault="00DE3302">
                              <w:pPr>
                                <w:rPr>
                                  <w:color w:val="000000" w:themeColor="text1"/>
                                </w:rPr>
                              </w:pPr>
                              <w:r>
                                <w:rPr>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7231240" id="_x0000_t202" coordsize="21600,21600" o:spt="202" path="m0,0l0,21600,21600,21600,21600,0xe">
                  <v:stroke joinstyle="miter"/>
                  <v:path gradientshapeok="t" o:connecttype="rect"/>
                </v:shapetype>
                <v:shape id="Text Box 15" o:spid="_x0000_s1026" type="#_x0000_t202" style="position:absolute;left:0;text-align:left;margin-left:401.1pt;margin-top:12.05pt;width:18.05pt;height:18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" filled="f" stroked="f">
                  <v:textbox>
                    <w:txbxContent>
                      <w:p w14:paraId="4E4A32A8" w14:textId="5DA69361" w:rsidR="00DE3302" w:rsidRPr="00361B67" w:rsidRDefault="00DE3302">
                        <w:pPr>
                          <w:rPr>
                            <w:color w:val="000000" w:themeColor="text1"/>
                          </w:rPr>
                        </w:pPr>
                        <w:r>
                          <w:rPr>
                            <w:color w:val="000000" w:themeColor="text1"/>
                          </w:rPr>
                          <w:t>A</w:t>
                        </w:r>
                      </w:p>
                    </w:txbxContent>
                  </v:textbox>
                  <w10:wrap type="square"/>
                </v:shape>
              </w:pict>
            </mc:Fallback>
          </mc:AlternateContent>
        </w:r>
      </w:ins>
      <w:ins w:id="442" w:author="elnazbagheri" w:date="2020-03-30T22:13:00Z">
        <w:r w:rsidR="006948F1">
          <w:rPr>
            <w:rFonts w:eastAsia="Times New Roman"/>
            <w:noProof/>
            <w:color w:val="0000FF"/>
            <w:rPrChange w:id="443" w:author="Unknown">
              <w:rPr>
                <w:noProof/>
              </w:rPr>
            </w:rPrChange>
          </w:rPr>
          <w:drawing>
            <wp:anchor distT="0" distB="0" distL="114300" distR="114300" simplePos="0" relativeHeight="251700224" behindDoc="0" locked="0" layoutInCell="1" allowOverlap="1" wp14:anchorId="495B7FD9" wp14:editId="5DFE1CE7">
              <wp:simplePos x="0" y="0"/>
              <wp:positionH relativeFrom="column">
                <wp:posOffset>522605</wp:posOffset>
              </wp:positionH>
              <wp:positionV relativeFrom="paragraph">
                <wp:posOffset>40640</wp:posOffset>
              </wp:positionV>
              <wp:extent cx="388620" cy="2053590"/>
              <wp:effectExtent l="0" t="0" r="0" b="3810"/>
              <wp:wrapNone/>
              <wp:docPr id="7" name="Picture 7" descr="../../../../../Desktop/Screen%20Shot%202020-03-30%20at%20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3-30%20at%201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 cy="2053590"/>
                      </a:xfrm>
                      <a:prstGeom prst="rect">
                        <a:avLst/>
                      </a:prstGeom>
                      <a:noFill/>
                      <a:ln>
                        <a:noFill/>
                      </a:ln>
                    </pic:spPr>
                  </pic:pic>
                </a:graphicData>
              </a:graphic>
              <wp14:sizeRelH relativeFrom="page">
                <wp14:pctWidth>0</wp14:pctWidth>
              </wp14:sizeRelH>
              <wp14:sizeRelV relativeFrom="page">
                <wp14:pctHeight>0</wp14:pctHeight>
              </wp14:sizeRelV>
            </wp:anchor>
          </w:drawing>
        </w:r>
      </w:ins>
      <w:commentRangeStart w:id="444"/>
      <w:del w:id="445" w:author="elnazbagheri" w:date="2020-03-30T22:12:00Z">
        <w:r w:rsidR="00AF7956" w:rsidDel="0061143B">
          <w:rPr>
            <w:rFonts w:eastAsia="Times New Roman"/>
            <w:noProof/>
            <w:color w:val="0000FF"/>
            <w:rPrChange w:id="446" w:author="Unknown">
              <w:rPr>
                <w:noProof/>
              </w:rPr>
            </w:rPrChange>
          </w:rPr>
          <w:drawing>
            <wp:anchor distT="0" distB="0" distL="114300" distR="114300" simplePos="0" relativeHeight="251676672" behindDoc="0" locked="0" layoutInCell="1" allowOverlap="1" wp14:anchorId="13AFCE0A" wp14:editId="75DAD31E">
              <wp:simplePos x="0" y="0"/>
              <wp:positionH relativeFrom="column">
                <wp:posOffset>65985</wp:posOffset>
              </wp:positionH>
              <wp:positionV relativeFrom="paragraph">
                <wp:posOffset>41275</wp:posOffset>
              </wp:positionV>
              <wp:extent cx="5719961" cy="2226912"/>
              <wp:effectExtent l="0" t="0" r="0" b="8890"/>
              <wp:wrapNone/>
              <wp:docPr id="1" name="Picture 1" descr="../../../../../Desktop/Screen%20Shot%202020-01-27%20at%2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0-01-27%20at%206.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9961" cy="2226912"/>
                      </a:xfrm>
                      <a:prstGeom prst="rect">
                        <a:avLst/>
                      </a:prstGeom>
                      <a:noFill/>
                      <a:ln>
                        <a:noFill/>
                      </a:ln>
                    </pic:spPr>
                  </pic:pic>
                </a:graphicData>
              </a:graphic>
              <wp14:sizeRelH relativeFrom="page">
                <wp14:pctWidth>0</wp14:pctWidth>
              </wp14:sizeRelH>
              <wp14:sizeRelV relativeFrom="page">
                <wp14:pctHeight>0</wp14:pctHeight>
              </wp14:sizeRelV>
            </wp:anchor>
          </w:drawing>
        </w:r>
      </w:del>
      <w:commentRangeEnd w:id="444"/>
      <w:r w:rsidR="00521A8B">
        <w:rPr>
          <w:rStyle w:val="CommentReference"/>
          <w:rFonts w:ascii="Arial" w:hAnsi="Arial" w:cs="Arial"/>
        </w:rPr>
        <w:commentReference w:id="444"/>
      </w:r>
    </w:p>
    <w:p w14:paraId="654734F7" w14:textId="780A8579" w:rsidR="0071437E" w:rsidRDefault="0071437E" w:rsidP="00AA3D48">
      <w:pPr>
        <w:ind w:right="-1380"/>
        <w:jc w:val="both"/>
        <w:outlineLvl w:val="0"/>
        <w:rPr>
          <w:rFonts w:eastAsia="Times New Roman"/>
          <w:color w:val="0000FF"/>
        </w:rPr>
      </w:pPr>
    </w:p>
    <w:p w14:paraId="4301C161" w14:textId="71EC9388" w:rsidR="00292A65" w:rsidRDefault="00292A65" w:rsidP="00AA3D48">
      <w:pPr>
        <w:ind w:right="-1380"/>
        <w:jc w:val="both"/>
        <w:outlineLvl w:val="0"/>
        <w:rPr>
          <w:rFonts w:eastAsia="Times New Roman"/>
          <w:color w:val="0000FF"/>
        </w:rPr>
      </w:pPr>
    </w:p>
    <w:p w14:paraId="6D6B04E7" w14:textId="4793672A" w:rsidR="009177DC" w:rsidRDefault="009177DC" w:rsidP="00AA3D48">
      <w:pPr>
        <w:ind w:right="-1380"/>
        <w:jc w:val="both"/>
        <w:outlineLvl w:val="0"/>
        <w:rPr>
          <w:rFonts w:eastAsia="Times New Roman"/>
          <w:color w:val="0000FF"/>
        </w:rPr>
      </w:pPr>
    </w:p>
    <w:p w14:paraId="378A175F" w14:textId="7E75BE91" w:rsidR="009177DC" w:rsidRDefault="00147A8E" w:rsidP="00AA3D48">
      <w:pPr>
        <w:ind w:right="-1380"/>
        <w:jc w:val="both"/>
        <w:outlineLvl w:val="0"/>
        <w:rPr>
          <w:rFonts w:eastAsia="Times New Roman"/>
          <w:color w:val="0000FF"/>
        </w:rPr>
      </w:pPr>
      <w:ins w:id="447" w:author="elnazbagheri" w:date="2020-03-30T22:22:00Z">
        <w:r>
          <w:rPr>
            <w:rFonts w:eastAsia="Times New Roman"/>
            <w:noProof/>
            <w:color w:val="0000FF"/>
            <w:rPrChange w:id="448" w:author="Unknown">
              <w:rPr>
                <w:noProof/>
              </w:rPr>
            </w:rPrChange>
          </w:rPr>
          <mc:AlternateContent>
            <mc:Choice Requires="wps">
              <w:drawing>
                <wp:anchor distT="0" distB="0" distL="114300" distR="114300" simplePos="0" relativeHeight="251702272" behindDoc="0" locked="0" layoutInCell="1" allowOverlap="1" wp14:anchorId="061CB80A" wp14:editId="05E26217">
                  <wp:simplePos x="0" y="0"/>
                  <wp:positionH relativeFrom="column">
                    <wp:posOffset>5095240</wp:posOffset>
                  </wp:positionH>
                  <wp:positionV relativeFrom="paragraph">
                    <wp:posOffset>139700</wp:posOffset>
                  </wp:positionV>
                  <wp:extent cx="228600" cy="34226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28600"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F939F5" w14:textId="4A4021BE" w:rsidR="00DE3302" w:rsidRDefault="00DE330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1CB80A" id="Text Box 16" o:spid="_x0000_s1027" type="#_x0000_t202" style="position:absolute;left:0;text-align:left;margin-left:401.2pt;margin-top:11pt;width:18pt;height:26.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" filled="f" stroked="f">
                  <v:textbox>
                    <w:txbxContent>
                      <w:p w14:paraId="59F939F5" w14:textId="4A4021BE" w:rsidR="00DE3302" w:rsidRDefault="00DE3302">
                        <w:r>
                          <w:t>B</w:t>
                        </w:r>
                      </w:p>
                    </w:txbxContent>
                  </v:textbox>
                  <w10:wrap type="square"/>
                </v:shape>
              </w:pict>
            </mc:Fallback>
          </mc:AlternateContent>
        </w:r>
      </w:ins>
    </w:p>
    <w:p w14:paraId="47AF758C" w14:textId="0D2C20AD" w:rsidR="009177DC" w:rsidRDefault="009177DC" w:rsidP="00AA3D48">
      <w:pPr>
        <w:ind w:right="-1380"/>
        <w:jc w:val="both"/>
        <w:outlineLvl w:val="0"/>
        <w:rPr>
          <w:rFonts w:eastAsia="Times New Roman"/>
          <w:color w:val="0000FF"/>
        </w:rPr>
      </w:pPr>
    </w:p>
    <w:p w14:paraId="313D5420" w14:textId="77777777" w:rsidR="009177DC" w:rsidRDefault="009177DC" w:rsidP="00AA3D48">
      <w:pPr>
        <w:ind w:right="-1380"/>
        <w:jc w:val="both"/>
        <w:outlineLvl w:val="0"/>
        <w:rPr>
          <w:rFonts w:eastAsia="Times New Roman"/>
          <w:color w:val="0000FF"/>
        </w:rPr>
      </w:pPr>
    </w:p>
    <w:p w14:paraId="4B62FE24" w14:textId="77777777" w:rsidR="002D1694" w:rsidRDefault="002D1694" w:rsidP="00AA3D48">
      <w:pPr>
        <w:ind w:right="-1380"/>
        <w:jc w:val="both"/>
        <w:outlineLvl w:val="0"/>
        <w:rPr>
          <w:rFonts w:eastAsia="Times New Roman"/>
          <w:color w:val="0000FF"/>
        </w:rPr>
      </w:pPr>
    </w:p>
    <w:p w14:paraId="2FBC8FB5" w14:textId="6B54BEBA" w:rsidR="002D1694" w:rsidRDefault="002D1694" w:rsidP="00AA3D48">
      <w:pPr>
        <w:ind w:right="-1380"/>
        <w:jc w:val="both"/>
        <w:outlineLvl w:val="0"/>
        <w:rPr>
          <w:rFonts w:eastAsia="Times New Roman"/>
          <w:color w:val="0000FF"/>
        </w:rPr>
      </w:pPr>
    </w:p>
    <w:p w14:paraId="6FE1EA6B" w14:textId="2D25D49E" w:rsidR="002D1694" w:rsidRDefault="00147A8E" w:rsidP="00AA3D48">
      <w:pPr>
        <w:ind w:right="-1380"/>
        <w:jc w:val="both"/>
        <w:outlineLvl w:val="0"/>
        <w:rPr>
          <w:rFonts w:eastAsia="Times New Roman"/>
          <w:color w:val="0000FF"/>
        </w:rPr>
      </w:pPr>
      <w:r>
        <w:rPr>
          <w:rFonts w:eastAsia="Times New Roman"/>
          <w:noProof/>
          <w:color w:val="0000FF"/>
        </w:rPr>
        <mc:AlternateContent>
          <mc:Choice Requires="wps">
            <w:drawing>
              <wp:anchor distT="0" distB="0" distL="114300" distR="114300" simplePos="0" relativeHeight="251703296" behindDoc="0" locked="0" layoutInCell="1" allowOverlap="1" wp14:anchorId="7FF7D33C" wp14:editId="5A6D1CCC">
                <wp:simplePos x="0" y="0"/>
                <wp:positionH relativeFrom="column">
                  <wp:posOffset>5095240</wp:posOffset>
                </wp:positionH>
                <wp:positionV relativeFrom="paragraph">
                  <wp:posOffset>58420</wp:posOffset>
                </wp:positionV>
                <wp:extent cx="228600" cy="347345"/>
                <wp:effectExtent l="0" t="0" r="0" b="8255"/>
                <wp:wrapSquare wrapText="bothSides"/>
                <wp:docPr id="27" name="Text Box 27"/>
                <wp:cNvGraphicFramePr/>
                <a:graphic xmlns:a="http://schemas.openxmlformats.org/drawingml/2006/main">
                  <a:graphicData uri="http://schemas.microsoft.com/office/word/2010/wordprocessingShape">
                    <wps:wsp>
                      <wps:cNvSpPr txBox="1"/>
                      <wps:spPr>
                        <a:xfrm>
                          <a:off x="0" y="0"/>
                          <a:ext cx="228600" cy="3473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CC51C0" w14:textId="610F7187" w:rsidR="00DE3302" w:rsidRDefault="00DE3302">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7D33C" id="Text Box 27" o:spid="_x0000_s1028" type="#_x0000_t202" style="position:absolute;left:0;text-align:left;margin-left:401.2pt;margin-top:4.6pt;width:18pt;height:27.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" filled="f" stroked="f">
                <v:textbox>
                  <w:txbxContent>
                    <w:p w14:paraId="11CC51C0" w14:textId="610F7187" w:rsidR="00DE3302" w:rsidRDefault="00DE3302">
                      <w:r>
                        <w:t>C</w:t>
                      </w:r>
                    </w:p>
                  </w:txbxContent>
                </v:textbox>
                <w10:wrap type="square"/>
              </v:shape>
            </w:pict>
          </mc:Fallback>
        </mc:AlternateContent>
      </w:r>
    </w:p>
    <w:p w14:paraId="48EAF8A4" w14:textId="77777777" w:rsidR="002D1694" w:rsidRDefault="002D1694" w:rsidP="00AA3D48">
      <w:pPr>
        <w:ind w:right="-1380"/>
        <w:jc w:val="both"/>
        <w:outlineLvl w:val="0"/>
        <w:rPr>
          <w:rFonts w:eastAsia="Times New Roman"/>
          <w:color w:val="0000FF"/>
        </w:rPr>
      </w:pPr>
    </w:p>
    <w:p w14:paraId="79518976" w14:textId="77777777" w:rsidR="002D1694" w:rsidRDefault="002D1694" w:rsidP="00AA3D48">
      <w:pPr>
        <w:ind w:right="-1380"/>
        <w:jc w:val="both"/>
        <w:outlineLvl w:val="0"/>
        <w:rPr>
          <w:rFonts w:eastAsia="Times New Roman"/>
          <w:color w:val="0000FF"/>
        </w:rPr>
      </w:pPr>
    </w:p>
    <w:p w14:paraId="4813648F" w14:textId="769EAAD0" w:rsidR="002D1694" w:rsidRDefault="002D1694" w:rsidP="00AA3D48">
      <w:pPr>
        <w:ind w:right="-1380"/>
        <w:jc w:val="both"/>
        <w:outlineLvl w:val="0"/>
        <w:rPr>
          <w:rFonts w:eastAsia="Times New Roman"/>
          <w:color w:val="0000FF"/>
        </w:rPr>
      </w:pPr>
    </w:p>
    <w:p w14:paraId="7FC48593" w14:textId="639A68FF" w:rsidR="006948F1" w:rsidRDefault="00147A8E" w:rsidP="00AA3D48">
      <w:pPr>
        <w:ind w:right="-1380"/>
        <w:jc w:val="both"/>
        <w:outlineLvl w:val="0"/>
        <w:rPr>
          <w:rFonts w:eastAsia="Times New Roman"/>
          <w:color w:val="000000" w:themeColor="text1"/>
          <w:sz w:val="20"/>
          <w:szCs w:val="20"/>
        </w:rPr>
      </w:pPr>
      <w:r>
        <w:rPr>
          <w:rFonts w:eastAsia="Times New Roman"/>
          <w:i/>
          <w:color w:val="0000FF"/>
          <w:sz w:val="20"/>
          <w:szCs w:val="20"/>
        </w:rPr>
        <w:t xml:space="preserve"> </w:t>
      </w:r>
      <w:r>
        <w:rPr>
          <w:rFonts w:eastAsia="Times New Roman"/>
          <w:i/>
          <w:color w:val="000000" w:themeColor="text1"/>
          <w:sz w:val="20"/>
          <w:szCs w:val="20"/>
        </w:rPr>
        <w:t xml:space="preserve">Figure 1.1. </w:t>
      </w:r>
      <w:r>
        <w:rPr>
          <w:rFonts w:eastAsia="Times New Roman"/>
          <w:color w:val="000000" w:themeColor="text1"/>
          <w:sz w:val="20"/>
          <w:szCs w:val="20"/>
        </w:rPr>
        <w:t>Mortality rate in ACO</w:t>
      </w:r>
      <w:r w:rsidR="00AF6216">
        <w:rPr>
          <w:rFonts w:eastAsia="Times New Roman"/>
          <w:color w:val="000000" w:themeColor="text1"/>
          <w:sz w:val="20"/>
          <w:szCs w:val="20"/>
          <w:vertAlign w:val="subscript"/>
        </w:rPr>
        <w:t>1-5</w:t>
      </w:r>
      <w:r>
        <w:rPr>
          <w:rFonts w:eastAsia="Times New Roman"/>
          <w:color w:val="000000" w:themeColor="text1"/>
          <w:sz w:val="20"/>
          <w:szCs w:val="20"/>
        </w:rPr>
        <w:t xml:space="preserve"> control flies at age 14 days. Combined sexes (A), male flies (B), and female flies (C).</w:t>
      </w:r>
    </w:p>
    <w:p w14:paraId="1FAA73EB" w14:textId="2D316DC0" w:rsidR="00147A8E" w:rsidRPr="00147A8E" w:rsidRDefault="00A112E7" w:rsidP="00AA3D48">
      <w:pPr>
        <w:ind w:right="-1380"/>
        <w:jc w:val="both"/>
        <w:outlineLvl w:val="0"/>
        <w:rPr>
          <w:rFonts w:eastAsia="Times New Roman"/>
          <w:color w:val="000000" w:themeColor="text1"/>
          <w:sz w:val="20"/>
          <w:szCs w:val="20"/>
        </w:rPr>
      </w:pPr>
      <w:r>
        <w:rPr>
          <w:rFonts w:eastAsia="Times New Roman"/>
          <w:color w:val="000000" w:themeColor="text1"/>
          <w:sz w:val="20"/>
          <w:szCs w:val="20"/>
        </w:rPr>
        <w:t xml:space="preserve"> X axi</w:t>
      </w:r>
      <w:r w:rsidR="00147A8E">
        <w:rPr>
          <w:rFonts w:eastAsia="Times New Roman"/>
          <w:color w:val="000000" w:themeColor="text1"/>
          <w:sz w:val="20"/>
          <w:szCs w:val="20"/>
        </w:rPr>
        <w:t xml:space="preserve">s </w:t>
      </w:r>
      <w:r w:rsidR="00C5437E">
        <w:rPr>
          <w:rFonts w:eastAsia="Times New Roman"/>
          <w:color w:val="000000" w:themeColor="text1"/>
          <w:sz w:val="20"/>
          <w:szCs w:val="20"/>
        </w:rPr>
        <w:t>show</w:t>
      </w:r>
      <w:r w:rsidR="00147A8E">
        <w:rPr>
          <w:rFonts w:eastAsia="Times New Roman"/>
          <w:color w:val="000000" w:themeColor="text1"/>
          <w:sz w:val="20"/>
          <w:szCs w:val="20"/>
        </w:rPr>
        <w:t xml:space="preserve"> </w:t>
      </w:r>
      <w:r>
        <w:rPr>
          <w:rFonts w:eastAsia="Times New Roman"/>
          <w:color w:val="000000" w:themeColor="text1"/>
          <w:sz w:val="20"/>
          <w:szCs w:val="20"/>
        </w:rPr>
        <w:t>day after spray and Y axi</w:t>
      </w:r>
      <w:r w:rsidR="00C5437E">
        <w:rPr>
          <w:rFonts w:eastAsia="Times New Roman"/>
          <w:color w:val="000000" w:themeColor="text1"/>
          <w:sz w:val="20"/>
          <w:szCs w:val="20"/>
        </w:rPr>
        <w:t xml:space="preserve">s shows </w:t>
      </w:r>
      <w:r w:rsidR="00147A8E">
        <w:rPr>
          <w:rFonts w:eastAsia="Times New Roman"/>
          <w:color w:val="000000" w:themeColor="text1"/>
          <w:sz w:val="20"/>
          <w:szCs w:val="20"/>
        </w:rPr>
        <w:t>number of d</w:t>
      </w:r>
      <w:r w:rsidR="00C5437E">
        <w:rPr>
          <w:rFonts w:eastAsia="Times New Roman"/>
          <w:color w:val="000000" w:themeColor="text1"/>
          <w:sz w:val="20"/>
          <w:szCs w:val="20"/>
        </w:rPr>
        <w:t xml:space="preserve">ead flies. Control group flies did not spray. </w:t>
      </w:r>
      <w:r w:rsidR="00147A8E">
        <w:rPr>
          <w:rFonts w:eastAsia="Times New Roman"/>
          <w:color w:val="000000" w:themeColor="text1"/>
          <w:sz w:val="20"/>
          <w:szCs w:val="20"/>
        </w:rPr>
        <w:t xml:space="preserve"> </w:t>
      </w:r>
    </w:p>
    <w:p w14:paraId="5A70E247" w14:textId="3FCAA07E" w:rsidR="00147A8E" w:rsidRDefault="00147A8E" w:rsidP="00AA3D48">
      <w:pPr>
        <w:ind w:right="-1380"/>
        <w:jc w:val="both"/>
        <w:outlineLvl w:val="0"/>
        <w:rPr>
          <w:rFonts w:eastAsia="Times New Roman"/>
          <w:i/>
          <w:color w:val="0000FF"/>
          <w:sz w:val="20"/>
          <w:szCs w:val="20"/>
        </w:rPr>
      </w:pPr>
    </w:p>
    <w:p w14:paraId="27AF1126" w14:textId="05CD0870" w:rsidR="00B56706" w:rsidRDefault="00B56706" w:rsidP="00AA3D48">
      <w:pPr>
        <w:ind w:right="-1380"/>
        <w:jc w:val="both"/>
        <w:outlineLvl w:val="0"/>
        <w:rPr>
          <w:rFonts w:eastAsia="Times New Roman"/>
          <w:i/>
          <w:color w:val="0000FF"/>
          <w:sz w:val="20"/>
          <w:szCs w:val="20"/>
        </w:rPr>
      </w:pPr>
    </w:p>
    <w:p w14:paraId="3AD4E573" w14:textId="2C9F3B44" w:rsidR="00B56706" w:rsidRDefault="00B56706" w:rsidP="00AA3D48">
      <w:pPr>
        <w:ind w:right="-1380"/>
        <w:jc w:val="both"/>
        <w:outlineLvl w:val="0"/>
        <w:rPr>
          <w:rFonts w:eastAsia="Times New Roman"/>
          <w:i/>
          <w:color w:val="0000FF"/>
          <w:sz w:val="20"/>
          <w:szCs w:val="20"/>
        </w:rPr>
      </w:pPr>
      <w:r>
        <w:rPr>
          <w:rFonts w:eastAsia="Times New Roman"/>
          <w:i/>
          <w:noProof/>
          <w:color w:val="000000" w:themeColor="text1"/>
          <w:sz w:val="20"/>
          <w:szCs w:val="20"/>
        </w:rPr>
        <w:drawing>
          <wp:anchor distT="0" distB="0" distL="114300" distR="114300" simplePos="0" relativeHeight="251713536" behindDoc="0" locked="0" layoutInCell="1" allowOverlap="1" wp14:anchorId="0F0E7367" wp14:editId="4325F398">
            <wp:simplePos x="0" y="0"/>
            <wp:positionH relativeFrom="column">
              <wp:posOffset>866141</wp:posOffset>
            </wp:positionH>
            <wp:positionV relativeFrom="paragraph">
              <wp:posOffset>37990</wp:posOffset>
            </wp:positionV>
            <wp:extent cx="4189604" cy="3771265"/>
            <wp:effectExtent l="0" t="0" r="1905" b="0"/>
            <wp:wrapNone/>
            <wp:docPr id="41" name="Picture 41" descr="../../../../../Desktop/Screen%20Shot%202020-03-30%20at%20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20-03-30%20at%2010.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3964" cy="37751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34592" w14:textId="711E9A3B" w:rsidR="00B56706" w:rsidRDefault="00B56706" w:rsidP="00AA3D48">
      <w:pPr>
        <w:ind w:right="-1380"/>
        <w:jc w:val="both"/>
        <w:outlineLvl w:val="0"/>
        <w:rPr>
          <w:rFonts w:eastAsia="Times New Roman"/>
          <w:i/>
          <w:color w:val="0000FF"/>
          <w:sz w:val="20"/>
          <w:szCs w:val="20"/>
        </w:rPr>
      </w:pPr>
      <w:r>
        <w:rPr>
          <w:rFonts w:eastAsia="Times New Roman"/>
          <w:i/>
          <w:noProof/>
          <w:color w:val="0000FF"/>
          <w:sz w:val="20"/>
          <w:szCs w:val="20"/>
        </w:rPr>
        <w:drawing>
          <wp:anchor distT="0" distB="0" distL="114300" distR="114300" simplePos="0" relativeHeight="251714560" behindDoc="0" locked="0" layoutInCell="1" allowOverlap="1" wp14:anchorId="22B03E5F" wp14:editId="6802D177">
            <wp:simplePos x="0" y="0"/>
            <wp:positionH relativeFrom="column">
              <wp:posOffset>292763</wp:posOffset>
            </wp:positionH>
            <wp:positionV relativeFrom="paragraph">
              <wp:posOffset>121644</wp:posOffset>
            </wp:positionV>
            <wp:extent cx="428625" cy="3203934"/>
            <wp:effectExtent l="0" t="0" r="3175" b="0"/>
            <wp:wrapNone/>
            <wp:docPr id="42" name="Picture 42" descr="../../../../../Desktop/Screen%20Shot%202020-03-30%20at%20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20-03-30%20at%2010.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 cy="32039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40AEE2" w14:textId="0DAE6B0B" w:rsidR="00B56706" w:rsidRDefault="00B56706" w:rsidP="00AA3D48">
      <w:pPr>
        <w:ind w:right="-1380"/>
        <w:jc w:val="both"/>
        <w:outlineLvl w:val="0"/>
        <w:rPr>
          <w:rFonts w:eastAsia="Times New Roman"/>
          <w:i/>
          <w:color w:val="0000FF"/>
          <w:sz w:val="20"/>
          <w:szCs w:val="20"/>
        </w:rPr>
      </w:pPr>
    </w:p>
    <w:p w14:paraId="3D81DA76" w14:textId="361E5F1B" w:rsidR="00B56706" w:rsidRDefault="00B56706" w:rsidP="00AA3D48">
      <w:pPr>
        <w:ind w:right="-1380"/>
        <w:jc w:val="both"/>
        <w:outlineLvl w:val="0"/>
        <w:rPr>
          <w:rFonts w:eastAsia="Times New Roman"/>
          <w:i/>
          <w:color w:val="0000FF"/>
          <w:sz w:val="20"/>
          <w:szCs w:val="20"/>
        </w:rPr>
      </w:pPr>
      <w:r>
        <w:rPr>
          <w:rFonts w:eastAsia="Times New Roman"/>
          <w:i/>
          <w:noProof/>
          <w:color w:val="0000FF"/>
          <w:sz w:val="20"/>
          <w:szCs w:val="20"/>
        </w:rPr>
        <mc:AlternateContent>
          <mc:Choice Requires="wps">
            <w:drawing>
              <wp:anchor distT="0" distB="0" distL="114300" distR="114300" simplePos="0" relativeHeight="251715584" behindDoc="0" locked="0" layoutInCell="1" allowOverlap="1" wp14:anchorId="405AD0A5" wp14:editId="1BA60D7D">
                <wp:simplePos x="0" y="0"/>
                <wp:positionH relativeFrom="column">
                  <wp:posOffset>5320665</wp:posOffset>
                </wp:positionH>
                <wp:positionV relativeFrom="paragraph">
                  <wp:posOffset>55880</wp:posOffset>
                </wp:positionV>
                <wp:extent cx="343535" cy="342900"/>
                <wp:effectExtent l="0" t="0" r="0" b="12700"/>
                <wp:wrapSquare wrapText="bothSides"/>
                <wp:docPr id="43" name="Text Box 43"/>
                <wp:cNvGraphicFramePr/>
                <a:graphic xmlns:a="http://schemas.openxmlformats.org/drawingml/2006/main">
                  <a:graphicData uri="http://schemas.microsoft.com/office/word/2010/wordprocessingShape">
                    <wps:wsp>
                      <wps:cNvSpPr txBox="1"/>
                      <wps:spPr>
                        <a:xfrm>
                          <a:off x="0" y="0"/>
                          <a:ext cx="3435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E5060D" w14:textId="6BB790F1" w:rsidR="00DE3302" w:rsidRDefault="00DE330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5AD0A5" id="Text Box 43" o:spid="_x0000_s1029" type="#_x0000_t202" style="position:absolute;left:0;text-align:left;margin-left:418.95pt;margin-top:4.4pt;width:27.05pt;height:27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" filled="f" stroked="f">
                <v:textbox>
                  <w:txbxContent>
                    <w:p w14:paraId="4EE5060D" w14:textId="6BB790F1" w:rsidR="00DE3302" w:rsidRDefault="00DE3302">
                      <w:r>
                        <w:t>A</w:t>
                      </w:r>
                    </w:p>
                  </w:txbxContent>
                </v:textbox>
                <w10:wrap type="square"/>
              </v:shape>
            </w:pict>
          </mc:Fallback>
        </mc:AlternateContent>
      </w:r>
    </w:p>
    <w:p w14:paraId="39A6A9D9" w14:textId="444F6D3C" w:rsidR="00B56706" w:rsidRDefault="00B56706" w:rsidP="00AA3D48">
      <w:pPr>
        <w:ind w:right="-1380"/>
        <w:jc w:val="both"/>
        <w:outlineLvl w:val="0"/>
        <w:rPr>
          <w:rFonts w:eastAsia="Times New Roman"/>
          <w:i/>
          <w:color w:val="0000FF"/>
          <w:sz w:val="20"/>
          <w:szCs w:val="20"/>
        </w:rPr>
      </w:pPr>
    </w:p>
    <w:p w14:paraId="49CEC086" w14:textId="030B9DD0" w:rsidR="00B56706" w:rsidRDefault="00B56706" w:rsidP="00AA3D48">
      <w:pPr>
        <w:ind w:right="-1380"/>
        <w:jc w:val="both"/>
        <w:outlineLvl w:val="0"/>
        <w:rPr>
          <w:rFonts w:eastAsia="Times New Roman"/>
          <w:i/>
          <w:color w:val="0000FF"/>
          <w:sz w:val="20"/>
          <w:szCs w:val="20"/>
        </w:rPr>
      </w:pPr>
    </w:p>
    <w:p w14:paraId="1BBCB497" w14:textId="190C24DF" w:rsidR="00B56706" w:rsidRDefault="00B56706" w:rsidP="00AA3D48">
      <w:pPr>
        <w:ind w:right="-1380"/>
        <w:jc w:val="both"/>
        <w:outlineLvl w:val="0"/>
        <w:rPr>
          <w:rFonts w:eastAsia="Times New Roman"/>
          <w:i/>
          <w:color w:val="0000FF"/>
          <w:sz w:val="20"/>
          <w:szCs w:val="20"/>
        </w:rPr>
      </w:pPr>
    </w:p>
    <w:p w14:paraId="3168CB84" w14:textId="725F6203" w:rsidR="00B56706" w:rsidRDefault="00B56706" w:rsidP="00AA3D48">
      <w:pPr>
        <w:ind w:right="-1380"/>
        <w:jc w:val="both"/>
        <w:outlineLvl w:val="0"/>
        <w:rPr>
          <w:rFonts w:eastAsia="Times New Roman"/>
          <w:i/>
          <w:color w:val="0000FF"/>
          <w:sz w:val="20"/>
          <w:szCs w:val="20"/>
        </w:rPr>
      </w:pPr>
    </w:p>
    <w:p w14:paraId="1C544572" w14:textId="54F5B972" w:rsidR="00B56706" w:rsidRDefault="00B56706" w:rsidP="00AA3D48">
      <w:pPr>
        <w:ind w:right="-1380"/>
        <w:jc w:val="both"/>
        <w:outlineLvl w:val="0"/>
        <w:rPr>
          <w:rFonts w:eastAsia="Times New Roman"/>
          <w:i/>
          <w:color w:val="0000FF"/>
          <w:sz w:val="20"/>
          <w:szCs w:val="20"/>
        </w:rPr>
      </w:pPr>
    </w:p>
    <w:p w14:paraId="67F8EC9F" w14:textId="33D63A29" w:rsidR="00B56706" w:rsidRDefault="00B56706" w:rsidP="00AA3D48">
      <w:pPr>
        <w:ind w:right="-1380"/>
        <w:jc w:val="both"/>
        <w:outlineLvl w:val="0"/>
        <w:rPr>
          <w:rFonts w:eastAsia="Times New Roman"/>
          <w:i/>
          <w:color w:val="0000FF"/>
          <w:sz w:val="20"/>
          <w:szCs w:val="20"/>
        </w:rPr>
      </w:pPr>
    </w:p>
    <w:p w14:paraId="539A712B" w14:textId="73B1CC00" w:rsidR="00B56706" w:rsidRDefault="00B56706" w:rsidP="00AA3D48">
      <w:pPr>
        <w:ind w:right="-1380"/>
        <w:jc w:val="both"/>
        <w:outlineLvl w:val="0"/>
        <w:rPr>
          <w:rFonts w:eastAsia="Times New Roman"/>
          <w:i/>
          <w:color w:val="0000FF"/>
          <w:sz w:val="20"/>
          <w:szCs w:val="20"/>
        </w:rPr>
      </w:pPr>
    </w:p>
    <w:p w14:paraId="66F45D8E" w14:textId="1304EE07" w:rsidR="00B56706" w:rsidRDefault="00B56706" w:rsidP="00AA3D48">
      <w:pPr>
        <w:ind w:right="-1380"/>
        <w:jc w:val="both"/>
        <w:outlineLvl w:val="0"/>
        <w:rPr>
          <w:rFonts w:eastAsia="Times New Roman"/>
          <w:i/>
          <w:color w:val="0000FF"/>
          <w:sz w:val="20"/>
          <w:szCs w:val="20"/>
        </w:rPr>
      </w:pPr>
      <w:ins w:id="449" w:author="elnazbagheri" w:date="2020-03-30T22:22:00Z">
        <w:r>
          <w:rPr>
            <w:rFonts w:eastAsia="Times New Roman"/>
            <w:noProof/>
            <w:color w:val="0000FF"/>
            <w:rPrChange w:id="450" w:author="Unknown">
              <w:rPr>
                <w:noProof/>
              </w:rPr>
            </w:rPrChange>
          </w:rPr>
          <mc:AlternateContent>
            <mc:Choice Requires="wps">
              <w:drawing>
                <wp:anchor distT="0" distB="0" distL="114300" distR="114300" simplePos="0" relativeHeight="251717632" behindDoc="0" locked="0" layoutInCell="1" allowOverlap="1" wp14:anchorId="38BE6E60" wp14:editId="59E63D06">
                  <wp:simplePos x="0" y="0"/>
                  <wp:positionH relativeFrom="column">
                    <wp:posOffset>5322570</wp:posOffset>
                  </wp:positionH>
                  <wp:positionV relativeFrom="paragraph">
                    <wp:posOffset>145415</wp:posOffset>
                  </wp:positionV>
                  <wp:extent cx="228600" cy="34226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228600"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5C363B" w14:textId="77777777" w:rsidR="00DE3302" w:rsidRDefault="00DE3302" w:rsidP="00B5670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BE6E60" id="Text Box 44" o:spid="_x0000_s1030" type="#_x0000_t202" style="position:absolute;left:0;text-align:left;margin-left:419.1pt;margin-top:11.45pt;width:18pt;height:26.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" filled="f" stroked="f">
                  <v:textbox>
                    <w:txbxContent>
                      <w:p w14:paraId="665C363B" w14:textId="77777777" w:rsidR="00DE3302" w:rsidRDefault="00DE3302" w:rsidP="00B56706">
                        <w:r>
                          <w:t>B</w:t>
                        </w:r>
                      </w:p>
                    </w:txbxContent>
                  </v:textbox>
                  <w10:wrap type="square"/>
                </v:shape>
              </w:pict>
            </mc:Fallback>
          </mc:AlternateContent>
        </w:r>
      </w:ins>
    </w:p>
    <w:p w14:paraId="47B5EFBF" w14:textId="44267936" w:rsidR="00B56706" w:rsidRDefault="00B56706" w:rsidP="00AA3D48">
      <w:pPr>
        <w:ind w:right="-1380"/>
        <w:jc w:val="both"/>
        <w:outlineLvl w:val="0"/>
        <w:rPr>
          <w:rFonts w:eastAsia="Times New Roman"/>
          <w:i/>
          <w:color w:val="0000FF"/>
          <w:sz w:val="20"/>
          <w:szCs w:val="20"/>
        </w:rPr>
      </w:pPr>
    </w:p>
    <w:p w14:paraId="29BB4017" w14:textId="4F5662FF" w:rsidR="00B56706" w:rsidRDefault="00B56706" w:rsidP="00AA3D48">
      <w:pPr>
        <w:ind w:right="-1380"/>
        <w:jc w:val="both"/>
        <w:outlineLvl w:val="0"/>
        <w:rPr>
          <w:rFonts w:eastAsia="Times New Roman"/>
          <w:i/>
          <w:color w:val="0000FF"/>
          <w:sz w:val="20"/>
          <w:szCs w:val="20"/>
        </w:rPr>
      </w:pPr>
    </w:p>
    <w:p w14:paraId="0F9673B2" w14:textId="4EC592BB" w:rsidR="00B56706" w:rsidRDefault="00B56706" w:rsidP="00AA3D48">
      <w:pPr>
        <w:ind w:right="-1380"/>
        <w:jc w:val="both"/>
        <w:outlineLvl w:val="0"/>
        <w:rPr>
          <w:rFonts w:eastAsia="Times New Roman"/>
          <w:i/>
          <w:color w:val="0000FF"/>
          <w:sz w:val="20"/>
          <w:szCs w:val="20"/>
        </w:rPr>
      </w:pPr>
    </w:p>
    <w:p w14:paraId="19E13621" w14:textId="3F848BC0" w:rsidR="00B56706" w:rsidRDefault="00B56706" w:rsidP="00AA3D48">
      <w:pPr>
        <w:ind w:right="-1380"/>
        <w:jc w:val="both"/>
        <w:outlineLvl w:val="0"/>
        <w:rPr>
          <w:rFonts w:eastAsia="Times New Roman"/>
          <w:i/>
          <w:color w:val="0000FF"/>
          <w:sz w:val="20"/>
          <w:szCs w:val="20"/>
        </w:rPr>
      </w:pPr>
    </w:p>
    <w:p w14:paraId="6FE647E2" w14:textId="6AD9514E" w:rsidR="00B56706" w:rsidRDefault="00B56706" w:rsidP="00AA3D48">
      <w:pPr>
        <w:ind w:right="-1380"/>
        <w:jc w:val="both"/>
        <w:outlineLvl w:val="0"/>
        <w:rPr>
          <w:rFonts w:eastAsia="Times New Roman"/>
          <w:i/>
          <w:color w:val="0000FF"/>
          <w:sz w:val="20"/>
          <w:szCs w:val="20"/>
        </w:rPr>
      </w:pPr>
    </w:p>
    <w:p w14:paraId="70609645" w14:textId="4426893A" w:rsidR="00B56706" w:rsidRDefault="00B56706" w:rsidP="00AA3D48">
      <w:pPr>
        <w:ind w:right="-1380"/>
        <w:jc w:val="both"/>
        <w:outlineLvl w:val="0"/>
        <w:rPr>
          <w:rFonts w:eastAsia="Times New Roman"/>
          <w:i/>
          <w:color w:val="0000FF"/>
          <w:sz w:val="20"/>
          <w:szCs w:val="20"/>
        </w:rPr>
      </w:pPr>
    </w:p>
    <w:p w14:paraId="4471C7EE" w14:textId="12DD4770" w:rsidR="00B56706" w:rsidRDefault="00B56706" w:rsidP="00AA3D48">
      <w:pPr>
        <w:ind w:right="-1380"/>
        <w:jc w:val="both"/>
        <w:outlineLvl w:val="0"/>
        <w:rPr>
          <w:rFonts w:eastAsia="Times New Roman"/>
          <w:i/>
          <w:color w:val="0000FF"/>
          <w:sz w:val="20"/>
          <w:szCs w:val="20"/>
        </w:rPr>
      </w:pPr>
    </w:p>
    <w:p w14:paraId="5C0FE0D5" w14:textId="39BFBBB9" w:rsidR="00B56706" w:rsidRDefault="00B56706" w:rsidP="00AA3D48">
      <w:pPr>
        <w:ind w:right="-1380"/>
        <w:jc w:val="both"/>
        <w:outlineLvl w:val="0"/>
        <w:rPr>
          <w:rFonts w:eastAsia="Times New Roman"/>
          <w:i/>
          <w:color w:val="0000FF"/>
          <w:sz w:val="20"/>
          <w:szCs w:val="20"/>
        </w:rPr>
      </w:pPr>
    </w:p>
    <w:p w14:paraId="68313061" w14:textId="0B9176E3" w:rsidR="00B56706" w:rsidRDefault="00B56706" w:rsidP="00AA3D48">
      <w:pPr>
        <w:ind w:right="-1380"/>
        <w:jc w:val="both"/>
        <w:outlineLvl w:val="0"/>
        <w:rPr>
          <w:rFonts w:eastAsia="Times New Roman"/>
          <w:i/>
          <w:color w:val="0000FF"/>
          <w:sz w:val="20"/>
          <w:szCs w:val="20"/>
        </w:rPr>
      </w:pPr>
      <w:r>
        <w:rPr>
          <w:rFonts w:eastAsia="Times New Roman"/>
          <w:noProof/>
          <w:color w:val="0000FF"/>
        </w:rPr>
        <mc:AlternateContent>
          <mc:Choice Requires="wps">
            <w:drawing>
              <wp:anchor distT="0" distB="0" distL="114300" distR="114300" simplePos="0" relativeHeight="251719680" behindDoc="0" locked="0" layoutInCell="1" allowOverlap="1" wp14:anchorId="55AD6C1D" wp14:editId="3FE236E5">
                <wp:simplePos x="0" y="0"/>
                <wp:positionH relativeFrom="column">
                  <wp:posOffset>5325110</wp:posOffset>
                </wp:positionH>
                <wp:positionV relativeFrom="paragraph">
                  <wp:posOffset>90170</wp:posOffset>
                </wp:positionV>
                <wp:extent cx="228600" cy="347345"/>
                <wp:effectExtent l="0" t="0" r="0" b="8255"/>
                <wp:wrapSquare wrapText="bothSides"/>
                <wp:docPr id="45" name="Text Box 45"/>
                <wp:cNvGraphicFramePr/>
                <a:graphic xmlns:a="http://schemas.openxmlformats.org/drawingml/2006/main">
                  <a:graphicData uri="http://schemas.microsoft.com/office/word/2010/wordprocessingShape">
                    <wps:wsp>
                      <wps:cNvSpPr txBox="1"/>
                      <wps:spPr>
                        <a:xfrm>
                          <a:off x="0" y="0"/>
                          <a:ext cx="228600" cy="3473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642AAD" w14:textId="77777777" w:rsidR="00DE3302" w:rsidRDefault="00DE3302" w:rsidP="00B56706">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D6C1D" id="Text Box 45" o:spid="_x0000_s1031" type="#_x0000_t202" style="position:absolute;left:0;text-align:left;margin-left:419.3pt;margin-top:7.1pt;width:18pt;height:27.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" filled="f" stroked="f">
                <v:textbox>
                  <w:txbxContent>
                    <w:p w14:paraId="3F642AAD" w14:textId="77777777" w:rsidR="00DE3302" w:rsidRDefault="00DE3302" w:rsidP="00B56706">
                      <w:r>
                        <w:t>C</w:t>
                      </w:r>
                    </w:p>
                  </w:txbxContent>
                </v:textbox>
                <w10:wrap type="square"/>
              </v:shape>
            </w:pict>
          </mc:Fallback>
        </mc:AlternateContent>
      </w:r>
    </w:p>
    <w:p w14:paraId="4219F3BF" w14:textId="5FE64452" w:rsidR="00B56706" w:rsidRDefault="00B56706" w:rsidP="00AA3D48">
      <w:pPr>
        <w:ind w:right="-1380"/>
        <w:jc w:val="both"/>
        <w:outlineLvl w:val="0"/>
        <w:rPr>
          <w:rFonts w:eastAsia="Times New Roman"/>
          <w:i/>
          <w:color w:val="0000FF"/>
          <w:sz w:val="20"/>
          <w:szCs w:val="20"/>
        </w:rPr>
      </w:pPr>
    </w:p>
    <w:p w14:paraId="78A8BF8C" w14:textId="205E5BAF" w:rsidR="00B56706" w:rsidRDefault="00B56706" w:rsidP="00AA3D48">
      <w:pPr>
        <w:ind w:right="-1380"/>
        <w:jc w:val="both"/>
        <w:outlineLvl w:val="0"/>
        <w:rPr>
          <w:rFonts w:eastAsia="Times New Roman"/>
          <w:i/>
          <w:color w:val="0000FF"/>
          <w:sz w:val="20"/>
          <w:szCs w:val="20"/>
        </w:rPr>
      </w:pPr>
    </w:p>
    <w:p w14:paraId="7CC963E7" w14:textId="77777777" w:rsidR="00B56706" w:rsidRDefault="00B56706" w:rsidP="00AA3D48">
      <w:pPr>
        <w:ind w:right="-1380"/>
        <w:jc w:val="both"/>
        <w:outlineLvl w:val="0"/>
        <w:rPr>
          <w:rFonts w:eastAsia="Times New Roman"/>
          <w:i/>
          <w:color w:val="0000FF"/>
          <w:sz w:val="20"/>
          <w:szCs w:val="20"/>
        </w:rPr>
      </w:pPr>
    </w:p>
    <w:p w14:paraId="550A9379" w14:textId="6FAE7EE7" w:rsidR="00B56706" w:rsidRDefault="00B56706" w:rsidP="00AA3D48">
      <w:pPr>
        <w:ind w:right="-1380"/>
        <w:jc w:val="both"/>
        <w:outlineLvl w:val="0"/>
        <w:rPr>
          <w:rFonts w:eastAsia="Times New Roman"/>
          <w:i/>
          <w:color w:val="0000FF"/>
          <w:sz w:val="20"/>
          <w:szCs w:val="20"/>
        </w:rPr>
      </w:pPr>
    </w:p>
    <w:p w14:paraId="11C85ADB" w14:textId="6C5C4C89" w:rsidR="00B56706" w:rsidRDefault="00B56706" w:rsidP="00AA3D48">
      <w:pPr>
        <w:ind w:right="-1380"/>
        <w:jc w:val="both"/>
        <w:outlineLvl w:val="0"/>
        <w:rPr>
          <w:rFonts w:eastAsia="Times New Roman"/>
          <w:i/>
          <w:color w:val="0000FF"/>
          <w:sz w:val="20"/>
          <w:szCs w:val="20"/>
        </w:rPr>
      </w:pPr>
    </w:p>
    <w:p w14:paraId="4E524B7D" w14:textId="2FBF7000" w:rsidR="00B56706" w:rsidRDefault="00B56706" w:rsidP="00AA3D48">
      <w:pPr>
        <w:ind w:right="-1380"/>
        <w:jc w:val="both"/>
        <w:outlineLvl w:val="0"/>
        <w:rPr>
          <w:rFonts w:eastAsia="Times New Roman"/>
          <w:i/>
          <w:color w:val="0000FF"/>
          <w:sz w:val="20"/>
          <w:szCs w:val="20"/>
        </w:rPr>
      </w:pPr>
    </w:p>
    <w:p w14:paraId="6DA30667" w14:textId="1E959153" w:rsidR="00B56706" w:rsidRPr="00147A8E" w:rsidRDefault="00B56706" w:rsidP="003401F0">
      <w:pPr>
        <w:ind w:right="-1380"/>
        <w:jc w:val="both"/>
        <w:outlineLvl w:val="0"/>
        <w:rPr>
          <w:rFonts w:eastAsia="Times New Roman"/>
          <w:color w:val="000000" w:themeColor="text1"/>
          <w:sz w:val="20"/>
          <w:szCs w:val="20"/>
        </w:rPr>
      </w:pPr>
      <w:r>
        <w:rPr>
          <w:rFonts w:eastAsia="Times New Roman"/>
          <w:i/>
          <w:color w:val="000000" w:themeColor="text1"/>
          <w:sz w:val="20"/>
          <w:szCs w:val="20"/>
        </w:rPr>
        <w:t xml:space="preserve">Figure 1.2. </w:t>
      </w:r>
      <w:r>
        <w:rPr>
          <w:rFonts w:eastAsia="Times New Roman"/>
          <w:color w:val="000000" w:themeColor="text1"/>
          <w:sz w:val="20"/>
          <w:szCs w:val="20"/>
        </w:rPr>
        <w:t>Mortality rate in ACO</w:t>
      </w:r>
      <w:r w:rsidR="00AF6216">
        <w:rPr>
          <w:rFonts w:eastAsia="Times New Roman"/>
          <w:color w:val="000000" w:themeColor="text1"/>
          <w:sz w:val="20"/>
          <w:szCs w:val="20"/>
          <w:vertAlign w:val="subscript"/>
        </w:rPr>
        <w:t>1-5</w:t>
      </w:r>
      <w:r>
        <w:rPr>
          <w:rFonts w:eastAsia="Times New Roman"/>
          <w:color w:val="000000" w:themeColor="text1"/>
          <w:sz w:val="20"/>
          <w:szCs w:val="20"/>
        </w:rPr>
        <w:t xml:space="preserve"> un-infected flies at age 14</w:t>
      </w:r>
      <w:r w:rsidR="003401F0">
        <w:rPr>
          <w:rFonts w:eastAsia="Times New Roman"/>
          <w:color w:val="000000" w:themeColor="text1"/>
          <w:sz w:val="20"/>
          <w:szCs w:val="20"/>
        </w:rPr>
        <w:t xml:space="preserve"> (blue)</w:t>
      </w:r>
      <w:r>
        <w:rPr>
          <w:rFonts w:eastAsia="Times New Roman"/>
          <w:color w:val="000000" w:themeColor="text1"/>
          <w:sz w:val="20"/>
          <w:szCs w:val="20"/>
        </w:rPr>
        <w:t>, 28</w:t>
      </w:r>
      <w:r w:rsidR="003401F0">
        <w:rPr>
          <w:rFonts w:eastAsia="Times New Roman"/>
          <w:color w:val="000000" w:themeColor="text1"/>
          <w:sz w:val="20"/>
          <w:szCs w:val="20"/>
        </w:rPr>
        <w:t xml:space="preserve"> (yellow)</w:t>
      </w:r>
      <w:r>
        <w:rPr>
          <w:rFonts w:eastAsia="Times New Roman"/>
          <w:color w:val="000000" w:themeColor="text1"/>
          <w:sz w:val="20"/>
          <w:szCs w:val="20"/>
        </w:rPr>
        <w:t>, and 42</w:t>
      </w:r>
      <w:r w:rsidR="003401F0">
        <w:rPr>
          <w:rFonts w:eastAsia="Times New Roman"/>
          <w:color w:val="000000" w:themeColor="text1"/>
          <w:sz w:val="20"/>
          <w:szCs w:val="20"/>
        </w:rPr>
        <w:t xml:space="preserve"> (gray)</w:t>
      </w:r>
      <w:r>
        <w:rPr>
          <w:rFonts w:eastAsia="Times New Roman"/>
          <w:color w:val="000000" w:themeColor="text1"/>
          <w:sz w:val="20"/>
          <w:szCs w:val="20"/>
        </w:rPr>
        <w:t xml:space="preserve"> days. Combined sexes (A), mal</w:t>
      </w:r>
      <w:r w:rsidR="00AF6216">
        <w:rPr>
          <w:rFonts w:eastAsia="Times New Roman"/>
          <w:color w:val="000000" w:themeColor="text1"/>
          <w:sz w:val="20"/>
          <w:szCs w:val="20"/>
        </w:rPr>
        <w:t>e flies (B), and female flies</w:t>
      </w:r>
      <w:r w:rsidR="00A112E7">
        <w:rPr>
          <w:rFonts w:eastAsia="Times New Roman"/>
          <w:color w:val="000000" w:themeColor="text1"/>
          <w:sz w:val="20"/>
          <w:szCs w:val="20"/>
        </w:rPr>
        <w:t xml:space="preserve"> (C). X axi</w:t>
      </w:r>
      <w:r>
        <w:rPr>
          <w:rFonts w:eastAsia="Times New Roman"/>
          <w:color w:val="000000" w:themeColor="text1"/>
          <w:sz w:val="20"/>
          <w:szCs w:val="20"/>
        </w:rPr>
        <w:t>s show da</w:t>
      </w:r>
      <w:r w:rsidR="00A112E7">
        <w:rPr>
          <w:rFonts w:eastAsia="Times New Roman"/>
          <w:color w:val="000000" w:themeColor="text1"/>
          <w:sz w:val="20"/>
          <w:szCs w:val="20"/>
        </w:rPr>
        <w:t>y after spray and Y axi</w:t>
      </w:r>
      <w:r>
        <w:rPr>
          <w:rFonts w:eastAsia="Times New Roman"/>
          <w:color w:val="000000" w:themeColor="text1"/>
          <w:sz w:val="20"/>
          <w:szCs w:val="20"/>
        </w:rPr>
        <w:t xml:space="preserve">s shows number of dead flies. Un-infected group of </w:t>
      </w:r>
      <w:r w:rsidR="00EE3CF2">
        <w:rPr>
          <w:rFonts w:eastAsia="Times New Roman"/>
          <w:color w:val="000000" w:themeColor="text1"/>
          <w:sz w:val="20"/>
          <w:szCs w:val="20"/>
        </w:rPr>
        <w:t xml:space="preserve">flies was </w:t>
      </w:r>
      <w:r>
        <w:rPr>
          <w:rFonts w:eastAsia="Times New Roman"/>
          <w:color w:val="000000" w:themeColor="text1"/>
          <w:sz w:val="20"/>
          <w:szCs w:val="20"/>
        </w:rPr>
        <w:t>spray</w:t>
      </w:r>
      <w:r w:rsidR="00EE3CF2">
        <w:rPr>
          <w:rFonts w:eastAsia="Times New Roman"/>
          <w:color w:val="000000" w:themeColor="text1"/>
          <w:sz w:val="20"/>
          <w:szCs w:val="20"/>
        </w:rPr>
        <w:t xml:space="preserve">ed with </w:t>
      </w:r>
      <w:proofErr w:type="spellStart"/>
      <w:r w:rsidR="00EE3CF2">
        <w:rPr>
          <w:rFonts w:eastAsia="Times New Roman"/>
          <w:color w:val="000000" w:themeColor="text1"/>
          <w:sz w:val="20"/>
          <w:szCs w:val="20"/>
        </w:rPr>
        <w:t>silwet</w:t>
      </w:r>
      <w:proofErr w:type="spellEnd"/>
      <w:r>
        <w:rPr>
          <w:rFonts w:eastAsia="Times New Roman"/>
          <w:color w:val="000000" w:themeColor="text1"/>
          <w:sz w:val="20"/>
          <w:szCs w:val="20"/>
        </w:rPr>
        <w:t xml:space="preserve">.  </w:t>
      </w:r>
    </w:p>
    <w:p w14:paraId="4626E2A3" w14:textId="1A9D53B6" w:rsidR="00B56706" w:rsidRPr="00B56706" w:rsidRDefault="00B56706" w:rsidP="00AA3D48">
      <w:pPr>
        <w:ind w:right="-1380"/>
        <w:jc w:val="both"/>
        <w:outlineLvl w:val="0"/>
        <w:rPr>
          <w:rFonts w:eastAsia="Times New Roman"/>
          <w:color w:val="000000" w:themeColor="text1"/>
          <w:sz w:val="20"/>
          <w:szCs w:val="20"/>
        </w:rPr>
      </w:pPr>
    </w:p>
    <w:p w14:paraId="5CD15417" w14:textId="2DD78884" w:rsidR="00B56706" w:rsidRDefault="00B56706" w:rsidP="00AA3D48">
      <w:pPr>
        <w:ind w:right="-1380"/>
        <w:jc w:val="both"/>
        <w:outlineLvl w:val="0"/>
        <w:rPr>
          <w:rFonts w:eastAsia="Times New Roman"/>
          <w:i/>
          <w:color w:val="0000FF"/>
          <w:sz w:val="20"/>
          <w:szCs w:val="20"/>
        </w:rPr>
      </w:pPr>
    </w:p>
    <w:p w14:paraId="6593DE21" w14:textId="39383204" w:rsidR="00B56706" w:rsidRDefault="00B56706" w:rsidP="00AA3D48">
      <w:pPr>
        <w:ind w:right="-1380"/>
        <w:jc w:val="both"/>
        <w:outlineLvl w:val="0"/>
        <w:rPr>
          <w:rFonts w:eastAsia="Times New Roman"/>
          <w:i/>
          <w:color w:val="0000FF"/>
          <w:sz w:val="20"/>
          <w:szCs w:val="20"/>
        </w:rPr>
      </w:pPr>
    </w:p>
    <w:p w14:paraId="74BD87C7" w14:textId="77777777" w:rsidR="00B56706" w:rsidRDefault="00B56706" w:rsidP="00AA3D48">
      <w:pPr>
        <w:ind w:right="-1380"/>
        <w:jc w:val="both"/>
        <w:outlineLvl w:val="0"/>
        <w:rPr>
          <w:rFonts w:eastAsia="Times New Roman"/>
          <w:i/>
          <w:color w:val="0000FF"/>
          <w:sz w:val="20"/>
          <w:szCs w:val="20"/>
        </w:rPr>
      </w:pPr>
    </w:p>
    <w:p w14:paraId="345EE982" w14:textId="77777777" w:rsidR="006A7AE1" w:rsidRDefault="006A7AE1" w:rsidP="00AA3D48">
      <w:pPr>
        <w:ind w:right="-1380"/>
        <w:jc w:val="both"/>
        <w:outlineLvl w:val="0"/>
        <w:rPr>
          <w:rFonts w:eastAsia="Times New Roman"/>
          <w:i/>
          <w:color w:val="0000FF"/>
          <w:sz w:val="20"/>
          <w:szCs w:val="20"/>
        </w:rPr>
      </w:pPr>
    </w:p>
    <w:p w14:paraId="7F5E3974" w14:textId="77777777" w:rsidR="006A7AE1" w:rsidRDefault="006A7AE1" w:rsidP="00AA3D48">
      <w:pPr>
        <w:ind w:right="-1380"/>
        <w:jc w:val="both"/>
        <w:outlineLvl w:val="0"/>
        <w:rPr>
          <w:rFonts w:eastAsia="Times New Roman"/>
          <w:i/>
          <w:color w:val="0000FF"/>
          <w:sz w:val="20"/>
          <w:szCs w:val="20"/>
        </w:rPr>
      </w:pPr>
    </w:p>
    <w:p w14:paraId="5CCF1B50" w14:textId="77777777" w:rsidR="006A7AE1" w:rsidRDefault="006A7AE1" w:rsidP="00AA3D48">
      <w:pPr>
        <w:ind w:right="-1380"/>
        <w:jc w:val="both"/>
        <w:outlineLvl w:val="0"/>
        <w:rPr>
          <w:rFonts w:eastAsia="Times New Roman"/>
          <w:i/>
          <w:color w:val="0000FF"/>
          <w:sz w:val="20"/>
          <w:szCs w:val="20"/>
        </w:rPr>
      </w:pPr>
    </w:p>
    <w:p w14:paraId="260EDDCC" w14:textId="77777777" w:rsidR="00B56706" w:rsidRDefault="00B56706" w:rsidP="00AA3D48">
      <w:pPr>
        <w:ind w:right="-1380"/>
        <w:jc w:val="both"/>
        <w:outlineLvl w:val="0"/>
        <w:rPr>
          <w:rFonts w:eastAsia="Times New Roman"/>
          <w:i/>
          <w:color w:val="0000FF"/>
          <w:sz w:val="20"/>
          <w:szCs w:val="20"/>
        </w:rPr>
      </w:pPr>
    </w:p>
    <w:p w14:paraId="235FA25E" w14:textId="347BAE44" w:rsidR="00B56706" w:rsidRDefault="00E009BC" w:rsidP="00AA3D48">
      <w:pPr>
        <w:ind w:right="-1380"/>
        <w:jc w:val="both"/>
        <w:outlineLvl w:val="0"/>
        <w:rPr>
          <w:rFonts w:eastAsia="Times New Roman"/>
          <w:i/>
          <w:color w:val="0000FF"/>
          <w:sz w:val="20"/>
          <w:szCs w:val="20"/>
        </w:rPr>
      </w:pPr>
      <w:r>
        <w:rPr>
          <w:rFonts w:eastAsia="Times New Roman"/>
          <w:i/>
          <w:noProof/>
          <w:color w:val="0000FF"/>
          <w:sz w:val="20"/>
          <w:szCs w:val="20"/>
        </w:rPr>
        <w:drawing>
          <wp:anchor distT="0" distB="0" distL="114300" distR="114300" simplePos="0" relativeHeight="251722752" behindDoc="0" locked="0" layoutInCell="1" allowOverlap="1" wp14:anchorId="7F69AD74" wp14:editId="605B946E">
            <wp:simplePos x="0" y="0"/>
            <wp:positionH relativeFrom="column">
              <wp:posOffset>179705</wp:posOffset>
            </wp:positionH>
            <wp:positionV relativeFrom="paragraph">
              <wp:posOffset>114300</wp:posOffset>
            </wp:positionV>
            <wp:extent cx="427312" cy="3888740"/>
            <wp:effectExtent l="0" t="0" r="5080" b="0"/>
            <wp:wrapNone/>
            <wp:docPr id="47" name="Picture 47" descr="../../../../../Desktop/Screen%20Shot%202020-03-30%20at%20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20-03-30%20at%2010.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099" cy="3923206"/>
                    </a:xfrm>
                    <a:prstGeom prst="rect">
                      <a:avLst/>
                    </a:prstGeom>
                    <a:noFill/>
                    <a:ln>
                      <a:noFill/>
                    </a:ln>
                  </pic:spPr>
                </pic:pic>
              </a:graphicData>
            </a:graphic>
            <wp14:sizeRelH relativeFrom="page">
              <wp14:pctWidth>0</wp14:pctWidth>
            </wp14:sizeRelH>
            <wp14:sizeRelV relativeFrom="page">
              <wp14:pctHeight>0</wp14:pctHeight>
            </wp14:sizeRelV>
          </wp:anchor>
        </w:drawing>
      </w:r>
      <w:r w:rsidR="00AE6FE8">
        <w:rPr>
          <w:rFonts w:eastAsia="Times New Roman"/>
          <w:i/>
          <w:noProof/>
          <w:color w:val="0000FF"/>
          <w:sz w:val="20"/>
          <w:szCs w:val="20"/>
        </w:rPr>
        <w:drawing>
          <wp:anchor distT="0" distB="0" distL="114300" distR="114300" simplePos="0" relativeHeight="251720704" behindDoc="0" locked="0" layoutInCell="1" allowOverlap="1" wp14:anchorId="66A8C83C" wp14:editId="6A4677CD">
            <wp:simplePos x="0" y="0"/>
            <wp:positionH relativeFrom="column">
              <wp:posOffset>753110</wp:posOffset>
            </wp:positionH>
            <wp:positionV relativeFrom="paragraph">
              <wp:posOffset>2540</wp:posOffset>
            </wp:positionV>
            <wp:extent cx="4799668" cy="4117340"/>
            <wp:effectExtent l="0" t="0" r="1270" b="0"/>
            <wp:wrapNone/>
            <wp:docPr id="46" name="Picture 46" descr="../Desktop/Screen%20Shot%202020-03-31%20at%208.12.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20-03-31%20at%208.12.02%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9668" cy="411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4C006" w14:textId="10259C11" w:rsidR="00B56706" w:rsidRDefault="00B56706" w:rsidP="00AA3D48">
      <w:pPr>
        <w:ind w:right="-1380"/>
        <w:jc w:val="both"/>
        <w:outlineLvl w:val="0"/>
        <w:rPr>
          <w:rFonts w:eastAsia="Times New Roman"/>
          <w:i/>
          <w:color w:val="0000FF"/>
          <w:sz w:val="20"/>
          <w:szCs w:val="20"/>
        </w:rPr>
      </w:pPr>
    </w:p>
    <w:p w14:paraId="5B451462" w14:textId="22F888D1" w:rsidR="004F2440" w:rsidRDefault="00C54714" w:rsidP="00AA3D48">
      <w:pPr>
        <w:ind w:right="-1380"/>
        <w:jc w:val="both"/>
        <w:outlineLvl w:val="0"/>
        <w:rPr>
          <w:rFonts w:eastAsia="Times New Roman"/>
          <w:i/>
          <w:color w:val="0000FF"/>
          <w:sz w:val="20"/>
          <w:szCs w:val="20"/>
        </w:rPr>
      </w:pPr>
      <w:r>
        <w:rPr>
          <w:rFonts w:eastAsia="Times New Roman"/>
          <w:i/>
          <w:noProof/>
          <w:color w:val="0000FF"/>
          <w:sz w:val="20"/>
          <w:szCs w:val="20"/>
        </w:rPr>
        <mc:AlternateContent>
          <mc:Choice Requires="wps">
            <w:drawing>
              <wp:anchor distT="0" distB="0" distL="114300" distR="114300" simplePos="0" relativeHeight="251724800" behindDoc="0" locked="0" layoutInCell="1" allowOverlap="1" wp14:anchorId="794A3600" wp14:editId="35A60570">
                <wp:simplePos x="0" y="0"/>
                <wp:positionH relativeFrom="column">
                  <wp:posOffset>5895975</wp:posOffset>
                </wp:positionH>
                <wp:positionV relativeFrom="paragraph">
                  <wp:posOffset>168910</wp:posOffset>
                </wp:positionV>
                <wp:extent cx="343535" cy="342900"/>
                <wp:effectExtent l="0" t="0" r="0" b="12700"/>
                <wp:wrapSquare wrapText="bothSides"/>
                <wp:docPr id="48" name="Text Box 48"/>
                <wp:cNvGraphicFramePr/>
                <a:graphic xmlns:a="http://schemas.openxmlformats.org/drawingml/2006/main">
                  <a:graphicData uri="http://schemas.microsoft.com/office/word/2010/wordprocessingShape">
                    <wps:wsp>
                      <wps:cNvSpPr txBox="1"/>
                      <wps:spPr>
                        <a:xfrm>
                          <a:off x="0" y="0"/>
                          <a:ext cx="3435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FDB92F" w14:textId="77777777" w:rsidR="00DE3302" w:rsidRDefault="00DE3302" w:rsidP="00C547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4A3600" id="Text Box 48" o:spid="_x0000_s1032" type="#_x0000_t202" style="position:absolute;left:0;text-align:left;margin-left:464.25pt;margin-top:13.3pt;width:27.05pt;height:27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" filled="f" stroked="f">
                <v:textbox>
                  <w:txbxContent>
                    <w:p w14:paraId="6AFDB92F" w14:textId="77777777" w:rsidR="00DE3302" w:rsidRDefault="00DE3302" w:rsidP="00C54714">
                      <w:r>
                        <w:t>A</w:t>
                      </w:r>
                    </w:p>
                  </w:txbxContent>
                </v:textbox>
                <w10:wrap type="square"/>
              </v:shape>
            </w:pict>
          </mc:Fallback>
        </mc:AlternateContent>
      </w:r>
    </w:p>
    <w:p w14:paraId="042BD52A" w14:textId="5FE65931" w:rsidR="004F2440" w:rsidRDefault="004F2440" w:rsidP="00AA3D48">
      <w:pPr>
        <w:ind w:right="-1380"/>
        <w:jc w:val="both"/>
        <w:outlineLvl w:val="0"/>
        <w:rPr>
          <w:rFonts w:eastAsia="Times New Roman"/>
          <w:i/>
          <w:color w:val="0000FF"/>
          <w:sz w:val="20"/>
          <w:szCs w:val="20"/>
        </w:rPr>
      </w:pPr>
    </w:p>
    <w:p w14:paraId="209D4C68" w14:textId="604F5390" w:rsidR="004F2440" w:rsidRDefault="004F2440" w:rsidP="00AA3D48">
      <w:pPr>
        <w:ind w:right="-1380"/>
        <w:jc w:val="both"/>
        <w:outlineLvl w:val="0"/>
        <w:rPr>
          <w:rFonts w:eastAsia="Times New Roman"/>
          <w:i/>
          <w:color w:val="0000FF"/>
          <w:sz w:val="20"/>
          <w:szCs w:val="20"/>
        </w:rPr>
      </w:pPr>
    </w:p>
    <w:p w14:paraId="4D88E256" w14:textId="1D3DFC18" w:rsidR="004F2440" w:rsidRDefault="004F2440" w:rsidP="00AA3D48">
      <w:pPr>
        <w:ind w:right="-1380"/>
        <w:jc w:val="both"/>
        <w:outlineLvl w:val="0"/>
        <w:rPr>
          <w:rFonts w:eastAsia="Times New Roman"/>
          <w:i/>
          <w:color w:val="0000FF"/>
          <w:sz w:val="20"/>
          <w:szCs w:val="20"/>
        </w:rPr>
      </w:pPr>
    </w:p>
    <w:p w14:paraId="175FCBB2" w14:textId="3E0D5141" w:rsidR="004F2440" w:rsidRDefault="004F2440" w:rsidP="00AA3D48">
      <w:pPr>
        <w:ind w:right="-1380"/>
        <w:jc w:val="both"/>
        <w:outlineLvl w:val="0"/>
        <w:rPr>
          <w:rFonts w:eastAsia="Times New Roman"/>
          <w:i/>
          <w:color w:val="0000FF"/>
          <w:sz w:val="20"/>
          <w:szCs w:val="20"/>
        </w:rPr>
      </w:pPr>
    </w:p>
    <w:p w14:paraId="511625F5" w14:textId="792A2A7A" w:rsidR="004F2440" w:rsidRDefault="004F2440" w:rsidP="00AA3D48">
      <w:pPr>
        <w:ind w:right="-1380"/>
        <w:jc w:val="both"/>
        <w:outlineLvl w:val="0"/>
        <w:rPr>
          <w:rFonts w:eastAsia="Times New Roman"/>
          <w:i/>
          <w:color w:val="0000FF"/>
          <w:sz w:val="20"/>
          <w:szCs w:val="20"/>
        </w:rPr>
      </w:pPr>
    </w:p>
    <w:p w14:paraId="59BB0DFB" w14:textId="77777777" w:rsidR="004F2440" w:rsidRDefault="004F2440" w:rsidP="00AA3D48">
      <w:pPr>
        <w:ind w:right="-1380"/>
        <w:jc w:val="both"/>
        <w:outlineLvl w:val="0"/>
        <w:rPr>
          <w:rFonts w:eastAsia="Times New Roman"/>
          <w:i/>
          <w:color w:val="0000FF"/>
          <w:sz w:val="20"/>
          <w:szCs w:val="20"/>
        </w:rPr>
      </w:pPr>
    </w:p>
    <w:p w14:paraId="78143830" w14:textId="4B42B51E" w:rsidR="004F2440" w:rsidRDefault="004F2440" w:rsidP="00AA3D48">
      <w:pPr>
        <w:ind w:right="-1380"/>
        <w:jc w:val="both"/>
        <w:outlineLvl w:val="0"/>
        <w:rPr>
          <w:rFonts w:eastAsia="Times New Roman"/>
          <w:i/>
          <w:color w:val="0000FF"/>
          <w:sz w:val="20"/>
          <w:szCs w:val="20"/>
        </w:rPr>
      </w:pPr>
    </w:p>
    <w:p w14:paraId="3ABC79C1" w14:textId="24F641F1" w:rsidR="004F2440" w:rsidRDefault="004F2440" w:rsidP="00AA3D48">
      <w:pPr>
        <w:ind w:right="-1380"/>
        <w:jc w:val="both"/>
        <w:outlineLvl w:val="0"/>
        <w:rPr>
          <w:rFonts w:eastAsia="Times New Roman"/>
          <w:i/>
          <w:color w:val="0000FF"/>
          <w:sz w:val="20"/>
          <w:szCs w:val="20"/>
        </w:rPr>
      </w:pPr>
    </w:p>
    <w:p w14:paraId="6B97C5BD" w14:textId="24D38655" w:rsidR="004F2440" w:rsidRDefault="004F2440" w:rsidP="00AA3D48">
      <w:pPr>
        <w:ind w:right="-1380"/>
        <w:jc w:val="both"/>
        <w:outlineLvl w:val="0"/>
        <w:rPr>
          <w:rFonts w:eastAsia="Times New Roman"/>
          <w:i/>
          <w:color w:val="0000FF"/>
          <w:sz w:val="20"/>
          <w:szCs w:val="20"/>
        </w:rPr>
      </w:pPr>
    </w:p>
    <w:p w14:paraId="3889E1B1" w14:textId="0C1B7A2B" w:rsidR="004F2440" w:rsidRDefault="00C54714" w:rsidP="00AA3D48">
      <w:pPr>
        <w:ind w:right="-1380"/>
        <w:jc w:val="both"/>
        <w:outlineLvl w:val="0"/>
        <w:rPr>
          <w:rFonts w:eastAsia="Times New Roman"/>
          <w:i/>
          <w:color w:val="0000FF"/>
          <w:sz w:val="20"/>
          <w:szCs w:val="20"/>
        </w:rPr>
      </w:pPr>
      <w:ins w:id="451" w:author="elnazbagheri" w:date="2020-03-30T22:22:00Z">
        <w:r>
          <w:rPr>
            <w:rFonts w:eastAsia="Times New Roman"/>
            <w:noProof/>
            <w:color w:val="0000FF"/>
            <w:rPrChange w:id="452" w:author="Unknown">
              <w:rPr>
                <w:noProof/>
              </w:rPr>
            </w:rPrChange>
          </w:rPr>
          <mc:AlternateContent>
            <mc:Choice Requires="wps">
              <w:drawing>
                <wp:anchor distT="0" distB="0" distL="114300" distR="114300" simplePos="0" relativeHeight="251726848" behindDoc="0" locked="0" layoutInCell="1" allowOverlap="1" wp14:anchorId="4B3D69B3" wp14:editId="53C53E10">
                  <wp:simplePos x="0" y="0"/>
                  <wp:positionH relativeFrom="column">
                    <wp:posOffset>5899785</wp:posOffset>
                  </wp:positionH>
                  <wp:positionV relativeFrom="paragraph">
                    <wp:posOffset>190500</wp:posOffset>
                  </wp:positionV>
                  <wp:extent cx="228600" cy="34226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228600"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C7EB0A" w14:textId="77777777" w:rsidR="00DE3302" w:rsidRDefault="00DE3302" w:rsidP="00C54714">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D69B3" id="Text Box 49" o:spid="_x0000_s1033" type="#_x0000_t202" style="position:absolute;left:0;text-align:left;margin-left:464.55pt;margin-top:15pt;width:18pt;height:26.9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" filled="f" stroked="f">
                  <v:textbox>
                    <w:txbxContent>
                      <w:p w14:paraId="42C7EB0A" w14:textId="77777777" w:rsidR="00DE3302" w:rsidRDefault="00DE3302" w:rsidP="00C54714">
                        <w:r>
                          <w:t>B</w:t>
                        </w:r>
                      </w:p>
                    </w:txbxContent>
                  </v:textbox>
                  <w10:wrap type="square"/>
                </v:shape>
              </w:pict>
            </mc:Fallback>
          </mc:AlternateContent>
        </w:r>
      </w:ins>
    </w:p>
    <w:p w14:paraId="1CA40ADC" w14:textId="632E8E71" w:rsidR="004F2440" w:rsidRDefault="004F2440" w:rsidP="00AA3D48">
      <w:pPr>
        <w:ind w:right="-1380"/>
        <w:jc w:val="both"/>
        <w:outlineLvl w:val="0"/>
        <w:rPr>
          <w:rFonts w:eastAsia="Times New Roman"/>
          <w:i/>
          <w:color w:val="0000FF"/>
          <w:sz w:val="20"/>
          <w:szCs w:val="20"/>
        </w:rPr>
      </w:pPr>
    </w:p>
    <w:p w14:paraId="5C415F4E" w14:textId="68C876D6" w:rsidR="004F2440" w:rsidRDefault="004F2440" w:rsidP="00AA3D48">
      <w:pPr>
        <w:ind w:right="-1380"/>
        <w:jc w:val="both"/>
        <w:outlineLvl w:val="0"/>
        <w:rPr>
          <w:rFonts w:eastAsia="Times New Roman"/>
          <w:i/>
          <w:color w:val="0000FF"/>
          <w:sz w:val="20"/>
          <w:szCs w:val="20"/>
        </w:rPr>
      </w:pPr>
    </w:p>
    <w:p w14:paraId="52F214D1" w14:textId="77777777" w:rsidR="004F2440" w:rsidRDefault="004F2440" w:rsidP="00AA3D48">
      <w:pPr>
        <w:ind w:right="-1380"/>
        <w:jc w:val="both"/>
        <w:outlineLvl w:val="0"/>
        <w:rPr>
          <w:rFonts w:eastAsia="Times New Roman"/>
          <w:i/>
          <w:color w:val="0000FF"/>
          <w:sz w:val="20"/>
          <w:szCs w:val="20"/>
        </w:rPr>
      </w:pPr>
    </w:p>
    <w:p w14:paraId="2C157BD4" w14:textId="77777777" w:rsidR="004F2440" w:rsidRDefault="004F2440" w:rsidP="00AA3D48">
      <w:pPr>
        <w:ind w:right="-1380"/>
        <w:jc w:val="both"/>
        <w:outlineLvl w:val="0"/>
        <w:rPr>
          <w:rFonts w:eastAsia="Times New Roman"/>
          <w:i/>
          <w:color w:val="0000FF"/>
          <w:sz w:val="20"/>
          <w:szCs w:val="20"/>
        </w:rPr>
      </w:pPr>
    </w:p>
    <w:p w14:paraId="4F3C4F0E" w14:textId="3726B659" w:rsidR="004F2440" w:rsidRDefault="004F2440" w:rsidP="00AA3D48">
      <w:pPr>
        <w:ind w:right="-1380"/>
        <w:jc w:val="both"/>
        <w:outlineLvl w:val="0"/>
        <w:rPr>
          <w:rFonts w:eastAsia="Times New Roman"/>
          <w:i/>
          <w:color w:val="0000FF"/>
          <w:sz w:val="20"/>
          <w:szCs w:val="20"/>
        </w:rPr>
      </w:pPr>
    </w:p>
    <w:p w14:paraId="57B19A29" w14:textId="46C15893" w:rsidR="004F2440" w:rsidRDefault="004F2440" w:rsidP="00AA3D48">
      <w:pPr>
        <w:ind w:right="-1380"/>
        <w:jc w:val="both"/>
        <w:outlineLvl w:val="0"/>
        <w:rPr>
          <w:rFonts w:eastAsia="Times New Roman"/>
          <w:i/>
          <w:color w:val="0000FF"/>
          <w:sz w:val="20"/>
          <w:szCs w:val="20"/>
        </w:rPr>
      </w:pPr>
    </w:p>
    <w:p w14:paraId="5373FB13" w14:textId="5444C28C" w:rsidR="004F2440" w:rsidRDefault="004F2440" w:rsidP="00AA3D48">
      <w:pPr>
        <w:ind w:right="-1380"/>
        <w:jc w:val="both"/>
        <w:outlineLvl w:val="0"/>
        <w:rPr>
          <w:rFonts w:eastAsia="Times New Roman"/>
          <w:i/>
          <w:color w:val="0000FF"/>
          <w:sz w:val="20"/>
          <w:szCs w:val="20"/>
        </w:rPr>
      </w:pPr>
    </w:p>
    <w:p w14:paraId="2373DC20" w14:textId="77777777" w:rsidR="004F2440" w:rsidRDefault="004F2440" w:rsidP="00AA3D48">
      <w:pPr>
        <w:ind w:right="-1380"/>
        <w:jc w:val="both"/>
        <w:outlineLvl w:val="0"/>
        <w:rPr>
          <w:rFonts w:eastAsia="Times New Roman"/>
          <w:i/>
          <w:color w:val="0000FF"/>
          <w:sz w:val="20"/>
          <w:szCs w:val="20"/>
        </w:rPr>
      </w:pPr>
    </w:p>
    <w:p w14:paraId="2ED07165" w14:textId="79839465" w:rsidR="004F2440" w:rsidRDefault="004F2440" w:rsidP="00AA3D48">
      <w:pPr>
        <w:ind w:right="-1380"/>
        <w:jc w:val="both"/>
        <w:outlineLvl w:val="0"/>
        <w:rPr>
          <w:rFonts w:eastAsia="Times New Roman"/>
          <w:i/>
          <w:color w:val="0000FF"/>
          <w:sz w:val="20"/>
          <w:szCs w:val="20"/>
        </w:rPr>
      </w:pPr>
    </w:p>
    <w:p w14:paraId="0D9B0B42" w14:textId="47E0CCBE" w:rsidR="004F2440" w:rsidRDefault="00C54714" w:rsidP="00AA3D48">
      <w:pPr>
        <w:ind w:right="-1380"/>
        <w:jc w:val="both"/>
        <w:outlineLvl w:val="0"/>
        <w:rPr>
          <w:rFonts w:eastAsia="Times New Roman"/>
          <w:i/>
          <w:color w:val="0000FF"/>
          <w:sz w:val="20"/>
          <w:szCs w:val="20"/>
        </w:rPr>
      </w:pPr>
      <w:r>
        <w:rPr>
          <w:rFonts w:eastAsia="Times New Roman"/>
          <w:noProof/>
          <w:color w:val="0000FF"/>
        </w:rPr>
        <mc:AlternateContent>
          <mc:Choice Requires="wps">
            <w:drawing>
              <wp:anchor distT="0" distB="0" distL="114300" distR="114300" simplePos="0" relativeHeight="251728896" behindDoc="0" locked="0" layoutInCell="1" allowOverlap="1" wp14:anchorId="5E70765F" wp14:editId="5E93F324">
                <wp:simplePos x="0" y="0"/>
                <wp:positionH relativeFrom="column">
                  <wp:posOffset>5899785</wp:posOffset>
                </wp:positionH>
                <wp:positionV relativeFrom="paragraph">
                  <wp:posOffset>101600</wp:posOffset>
                </wp:positionV>
                <wp:extent cx="228600" cy="347345"/>
                <wp:effectExtent l="0" t="0" r="0" b="8255"/>
                <wp:wrapSquare wrapText="bothSides"/>
                <wp:docPr id="50" name="Text Box 50"/>
                <wp:cNvGraphicFramePr/>
                <a:graphic xmlns:a="http://schemas.openxmlformats.org/drawingml/2006/main">
                  <a:graphicData uri="http://schemas.microsoft.com/office/word/2010/wordprocessingShape">
                    <wps:wsp>
                      <wps:cNvSpPr txBox="1"/>
                      <wps:spPr>
                        <a:xfrm>
                          <a:off x="0" y="0"/>
                          <a:ext cx="228600" cy="3473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FA4526" w14:textId="77777777" w:rsidR="00DE3302" w:rsidRDefault="00DE3302" w:rsidP="00C5471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0765F" id="Text Box 50" o:spid="_x0000_s1034" type="#_x0000_t202" style="position:absolute;left:0;text-align:left;margin-left:464.55pt;margin-top:8pt;width:18pt;height:27.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" filled="f" stroked="f">
                <v:textbox>
                  <w:txbxContent>
                    <w:p w14:paraId="10FA4526" w14:textId="77777777" w:rsidR="00DE3302" w:rsidRDefault="00DE3302" w:rsidP="00C54714">
                      <w:r>
                        <w:t>C</w:t>
                      </w:r>
                    </w:p>
                  </w:txbxContent>
                </v:textbox>
                <w10:wrap type="square"/>
              </v:shape>
            </w:pict>
          </mc:Fallback>
        </mc:AlternateContent>
      </w:r>
    </w:p>
    <w:p w14:paraId="100B951B" w14:textId="7CA375DA" w:rsidR="004F2440" w:rsidRDefault="004F2440" w:rsidP="00AA3D48">
      <w:pPr>
        <w:ind w:right="-1380"/>
        <w:jc w:val="both"/>
        <w:outlineLvl w:val="0"/>
        <w:rPr>
          <w:rFonts w:eastAsia="Times New Roman"/>
          <w:i/>
          <w:color w:val="0000FF"/>
          <w:sz w:val="20"/>
          <w:szCs w:val="20"/>
        </w:rPr>
      </w:pPr>
    </w:p>
    <w:p w14:paraId="2763F424" w14:textId="7ADA5CF1" w:rsidR="004F2440" w:rsidRDefault="004F2440" w:rsidP="00AA3D48">
      <w:pPr>
        <w:ind w:right="-1380"/>
        <w:jc w:val="both"/>
        <w:outlineLvl w:val="0"/>
        <w:rPr>
          <w:rFonts w:eastAsia="Times New Roman"/>
          <w:i/>
          <w:color w:val="0000FF"/>
          <w:sz w:val="20"/>
          <w:szCs w:val="20"/>
        </w:rPr>
      </w:pPr>
    </w:p>
    <w:p w14:paraId="4099DFEC" w14:textId="77777777" w:rsidR="004F2440" w:rsidRDefault="004F2440" w:rsidP="00AA3D48">
      <w:pPr>
        <w:ind w:right="-1380"/>
        <w:jc w:val="both"/>
        <w:outlineLvl w:val="0"/>
        <w:rPr>
          <w:rFonts w:eastAsia="Times New Roman"/>
          <w:i/>
          <w:color w:val="0000FF"/>
          <w:sz w:val="20"/>
          <w:szCs w:val="20"/>
        </w:rPr>
      </w:pPr>
    </w:p>
    <w:p w14:paraId="6A302837" w14:textId="77777777" w:rsidR="004F2440" w:rsidRDefault="004F2440" w:rsidP="00AA3D48">
      <w:pPr>
        <w:ind w:right="-1380"/>
        <w:jc w:val="both"/>
        <w:outlineLvl w:val="0"/>
        <w:rPr>
          <w:rFonts w:eastAsia="Times New Roman"/>
          <w:i/>
          <w:color w:val="0000FF"/>
          <w:sz w:val="20"/>
          <w:szCs w:val="20"/>
        </w:rPr>
      </w:pPr>
    </w:p>
    <w:p w14:paraId="5483AAC2" w14:textId="77777777" w:rsidR="004F2440" w:rsidRDefault="004F2440" w:rsidP="00AA3D48">
      <w:pPr>
        <w:ind w:right="-1380"/>
        <w:jc w:val="both"/>
        <w:outlineLvl w:val="0"/>
        <w:rPr>
          <w:rFonts w:eastAsia="Times New Roman"/>
          <w:i/>
          <w:color w:val="0000FF"/>
          <w:sz w:val="20"/>
          <w:szCs w:val="20"/>
        </w:rPr>
      </w:pPr>
    </w:p>
    <w:p w14:paraId="5A3ABA14" w14:textId="77777777" w:rsidR="004F2440" w:rsidRDefault="004F2440" w:rsidP="00AA3D48">
      <w:pPr>
        <w:ind w:right="-1380"/>
        <w:jc w:val="both"/>
        <w:outlineLvl w:val="0"/>
        <w:rPr>
          <w:rFonts w:eastAsia="Times New Roman"/>
          <w:i/>
          <w:color w:val="0000FF"/>
          <w:sz w:val="20"/>
          <w:szCs w:val="20"/>
        </w:rPr>
      </w:pPr>
    </w:p>
    <w:p w14:paraId="1A0176CC" w14:textId="6D2E825F" w:rsidR="004F2440" w:rsidRPr="00E009BC" w:rsidRDefault="00E009BC" w:rsidP="003401F0">
      <w:pPr>
        <w:ind w:right="-1380"/>
        <w:jc w:val="both"/>
        <w:outlineLvl w:val="0"/>
        <w:rPr>
          <w:rFonts w:eastAsia="Times New Roman"/>
          <w:i/>
          <w:color w:val="000000" w:themeColor="text1"/>
          <w:sz w:val="20"/>
          <w:szCs w:val="20"/>
        </w:rPr>
      </w:pPr>
      <w:r>
        <w:rPr>
          <w:rFonts w:eastAsia="Times New Roman"/>
          <w:i/>
          <w:color w:val="000000" w:themeColor="text1"/>
          <w:sz w:val="20"/>
          <w:szCs w:val="20"/>
        </w:rPr>
        <w:t xml:space="preserve">Figure 1.3. </w:t>
      </w:r>
      <w:r>
        <w:rPr>
          <w:rFonts w:eastAsia="Times New Roman"/>
          <w:color w:val="000000" w:themeColor="text1"/>
          <w:sz w:val="20"/>
          <w:szCs w:val="20"/>
        </w:rPr>
        <w:t>Mortality rate in ACO</w:t>
      </w:r>
      <w:r w:rsidR="00AF6216">
        <w:rPr>
          <w:rFonts w:eastAsia="Times New Roman"/>
          <w:color w:val="000000" w:themeColor="text1"/>
          <w:sz w:val="20"/>
          <w:szCs w:val="20"/>
          <w:vertAlign w:val="subscript"/>
        </w:rPr>
        <w:t>1-5</w:t>
      </w:r>
      <w:r>
        <w:rPr>
          <w:rFonts w:eastAsia="Times New Roman"/>
          <w:color w:val="000000" w:themeColor="text1"/>
          <w:sz w:val="20"/>
          <w:szCs w:val="20"/>
        </w:rPr>
        <w:t xml:space="preserve"> infected flies at age 14</w:t>
      </w:r>
      <w:r w:rsidR="003401F0">
        <w:rPr>
          <w:rFonts w:eastAsia="Times New Roman"/>
          <w:color w:val="000000" w:themeColor="text1"/>
          <w:sz w:val="20"/>
          <w:szCs w:val="20"/>
        </w:rPr>
        <w:t xml:space="preserve"> (blue)</w:t>
      </w:r>
      <w:r>
        <w:rPr>
          <w:rFonts w:eastAsia="Times New Roman"/>
          <w:color w:val="000000" w:themeColor="text1"/>
          <w:sz w:val="20"/>
          <w:szCs w:val="20"/>
        </w:rPr>
        <w:t>, 28</w:t>
      </w:r>
      <w:r w:rsidR="003401F0">
        <w:rPr>
          <w:rFonts w:eastAsia="Times New Roman"/>
          <w:color w:val="000000" w:themeColor="text1"/>
          <w:sz w:val="20"/>
          <w:szCs w:val="20"/>
        </w:rPr>
        <w:t xml:space="preserve"> (yellow)</w:t>
      </w:r>
      <w:r>
        <w:rPr>
          <w:rFonts w:eastAsia="Times New Roman"/>
          <w:color w:val="000000" w:themeColor="text1"/>
          <w:sz w:val="20"/>
          <w:szCs w:val="20"/>
        </w:rPr>
        <w:t xml:space="preserve">, and 42 </w:t>
      </w:r>
      <w:r w:rsidR="003401F0">
        <w:rPr>
          <w:rFonts w:eastAsia="Times New Roman"/>
          <w:color w:val="000000" w:themeColor="text1"/>
          <w:sz w:val="20"/>
          <w:szCs w:val="20"/>
        </w:rPr>
        <w:t xml:space="preserve">(gray) </w:t>
      </w:r>
      <w:r>
        <w:rPr>
          <w:rFonts w:eastAsia="Times New Roman"/>
          <w:color w:val="000000" w:themeColor="text1"/>
          <w:sz w:val="20"/>
          <w:szCs w:val="20"/>
        </w:rPr>
        <w:t xml:space="preserve">days. Combined sexes (A), male flies (B), </w:t>
      </w:r>
      <w:r w:rsidR="003401F0">
        <w:rPr>
          <w:rFonts w:eastAsia="Times New Roman"/>
          <w:color w:val="000000" w:themeColor="text1"/>
          <w:sz w:val="20"/>
          <w:szCs w:val="20"/>
        </w:rPr>
        <w:t xml:space="preserve">and female flies </w:t>
      </w:r>
      <w:r w:rsidR="00A112E7">
        <w:rPr>
          <w:rFonts w:eastAsia="Times New Roman"/>
          <w:color w:val="000000" w:themeColor="text1"/>
          <w:sz w:val="20"/>
          <w:szCs w:val="20"/>
        </w:rPr>
        <w:t>(C). X axis show day after spray and Y axi</w:t>
      </w:r>
      <w:r>
        <w:rPr>
          <w:rFonts w:eastAsia="Times New Roman"/>
          <w:color w:val="000000" w:themeColor="text1"/>
          <w:sz w:val="20"/>
          <w:szCs w:val="20"/>
        </w:rPr>
        <w:t>s shows number of dead flies. Infected g</w:t>
      </w:r>
      <w:r w:rsidR="003F73C5">
        <w:rPr>
          <w:rFonts w:eastAsia="Times New Roman"/>
          <w:color w:val="000000" w:themeColor="text1"/>
          <w:sz w:val="20"/>
          <w:szCs w:val="20"/>
        </w:rPr>
        <w:t>roup of flies was sprayed with fungus solution (</w:t>
      </w:r>
      <w:r w:rsidR="003F73C5" w:rsidRPr="003F73C5">
        <w:rPr>
          <w:sz w:val="20"/>
          <w:szCs w:val="20"/>
        </w:rPr>
        <w:t xml:space="preserve">For all inoculations in this study, 0.36g of </w:t>
      </w:r>
      <w:r w:rsidR="003F73C5" w:rsidRPr="003F73C5">
        <w:rPr>
          <w:i/>
          <w:sz w:val="20"/>
          <w:szCs w:val="20"/>
        </w:rPr>
        <w:t xml:space="preserve">B. </w:t>
      </w:r>
      <w:proofErr w:type="spellStart"/>
      <w:r w:rsidR="003F73C5" w:rsidRPr="003F73C5">
        <w:rPr>
          <w:i/>
          <w:sz w:val="20"/>
          <w:szCs w:val="20"/>
        </w:rPr>
        <w:t>bassiana</w:t>
      </w:r>
      <w:proofErr w:type="spellEnd"/>
      <w:r w:rsidR="003F73C5" w:rsidRPr="003F73C5">
        <w:rPr>
          <w:sz w:val="20"/>
          <w:szCs w:val="20"/>
        </w:rPr>
        <w:t xml:space="preserve"> spores were suspended in 30ml of 0.03% </w:t>
      </w:r>
      <w:proofErr w:type="spellStart"/>
      <w:r w:rsidR="003F73C5">
        <w:rPr>
          <w:sz w:val="20"/>
          <w:szCs w:val="20"/>
        </w:rPr>
        <w:t>S</w:t>
      </w:r>
      <w:r w:rsidR="003F73C5" w:rsidRPr="003F73C5">
        <w:rPr>
          <w:sz w:val="20"/>
          <w:szCs w:val="20"/>
        </w:rPr>
        <w:t>ilwet</w:t>
      </w:r>
      <w:proofErr w:type="spellEnd"/>
      <w:r w:rsidR="003F73C5" w:rsidRPr="003F73C5">
        <w:rPr>
          <w:sz w:val="20"/>
          <w:szCs w:val="20"/>
        </w:rPr>
        <w:t xml:space="preserve"> in DI water. Then 5ml of this suspension was used to spray the flies</w:t>
      </w:r>
      <w:r w:rsidR="003F73C5">
        <w:t>)</w:t>
      </w:r>
      <w:r>
        <w:rPr>
          <w:rFonts w:eastAsia="Times New Roman"/>
          <w:color w:val="000000" w:themeColor="text1"/>
          <w:sz w:val="20"/>
          <w:szCs w:val="20"/>
        </w:rPr>
        <w:t xml:space="preserve"> </w:t>
      </w:r>
    </w:p>
    <w:p w14:paraId="4537284E" w14:textId="77777777" w:rsidR="004F2440" w:rsidRDefault="004F2440" w:rsidP="00AA3D48">
      <w:pPr>
        <w:ind w:right="-1380"/>
        <w:jc w:val="both"/>
        <w:outlineLvl w:val="0"/>
        <w:rPr>
          <w:rFonts w:eastAsia="Times New Roman"/>
          <w:i/>
          <w:color w:val="0000FF"/>
          <w:sz w:val="20"/>
          <w:szCs w:val="20"/>
        </w:rPr>
      </w:pPr>
    </w:p>
    <w:p w14:paraId="76F73D39" w14:textId="77777777" w:rsidR="00B56706" w:rsidRDefault="00B56706" w:rsidP="00AA3D48">
      <w:pPr>
        <w:ind w:right="-1380"/>
        <w:jc w:val="both"/>
        <w:outlineLvl w:val="0"/>
        <w:rPr>
          <w:rFonts w:eastAsia="Times New Roman"/>
          <w:i/>
          <w:color w:val="0000FF"/>
          <w:sz w:val="20"/>
          <w:szCs w:val="20"/>
        </w:rPr>
      </w:pPr>
    </w:p>
    <w:p w14:paraId="35741FE9" w14:textId="77777777" w:rsidR="007E23FC" w:rsidRDefault="007E23FC" w:rsidP="00AA3D48">
      <w:pPr>
        <w:ind w:right="-1380"/>
        <w:jc w:val="both"/>
        <w:outlineLvl w:val="0"/>
        <w:rPr>
          <w:rFonts w:eastAsia="Times New Roman"/>
          <w:i/>
          <w:color w:val="0000FF"/>
          <w:sz w:val="20"/>
          <w:szCs w:val="20"/>
        </w:rPr>
      </w:pPr>
    </w:p>
    <w:p w14:paraId="61271136" w14:textId="5B2E4EDA" w:rsidR="00147A8E" w:rsidRDefault="008275A5" w:rsidP="00AA3D48">
      <w:pPr>
        <w:ind w:right="-1380"/>
        <w:jc w:val="both"/>
        <w:outlineLvl w:val="0"/>
        <w:rPr>
          <w:rFonts w:eastAsia="Times New Roman"/>
          <w:i/>
          <w:color w:val="0000FF"/>
          <w:sz w:val="20"/>
          <w:szCs w:val="20"/>
        </w:rPr>
      </w:pPr>
      <w:r>
        <w:rPr>
          <w:rFonts w:eastAsia="Times New Roman"/>
          <w:i/>
          <w:noProof/>
          <w:color w:val="0000FF"/>
          <w:sz w:val="20"/>
          <w:szCs w:val="20"/>
        </w:rPr>
        <w:drawing>
          <wp:anchor distT="0" distB="0" distL="114300" distR="114300" simplePos="0" relativeHeight="251704320" behindDoc="0" locked="0" layoutInCell="1" allowOverlap="1" wp14:anchorId="08CC2E80" wp14:editId="63A3C31B">
            <wp:simplePos x="0" y="0"/>
            <wp:positionH relativeFrom="column">
              <wp:posOffset>1207301</wp:posOffset>
            </wp:positionH>
            <wp:positionV relativeFrom="paragraph">
              <wp:posOffset>73025</wp:posOffset>
            </wp:positionV>
            <wp:extent cx="3502660" cy="2288540"/>
            <wp:effectExtent l="0" t="0" r="2540" b="0"/>
            <wp:wrapNone/>
            <wp:docPr id="36" name="Picture 36" descr="../../../../../Desktop/Screen%20Shot%202020-03-30%20at%20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0-03-30%20at%2010.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2660" cy="2288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ACF85" w14:textId="1B592BD1" w:rsidR="008275A5" w:rsidRPr="008275A5" w:rsidRDefault="008275A5" w:rsidP="00AA3D48">
      <w:pPr>
        <w:ind w:right="-1380"/>
        <w:jc w:val="both"/>
        <w:outlineLvl w:val="0"/>
        <w:rPr>
          <w:rFonts w:eastAsia="Times New Roman"/>
          <w:color w:val="0000FF"/>
          <w:sz w:val="20"/>
          <w:szCs w:val="20"/>
        </w:rPr>
      </w:pPr>
      <w:ins w:id="453" w:author="elnazbagheri" w:date="2020-03-30T22:21:00Z">
        <w:r>
          <w:rPr>
            <w:rFonts w:eastAsia="Times New Roman"/>
            <w:noProof/>
            <w:color w:val="0000FF"/>
            <w:rPrChange w:id="454" w:author="Unknown">
              <w:rPr>
                <w:noProof/>
              </w:rPr>
            </w:rPrChange>
          </w:rPr>
          <mc:AlternateContent>
            <mc:Choice Requires="wps">
              <w:drawing>
                <wp:anchor distT="0" distB="0" distL="114300" distR="114300" simplePos="0" relativeHeight="251708416" behindDoc="0" locked="0" layoutInCell="1" allowOverlap="1" wp14:anchorId="7F7AA38A" wp14:editId="651B5AC7">
                  <wp:simplePos x="0" y="0"/>
                  <wp:positionH relativeFrom="column">
                    <wp:posOffset>5099685</wp:posOffset>
                  </wp:positionH>
                  <wp:positionV relativeFrom="paragraph">
                    <wp:posOffset>151130</wp:posOffset>
                  </wp:positionV>
                  <wp:extent cx="229235" cy="22860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2923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7F95EF" w14:textId="77777777" w:rsidR="00DE3302" w:rsidRPr="007E23FC" w:rsidRDefault="00DE3302" w:rsidP="008275A5">
                              <w:pPr>
                                <w:rPr>
                                  <w:color w:val="000000" w:themeColor="text1"/>
                                </w:rPr>
                              </w:pPr>
                              <w:r>
                                <w:rPr>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7AA38A" id="Text Box 38" o:spid="_x0000_s1035" type="#_x0000_t202" style="position:absolute;left:0;text-align:left;margin-left:401.55pt;margin-top:11.9pt;width:18.05pt;height:18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" filled="f" stroked="f">
                  <v:textbox>
                    <w:txbxContent>
                      <w:p w14:paraId="587F95EF" w14:textId="77777777" w:rsidR="00DE3302" w:rsidRPr="007E23FC" w:rsidRDefault="00DE3302" w:rsidP="008275A5">
                        <w:pPr>
                          <w:rPr>
                            <w:color w:val="000000" w:themeColor="text1"/>
                          </w:rPr>
                        </w:pPr>
                        <w:r>
                          <w:rPr>
                            <w:color w:val="000000" w:themeColor="text1"/>
                          </w:rPr>
                          <w:t>A</w:t>
                        </w:r>
                      </w:p>
                    </w:txbxContent>
                  </v:textbox>
                  <w10:wrap type="square"/>
                </v:shape>
              </w:pict>
            </mc:Fallback>
          </mc:AlternateContent>
        </w:r>
      </w:ins>
      <w:ins w:id="455" w:author="elnazbagheri" w:date="2020-03-30T22:13:00Z">
        <w:r>
          <w:rPr>
            <w:rFonts w:eastAsia="Times New Roman"/>
            <w:noProof/>
            <w:color w:val="0000FF"/>
            <w:rPrChange w:id="456" w:author="Unknown">
              <w:rPr>
                <w:noProof/>
              </w:rPr>
            </w:rPrChange>
          </w:rPr>
          <w:drawing>
            <wp:anchor distT="0" distB="0" distL="114300" distR="114300" simplePos="0" relativeHeight="251706368" behindDoc="0" locked="0" layoutInCell="1" allowOverlap="1" wp14:anchorId="10A48212" wp14:editId="224AB92F">
              <wp:simplePos x="0" y="0"/>
              <wp:positionH relativeFrom="column">
                <wp:posOffset>412115</wp:posOffset>
              </wp:positionH>
              <wp:positionV relativeFrom="paragraph">
                <wp:posOffset>37465</wp:posOffset>
              </wp:positionV>
              <wp:extent cx="388620" cy="2053590"/>
              <wp:effectExtent l="0" t="0" r="0" b="3810"/>
              <wp:wrapNone/>
              <wp:docPr id="37" name="Picture 37" descr="../../../../../Desktop/Screen%20Shot%202020-03-30%20at%20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3-30%20at%201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 cy="205359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32CC244D" w14:textId="459BB853" w:rsidR="00147A8E" w:rsidRDefault="00147A8E" w:rsidP="00AA3D48">
      <w:pPr>
        <w:ind w:right="-1380"/>
        <w:jc w:val="both"/>
        <w:outlineLvl w:val="0"/>
        <w:rPr>
          <w:rFonts w:eastAsia="Times New Roman"/>
          <w:i/>
          <w:color w:val="0000FF"/>
          <w:sz w:val="20"/>
          <w:szCs w:val="20"/>
        </w:rPr>
      </w:pPr>
    </w:p>
    <w:p w14:paraId="5C997616" w14:textId="45D39A3F" w:rsidR="00147A8E" w:rsidRDefault="00147A8E" w:rsidP="00AA3D48">
      <w:pPr>
        <w:ind w:right="-1380"/>
        <w:jc w:val="both"/>
        <w:outlineLvl w:val="0"/>
        <w:rPr>
          <w:rFonts w:eastAsia="Times New Roman"/>
          <w:i/>
          <w:color w:val="0000FF"/>
          <w:sz w:val="20"/>
          <w:szCs w:val="20"/>
        </w:rPr>
      </w:pPr>
    </w:p>
    <w:p w14:paraId="06541B36" w14:textId="0CCF5718" w:rsidR="00147A8E" w:rsidRDefault="00147A8E" w:rsidP="00AA3D48">
      <w:pPr>
        <w:ind w:right="-1380"/>
        <w:jc w:val="both"/>
        <w:outlineLvl w:val="0"/>
        <w:rPr>
          <w:rFonts w:eastAsia="Times New Roman"/>
          <w:i/>
          <w:color w:val="0000FF"/>
          <w:sz w:val="20"/>
          <w:szCs w:val="20"/>
        </w:rPr>
      </w:pPr>
    </w:p>
    <w:p w14:paraId="63A4ABB3" w14:textId="1BD87B83" w:rsidR="00147A8E" w:rsidRDefault="00147A8E" w:rsidP="00AA3D48">
      <w:pPr>
        <w:ind w:right="-1380"/>
        <w:jc w:val="both"/>
        <w:outlineLvl w:val="0"/>
        <w:rPr>
          <w:rFonts w:eastAsia="Times New Roman"/>
          <w:i/>
          <w:color w:val="0000FF"/>
          <w:sz w:val="20"/>
          <w:szCs w:val="20"/>
        </w:rPr>
      </w:pPr>
    </w:p>
    <w:p w14:paraId="3F5BDE00" w14:textId="13CB1310" w:rsidR="00147A8E" w:rsidRDefault="00147A8E" w:rsidP="00AA3D48">
      <w:pPr>
        <w:ind w:right="-1380"/>
        <w:jc w:val="both"/>
        <w:outlineLvl w:val="0"/>
        <w:rPr>
          <w:rFonts w:eastAsia="Times New Roman"/>
          <w:i/>
          <w:color w:val="0000FF"/>
          <w:sz w:val="20"/>
          <w:szCs w:val="20"/>
        </w:rPr>
      </w:pPr>
    </w:p>
    <w:p w14:paraId="42607606" w14:textId="305AB0D0" w:rsidR="00147A8E" w:rsidRDefault="008275A5" w:rsidP="00AA3D48">
      <w:pPr>
        <w:ind w:right="-1380"/>
        <w:jc w:val="both"/>
        <w:outlineLvl w:val="0"/>
        <w:rPr>
          <w:rFonts w:eastAsia="Times New Roman"/>
          <w:i/>
          <w:color w:val="0000FF"/>
          <w:sz w:val="20"/>
          <w:szCs w:val="20"/>
        </w:rPr>
      </w:pPr>
      <w:ins w:id="457" w:author="elnazbagheri" w:date="2020-03-30T22:22:00Z">
        <w:r>
          <w:rPr>
            <w:rFonts w:eastAsia="Times New Roman"/>
            <w:noProof/>
            <w:color w:val="0000FF"/>
            <w:rPrChange w:id="458" w:author="Unknown">
              <w:rPr>
                <w:noProof/>
              </w:rPr>
            </w:rPrChange>
          </w:rPr>
          <mc:AlternateContent>
            <mc:Choice Requires="wps">
              <w:drawing>
                <wp:anchor distT="0" distB="0" distL="114300" distR="114300" simplePos="0" relativeHeight="251710464" behindDoc="0" locked="0" layoutInCell="1" allowOverlap="1" wp14:anchorId="2485A827" wp14:editId="3D558997">
                  <wp:simplePos x="0" y="0"/>
                  <wp:positionH relativeFrom="column">
                    <wp:posOffset>5095240</wp:posOffset>
                  </wp:positionH>
                  <wp:positionV relativeFrom="paragraph">
                    <wp:posOffset>76200</wp:posOffset>
                  </wp:positionV>
                  <wp:extent cx="228600" cy="34036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286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37EA33" w14:textId="77777777" w:rsidR="00DE3302" w:rsidRDefault="00DE3302" w:rsidP="008275A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85A827" id="Text Box 39" o:spid="_x0000_s1036" type="#_x0000_t202" style="position:absolute;left:0;text-align:left;margin-left:401.2pt;margin-top:6pt;width:18pt;height:26.8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" filled="f" stroked="f">
                  <v:textbox>
                    <w:txbxContent>
                      <w:p w14:paraId="6D37EA33" w14:textId="77777777" w:rsidR="00DE3302" w:rsidRDefault="00DE3302" w:rsidP="008275A5">
                        <w:r>
                          <w:t>B</w:t>
                        </w:r>
                      </w:p>
                    </w:txbxContent>
                  </v:textbox>
                  <w10:wrap type="square"/>
                </v:shape>
              </w:pict>
            </mc:Fallback>
          </mc:AlternateContent>
        </w:r>
      </w:ins>
    </w:p>
    <w:p w14:paraId="099C9DB9" w14:textId="4D8152F2" w:rsidR="00147A8E" w:rsidRDefault="00147A8E" w:rsidP="00AA3D48">
      <w:pPr>
        <w:ind w:right="-1380"/>
        <w:jc w:val="both"/>
        <w:outlineLvl w:val="0"/>
        <w:rPr>
          <w:rFonts w:eastAsia="Times New Roman"/>
          <w:i/>
          <w:color w:val="0000FF"/>
          <w:sz w:val="20"/>
          <w:szCs w:val="20"/>
        </w:rPr>
      </w:pPr>
    </w:p>
    <w:p w14:paraId="585B7801" w14:textId="5D2BF7AF" w:rsidR="00147A8E" w:rsidRDefault="00147A8E" w:rsidP="00AA3D48">
      <w:pPr>
        <w:ind w:right="-1380"/>
        <w:jc w:val="both"/>
        <w:outlineLvl w:val="0"/>
        <w:rPr>
          <w:rFonts w:eastAsia="Times New Roman"/>
          <w:i/>
          <w:color w:val="0000FF"/>
          <w:sz w:val="20"/>
          <w:szCs w:val="20"/>
        </w:rPr>
      </w:pPr>
    </w:p>
    <w:p w14:paraId="4817A83D" w14:textId="6D4E3DD8" w:rsidR="00147A8E" w:rsidRDefault="00147A8E" w:rsidP="00AA3D48">
      <w:pPr>
        <w:ind w:right="-1380"/>
        <w:jc w:val="both"/>
        <w:outlineLvl w:val="0"/>
        <w:rPr>
          <w:rFonts w:eastAsia="Times New Roman"/>
          <w:i/>
          <w:color w:val="0000FF"/>
          <w:sz w:val="20"/>
          <w:szCs w:val="20"/>
        </w:rPr>
      </w:pPr>
    </w:p>
    <w:p w14:paraId="4E9DF8E3" w14:textId="6B542DBB" w:rsidR="00147A8E" w:rsidRDefault="00147A8E" w:rsidP="00AA3D48">
      <w:pPr>
        <w:ind w:right="-1380"/>
        <w:jc w:val="both"/>
        <w:outlineLvl w:val="0"/>
        <w:rPr>
          <w:rFonts w:eastAsia="Times New Roman"/>
          <w:i/>
          <w:color w:val="0000FF"/>
          <w:sz w:val="20"/>
          <w:szCs w:val="20"/>
        </w:rPr>
      </w:pPr>
    </w:p>
    <w:p w14:paraId="1D61F64E" w14:textId="24E04D80" w:rsidR="00147A8E" w:rsidRDefault="008275A5" w:rsidP="00AA3D48">
      <w:pPr>
        <w:ind w:right="-1380"/>
        <w:jc w:val="both"/>
        <w:outlineLvl w:val="0"/>
        <w:rPr>
          <w:rFonts w:eastAsia="Times New Roman"/>
          <w:i/>
          <w:color w:val="0000FF"/>
          <w:sz w:val="20"/>
          <w:szCs w:val="20"/>
        </w:rPr>
      </w:pPr>
      <w:r>
        <w:rPr>
          <w:rFonts w:eastAsia="Times New Roman"/>
          <w:noProof/>
          <w:color w:val="0000FF"/>
        </w:rPr>
        <mc:AlternateContent>
          <mc:Choice Requires="wps">
            <w:drawing>
              <wp:anchor distT="0" distB="0" distL="114300" distR="114300" simplePos="0" relativeHeight="251712512" behindDoc="0" locked="0" layoutInCell="1" allowOverlap="1" wp14:anchorId="3337A17E" wp14:editId="2EE31D5D">
                <wp:simplePos x="0" y="0"/>
                <wp:positionH relativeFrom="column">
                  <wp:posOffset>5102860</wp:posOffset>
                </wp:positionH>
                <wp:positionV relativeFrom="paragraph">
                  <wp:posOffset>38100</wp:posOffset>
                </wp:positionV>
                <wp:extent cx="228600" cy="33401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28600" cy="3340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69F88A" w14:textId="77777777" w:rsidR="00DE3302" w:rsidRDefault="00DE3302" w:rsidP="008275A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7A17E" id="Text Box 40" o:spid="_x0000_s1037" type="#_x0000_t202" style="position:absolute;left:0;text-align:left;margin-left:401.8pt;margin-top:3pt;width:18pt;height:26.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" filled="f" stroked="f">
                <v:textbox>
                  <w:txbxContent>
                    <w:p w14:paraId="6969F88A" w14:textId="77777777" w:rsidR="00DE3302" w:rsidRDefault="00DE3302" w:rsidP="008275A5">
                      <w:r>
                        <w:t>C</w:t>
                      </w:r>
                    </w:p>
                  </w:txbxContent>
                </v:textbox>
                <w10:wrap type="square"/>
              </v:shape>
            </w:pict>
          </mc:Fallback>
        </mc:AlternateContent>
      </w:r>
    </w:p>
    <w:p w14:paraId="5232E002" w14:textId="65469293" w:rsidR="00147A8E" w:rsidRDefault="00147A8E" w:rsidP="00AA3D48">
      <w:pPr>
        <w:ind w:right="-1380"/>
        <w:jc w:val="both"/>
        <w:outlineLvl w:val="0"/>
        <w:rPr>
          <w:rFonts w:eastAsia="Times New Roman"/>
          <w:i/>
          <w:color w:val="0000FF"/>
          <w:sz w:val="20"/>
          <w:szCs w:val="20"/>
        </w:rPr>
      </w:pPr>
    </w:p>
    <w:p w14:paraId="04C8861F" w14:textId="47D5F0BC" w:rsidR="00147A8E" w:rsidRDefault="00147A8E" w:rsidP="00AA3D48">
      <w:pPr>
        <w:ind w:right="-1380"/>
        <w:jc w:val="both"/>
        <w:outlineLvl w:val="0"/>
        <w:rPr>
          <w:rFonts w:eastAsia="Times New Roman"/>
          <w:i/>
          <w:color w:val="0000FF"/>
          <w:sz w:val="20"/>
          <w:szCs w:val="20"/>
        </w:rPr>
      </w:pPr>
    </w:p>
    <w:p w14:paraId="1BCDFB20" w14:textId="3C0114BB" w:rsidR="00147A8E" w:rsidRDefault="00147A8E" w:rsidP="00AA3D48">
      <w:pPr>
        <w:ind w:right="-1380"/>
        <w:jc w:val="both"/>
        <w:outlineLvl w:val="0"/>
        <w:rPr>
          <w:rFonts w:eastAsia="Times New Roman"/>
          <w:i/>
          <w:color w:val="0000FF"/>
          <w:sz w:val="20"/>
          <w:szCs w:val="20"/>
        </w:rPr>
      </w:pPr>
    </w:p>
    <w:p w14:paraId="4827C661" w14:textId="5E4A1AB3" w:rsidR="00147A8E" w:rsidRDefault="00147A8E" w:rsidP="00AA3D48">
      <w:pPr>
        <w:ind w:right="-1380"/>
        <w:jc w:val="both"/>
        <w:outlineLvl w:val="0"/>
        <w:rPr>
          <w:rFonts w:eastAsia="Times New Roman"/>
          <w:i/>
          <w:color w:val="0000FF"/>
          <w:sz w:val="20"/>
          <w:szCs w:val="20"/>
        </w:rPr>
      </w:pPr>
    </w:p>
    <w:p w14:paraId="0BB85E99" w14:textId="567A6705" w:rsidR="00A459F1" w:rsidRDefault="00B56706" w:rsidP="00A459F1">
      <w:pPr>
        <w:ind w:right="-1380"/>
        <w:jc w:val="both"/>
        <w:outlineLvl w:val="0"/>
        <w:rPr>
          <w:rFonts w:eastAsia="Times New Roman"/>
          <w:color w:val="000000" w:themeColor="text1"/>
          <w:sz w:val="20"/>
          <w:szCs w:val="20"/>
        </w:rPr>
      </w:pPr>
      <w:r>
        <w:rPr>
          <w:rFonts w:eastAsia="Times New Roman"/>
          <w:i/>
          <w:color w:val="000000" w:themeColor="text1"/>
          <w:sz w:val="20"/>
          <w:szCs w:val="20"/>
        </w:rPr>
        <w:t>Figure 2.1</w:t>
      </w:r>
      <w:r w:rsidR="00A459F1">
        <w:rPr>
          <w:rFonts w:eastAsia="Times New Roman"/>
          <w:i/>
          <w:color w:val="000000" w:themeColor="text1"/>
          <w:sz w:val="20"/>
          <w:szCs w:val="20"/>
        </w:rPr>
        <w:t xml:space="preserve">. </w:t>
      </w:r>
      <w:r w:rsidR="00A459F1">
        <w:rPr>
          <w:rFonts w:eastAsia="Times New Roman"/>
          <w:color w:val="000000" w:themeColor="text1"/>
          <w:sz w:val="20"/>
          <w:szCs w:val="20"/>
        </w:rPr>
        <w:t>Mortality rate in CO</w:t>
      </w:r>
      <w:r w:rsidR="00AF6216">
        <w:rPr>
          <w:rFonts w:eastAsia="Times New Roman"/>
          <w:color w:val="000000" w:themeColor="text1"/>
          <w:sz w:val="20"/>
          <w:szCs w:val="20"/>
          <w:vertAlign w:val="subscript"/>
        </w:rPr>
        <w:t>1-5</w:t>
      </w:r>
      <w:r w:rsidR="00A459F1">
        <w:rPr>
          <w:rFonts w:eastAsia="Times New Roman"/>
          <w:color w:val="000000" w:themeColor="text1"/>
          <w:sz w:val="20"/>
          <w:szCs w:val="20"/>
        </w:rPr>
        <w:t xml:space="preserve"> control flies at age 14 days. Combined sexes (A), male flies (B), and female flies (C).</w:t>
      </w:r>
    </w:p>
    <w:p w14:paraId="3B11D7C4" w14:textId="6378B46F" w:rsidR="00A459F1" w:rsidRPr="00147A8E" w:rsidRDefault="00A112E7" w:rsidP="003401F0">
      <w:pPr>
        <w:ind w:right="-1380"/>
        <w:jc w:val="both"/>
        <w:outlineLvl w:val="0"/>
        <w:rPr>
          <w:rFonts w:eastAsia="Times New Roman"/>
          <w:color w:val="000000" w:themeColor="text1"/>
          <w:sz w:val="20"/>
          <w:szCs w:val="20"/>
        </w:rPr>
      </w:pPr>
      <w:r>
        <w:rPr>
          <w:rFonts w:eastAsia="Times New Roman"/>
          <w:color w:val="000000" w:themeColor="text1"/>
          <w:sz w:val="20"/>
          <w:szCs w:val="20"/>
        </w:rPr>
        <w:t xml:space="preserve"> X axis show day after spray and Y axi</w:t>
      </w:r>
      <w:r w:rsidR="00A459F1">
        <w:rPr>
          <w:rFonts w:eastAsia="Times New Roman"/>
          <w:color w:val="000000" w:themeColor="text1"/>
          <w:sz w:val="20"/>
          <w:szCs w:val="20"/>
        </w:rPr>
        <w:t xml:space="preserve">s shows number of dead flies. Control group flies did not spray.  </w:t>
      </w:r>
    </w:p>
    <w:p w14:paraId="38F24337" w14:textId="2EBAD0B9" w:rsidR="00147A8E" w:rsidRPr="00A459F1" w:rsidRDefault="00147A8E" w:rsidP="00AA3D48">
      <w:pPr>
        <w:ind w:right="-1380"/>
        <w:jc w:val="both"/>
        <w:outlineLvl w:val="0"/>
        <w:rPr>
          <w:rFonts w:eastAsia="Times New Roman"/>
          <w:color w:val="000000" w:themeColor="text1"/>
          <w:sz w:val="20"/>
          <w:szCs w:val="20"/>
        </w:rPr>
      </w:pPr>
    </w:p>
    <w:p w14:paraId="410975DD" w14:textId="43BA823A" w:rsidR="00147A8E" w:rsidRDefault="00147A8E" w:rsidP="00AA3D48">
      <w:pPr>
        <w:ind w:right="-1380"/>
        <w:jc w:val="both"/>
        <w:outlineLvl w:val="0"/>
        <w:rPr>
          <w:rFonts w:eastAsia="Times New Roman"/>
          <w:i/>
          <w:color w:val="0000FF"/>
          <w:sz w:val="20"/>
          <w:szCs w:val="20"/>
        </w:rPr>
      </w:pPr>
    </w:p>
    <w:p w14:paraId="22FB73CE" w14:textId="557C1F31" w:rsidR="00147A8E" w:rsidRDefault="00147A8E" w:rsidP="00AA3D48">
      <w:pPr>
        <w:ind w:right="-1380"/>
        <w:jc w:val="both"/>
        <w:outlineLvl w:val="0"/>
        <w:rPr>
          <w:rFonts w:eastAsia="Times New Roman"/>
          <w:i/>
          <w:color w:val="0000FF"/>
          <w:sz w:val="20"/>
          <w:szCs w:val="20"/>
        </w:rPr>
      </w:pPr>
    </w:p>
    <w:p w14:paraId="23967B7B" w14:textId="002993A7" w:rsidR="00147A8E" w:rsidRDefault="00147A8E" w:rsidP="00AA3D48">
      <w:pPr>
        <w:ind w:right="-1380"/>
        <w:jc w:val="both"/>
        <w:outlineLvl w:val="0"/>
        <w:rPr>
          <w:rFonts w:eastAsia="Times New Roman"/>
          <w:i/>
          <w:color w:val="0000FF"/>
          <w:sz w:val="20"/>
          <w:szCs w:val="20"/>
        </w:rPr>
      </w:pPr>
    </w:p>
    <w:p w14:paraId="66ED5AD4" w14:textId="003A2D87" w:rsidR="00147A8E" w:rsidRDefault="00147A8E" w:rsidP="00AA3D48">
      <w:pPr>
        <w:ind w:right="-1380"/>
        <w:jc w:val="both"/>
        <w:outlineLvl w:val="0"/>
        <w:rPr>
          <w:rFonts w:eastAsia="Times New Roman"/>
          <w:i/>
          <w:color w:val="0000FF"/>
          <w:sz w:val="20"/>
          <w:szCs w:val="20"/>
        </w:rPr>
      </w:pPr>
    </w:p>
    <w:p w14:paraId="3AC256A0" w14:textId="19B7FF89" w:rsidR="00147A8E" w:rsidRDefault="00AF6216" w:rsidP="00AF6216">
      <w:pPr>
        <w:tabs>
          <w:tab w:val="left" w:pos="4255"/>
        </w:tabs>
        <w:ind w:right="-1380"/>
        <w:jc w:val="both"/>
        <w:outlineLvl w:val="0"/>
        <w:rPr>
          <w:rFonts w:eastAsia="Times New Roman"/>
          <w:i/>
          <w:color w:val="0000FF"/>
          <w:sz w:val="20"/>
          <w:szCs w:val="20"/>
        </w:rPr>
      </w:pPr>
      <w:r>
        <w:rPr>
          <w:rFonts w:eastAsia="Times New Roman"/>
          <w:i/>
          <w:color w:val="0000FF"/>
          <w:sz w:val="20"/>
          <w:szCs w:val="20"/>
        </w:rPr>
        <w:tab/>
      </w:r>
    </w:p>
    <w:p w14:paraId="4C820946" w14:textId="4C2027DF" w:rsidR="00147A8E" w:rsidRDefault="00147A8E" w:rsidP="00AA3D48">
      <w:pPr>
        <w:ind w:right="-1380"/>
        <w:jc w:val="both"/>
        <w:outlineLvl w:val="0"/>
        <w:rPr>
          <w:rFonts w:eastAsia="Times New Roman"/>
          <w:i/>
          <w:color w:val="0000FF"/>
          <w:sz w:val="20"/>
          <w:szCs w:val="20"/>
        </w:rPr>
      </w:pPr>
    </w:p>
    <w:p w14:paraId="33AA9168" w14:textId="08A67A59" w:rsidR="00147A8E" w:rsidRDefault="003401F0" w:rsidP="00AA3D48">
      <w:pPr>
        <w:ind w:right="-1380"/>
        <w:jc w:val="both"/>
        <w:outlineLvl w:val="0"/>
        <w:rPr>
          <w:rFonts w:eastAsia="Times New Roman"/>
          <w:i/>
          <w:color w:val="0000FF"/>
          <w:sz w:val="20"/>
          <w:szCs w:val="20"/>
        </w:rPr>
      </w:pPr>
      <w:ins w:id="459" w:author="elnazbagheri" w:date="2020-03-30T22:21:00Z">
        <w:r>
          <w:rPr>
            <w:rFonts w:eastAsia="Times New Roman"/>
            <w:noProof/>
            <w:color w:val="0000FF"/>
            <w:rPrChange w:id="460" w:author="Unknown">
              <w:rPr>
                <w:noProof/>
              </w:rPr>
            </w:rPrChange>
          </w:rPr>
          <mc:AlternateContent>
            <mc:Choice Requires="wps">
              <w:drawing>
                <wp:anchor distT="0" distB="0" distL="114300" distR="114300" simplePos="0" relativeHeight="251734016" behindDoc="0" locked="0" layoutInCell="1" allowOverlap="1" wp14:anchorId="77BA6752" wp14:editId="4E03ED2F">
                  <wp:simplePos x="0" y="0"/>
                  <wp:positionH relativeFrom="column">
                    <wp:posOffset>636905</wp:posOffset>
                  </wp:positionH>
                  <wp:positionV relativeFrom="paragraph">
                    <wp:posOffset>17780</wp:posOffset>
                  </wp:positionV>
                  <wp:extent cx="229235" cy="22860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22923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F86B27" w14:textId="77777777" w:rsidR="00DE3302" w:rsidRPr="007E23FC" w:rsidRDefault="00DE3302" w:rsidP="00AF6216">
                              <w:pPr>
                                <w:rPr>
                                  <w:color w:val="000000" w:themeColor="text1"/>
                                </w:rPr>
                              </w:pPr>
                              <w:r>
                                <w:rPr>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BA6752" id="Text Box 56" o:spid="_x0000_s1038" type="#_x0000_t202" style="position:absolute;left:0;text-align:left;margin-left:50.15pt;margin-top:1.4pt;width:18.05pt;height:18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" filled="f" stroked="f">
                  <v:textbox>
                    <w:txbxContent>
                      <w:p w14:paraId="28F86B27" w14:textId="77777777" w:rsidR="00DE3302" w:rsidRPr="007E23FC" w:rsidRDefault="00DE3302" w:rsidP="00AF6216">
                        <w:pPr>
                          <w:rPr>
                            <w:color w:val="000000" w:themeColor="text1"/>
                          </w:rPr>
                        </w:pPr>
                        <w:r>
                          <w:rPr>
                            <w:color w:val="000000" w:themeColor="text1"/>
                          </w:rPr>
                          <w:t>A</w:t>
                        </w:r>
                      </w:p>
                    </w:txbxContent>
                  </v:textbox>
                  <w10:wrap type="square"/>
                </v:shape>
              </w:pict>
            </mc:Fallback>
          </mc:AlternateContent>
        </w:r>
      </w:ins>
      <w:ins w:id="461" w:author="elnazbagheri" w:date="2020-03-30T22:22:00Z">
        <w:r>
          <w:rPr>
            <w:rFonts w:eastAsia="Times New Roman"/>
            <w:noProof/>
            <w:color w:val="0000FF"/>
            <w:rPrChange w:id="462" w:author="Unknown">
              <w:rPr>
                <w:noProof/>
              </w:rPr>
            </w:rPrChange>
          </w:rPr>
          <mc:AlternateContent>
            <mc:Choice Requires="wps">
              <w:drawing>
                <wp:anchor distT="0" distB="0" distL="114300" distR="114300" simplePos="0" relativeHeight="251736064" behindDoc="0" locked="0" layoutInCell="1" allowOverlap="1" wp14:anchorId="3AA44969" wp14:editId="79BA397A">
                  <wp:simplePos x="0" y="0"/>
                  <wp:positionH relativeFrom="column">
                    <wp:posOffset>3039110</wp:posOffset>
                  </wp:positionH>
                  <wp:positionV relativeFrom="paragraph">
                    <wp:posOffset>18415</wp:posOffset>
                  </wp:positionV>
                  <wp:extent cx="228600" cy="340360"/>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2286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6F0C06" w14:textId="77777777" w:rsidR="00DE3302" w:rsidRDefault="00DE3302" w:rsidP="00AF621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A44969" id="Text Box 57" o:spid="_x0000_s1039" type="#_x0000_t202" style="position:absolute;left:0;text-align:left;margin-left:239.3pt;margin-top:1.45pt;width:18pt;height:26.8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" filled="f" stroked="f">
                  <v:textbox>
                    <w:txbxContent>
                      <w:p w14:paraId="016F0C06" w14:textId="77777777" w:rsidR="00DE3302" w:rsidRDefault="00DE3302" w:rsidP="00AF6216">
                        <w:r>
                          <w:t>B</w:t>
                        </w:r>
                      </w:p>
                    </w:txbxContent>
                  </v:textbox>
                  <w10:wrap type="square"/>
                </v:shape>
              </w:pict>
            </mc:Fallback>
          </mc:AlternateContent>
        </w:r>
      </w:ins>
      <w:r>
        <w:rPr>
          <w:rFonts w:eastAsia="Times New Roman"/>
          <w:noProof/>
          <w:color w:val="0000FF"/>
        </w:rPr>
        <mc:AlternateContent>
          <mc:Choice Requires="wps">
            <w:drawing>
              <wp:anchor distT="0" distB="0" distL="114300" distR="114300" simplePos="0" relativeHeight="251738112" behindDoc="0" locked="0" layoutInCell="1" allowOverlap="1" wp14:anchorId="26A24FE1" wp14:editId="0D1034C5">
                <wp:simplePos x="0" y="0"/>
                <wp:positionH relativeFrom="column">
                  <wp:posOffset>5327015</wp:posOffset>
                </wp:positionH>
                <wp:positionV relativeFrom="paragraph">
                  <wp:posOffset>22225</wp:posOffset>
                </wp:positionV>
                <wp:extent cx="228600" cy="33401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228600" cy="3340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85A41E" w14:textId="77777777" w:rsidR="00DE3302" w:rsidRDefault="00DE3302" w:rsidP="00AF6216">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24FE1" id="Text Box 58" o:spid="_x0000_s1040" type="#_x0000_t202" style="position:absolute;left:0;text-align:left;margin-left:419.45pt;margin-top:1.75pt;width:18pt;height:26.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" filled="f" stroked="f">
                <v:textbox>
                  <w:txbxContent>
                    <w:p w14:paraId="4C85A41E" w14:textId="77777777" w:rsidR="00DE3302" w:rsidRDefault="00DE3302" w:rsidP="00AF6216">
                      <w:r>
                        <w:t>C</w:t>
                      </w:r>
                    </w:p>
                  </w:txbxContent>
                </v:textbox>
                <w10:wrap type="square"/>
              </v:shape>
            </w:pict>
          </mc:Fallback>
        </mc:AlternateContent>
      </w:r>
    </w:p>
    <w:p w14:paraId="3199077E" w14:textId="357B4048" w:rsidR="00147A8E" w:rsidRDefault="00AF6216" w:rsidP="00AA3D48">
      <w:pPr>
        <w:ind w:right="-1380"/>
        <w:jc w:val="both"/>
        <w:outlineLvl w:val="0"/>
        <w:rPr>
          <w:rFonts w:eastAsia="Times New Roman"/>
          <w:i/>
          <w:color w:val="0000FF"/>
          <w:sz w:val="20"/>
          <w:szCs w:val="20"/>
        </w:rPr>
      </w:pPr>
      <w:r>
        <w:rPr>
          <w:rFonts w:eastAsia="Times New Roman"/>
          <w:i/>
          <w:noProof/>
          <w:color w:val="0000FF"/>
          <w:sz w:val="20"/>
          <w:szCs w:val="20"/>
        </w:rPr>
        <w:drawing>
          <wp:anchor distT="0" distB="0" distL="114300" distR="114300" simplePos="0" relativeHeight="251729920" behindDoc="0" locked="0" layoutInCell="1" allowOverlap="1" wp14:anchorId="6D2A6776" wp14:editId="133A239A">
            <wp:simplePos x="0" y="0"/>
            <wp:positionH relativeFrom="column">
              <wp:posOffset>-273719</wp:posOffset>
            </wp:positionH>
            <wp:positionV relativeFrom="paragraph">
              <wp:posOffset>99541</wp:posOffset>
            </wp:positionV>
            <wp:extent cx="2230684" cy="2404899"/>
            <wp:effectExtent l="0" t="0" r="5080" b="8255"/>
            <wp:wrapNone/>
            <wp:docPr id="52" name="Picture 52" descr="../Desktop/Screen%20Shot%202020-03-31%20at%208.37.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20-03-31%20at%208.37.10%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7157" cy="242265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i/>
          <w:noProof/>
          <w:color w:val="0000FF"/>
          <w:sz w:val="20"/>
          <w:szCs w:val="20"/>
        </w:rPr>
        <w:drawing>
          <wp:anchor distT="0" distB="0" distL="114300" distR="114300" simplePos="0" relativeHeight="251730944" behindDoc="0" locked="0" layoutInCell="1" allowOverlap="1" wp14:anchorId="0F12CD73" wp14:editId="6E75B0E0">
            <wp:simplePos x="0" y="0"/>
            <wp:positionH relativeFrom="column">
              <wp:posOffset>2009139</wp:posOffset>
            </wp:positionH>
            <wp:positionV relativeFrom="paragraph">
              <wp:posOffset>107778</wp:posOffset>
            </wp:positionV>
            <wp:extent cx="4574781" cy="2396490"/>
            <wp:effectExtent l="0" t="0" r="0" b="0"/>
            <wp:wrapNone/>
            <wp:docPr id="53" name="Picture 53" descr="../Desktop/Screen%20Shot%202020-03-31%20at%208.53.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20-03-31%20at%208.53.52%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7615" cy="24032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C135E7" w14:textId="3272C5BF" w:rsidR="00147A8E" w:rsidRDefault="00147A8E" w:rsidP="00AA3D48">
      <w:pPr>
        <w:ind w:right="-1380"/>
        <w:jc w:val="both"/>
        <w:outlineLvl w:val="0"/>
        <w:rPr>
          <w:rFonts w:eastAsia="Times New Roman"/>
          <w:i/>
          <w:color w:val="0000FF"/>
          <w:sz w:val="20"/>
          <w:szCs w:val="20"/>
        </w:rPr>
      </w:pPr>
    </w:p>
    <w:p w14:paraId="4D3DC38C" w14:textId="23DEB7B3" w:rsidR="00147A8E" w:rsidRDefault="00147A8E" w:rsidP="00AA3D48">
      <w:pPr>
        <w:ind w:right="-1380"/>
        <w:jc w:val="both"/>
        <w:outlineLvl w:val="0"/>
        <w:rPr>
          <w:rFonts w:eastAsia="Times New Roman"/>
          <w:i/>
          <w:color w:val="0000FF"/>
          <w:sz w:val="20"/>
          <w:szCs w:val="20"/>
        </w:rPr>
      </w:pPr>
    </w:p>
    <w:p w14:paraId="5583A986" w14:textId="267BF09C" w:rsidR="00147A8E" w:rsidRDefault="00147A8E" w:rsidP="00AA3D48">
      <w:pPr>
        <w:ind w:right="-1380"/>
        <w:jc w:val="both"/>
        <w:outlineLvl w:val="0"/>
        <w:rPr>
          <w:rFonts w:eastAsia="Times New Roman"/>
          <w:i/>
          <w:color w:val="0000FF"/>
          <w:sz w:val="20"/>
          <w:szCs w:val="20"/>
        </w:rPr>
      </w:pPr>
    </w:p>
    <w:p w14:paraId="370B6773" w14:textId="09F767D5" w:rsidR="00147A8E" w:rsidRDefault="00147A8E" w:rsidP="00AA3D48">
      <w:pPr>
        <w:ind w:right="-1380"/>
        <w:jc w:val="both"/>
        <w:outlineLvl w:val="0"/>
        <w:rPr>
          <w:rFonts w:eastAsia="Times New Roman"/>
          <w:i/>
          <w:color w:val="0000FF"/>
          <w:sz w:val="20"/>
          <w:szCs w:val="20"/>
        </w:rPr>
      </w:pPr>
    </w:p>
    <w:p w14:paraId="4B8C8496" w14:textId="7356FDDD" w:rsidR="00147A8E" w:rsidRDefault="00AF6216" w:rsidP="00AA3D48">
      <w:pPr>
        <w:ind w:right="-1380"/>
        <w:jc w:val="both"/>
        <w:outlineLvl w:val="0"/>
        <w:rPr>
          <w:rFonts w:eastAsia="Times New Roman"/>
          <w:i/>
          <w:color w:val="0000FF"/>
          <w:sz w:val="20"/>
          <w:szCs w:val="20"/>
        </w:rPr>
      </w:pPr>
      <w:r>
        <w:rPr>
          <w:rFonts w:eastAsia="Times New Roman"/>
          <w:noProof/>
          <w:color w:val="0000FF"/>
        </w:rPr>
        <w:drawing>
          <wp:anchor distT="0" distB="0" distL="114300" distR="114300" simplePos="0" relativeHeight="251731968" behindDoc="0" locked="0" layoutInCell="1" allowOverlap="1" wp14:anchorId="5DAEE19E" wp14:editId="72E18330">
            <wp:simplePos x="0" y="0"/>
            <wp:positionH relativeFrom="column">
              <wp:posOffset>-735038</wp:posOffset>
            </wp:positionH>
            <wp:positionV relativeFrom="paragraph">
              <wp:posOffset>176599</wp:posOffset>
            </wp:positionV>
            <wp:extent cx="369085" cy="683191"/>
            <wp:effectExtent l="0" t="0" r="12065" b="3175"/>
            <wp:wrapNone/>
            <wp:docPr id="55" name="Picture 55" descr="../Desktop/Screen%20Shot%202020-03-31%20at%208.54.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20-03-31%20at%208.54.04%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469" cy="7301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C75837" w14:textId="609627C5" w:rsidR="00147A8E" w:rsidRDefault="00147A8E" w:rsidP="00AA3D48">
      <w:pPr>
        <w:ind w:right="-1380"/>
        <w:jc w:val="both"/>
        <w:outlineLvl w:val="0"/>
        <w:rPr>
          <w:rFonts w:eastAsia="Times New Roman"/>
          <w:i/>
          <w:color w:val="0000FF"/>
          <w:sz w:val="20"/>
          <w:szCs w:val="20"/>
        </w:rPr>
      </w:pPr>
    </w:p>
    <w:p w14:paraId="42901B22" w14:textId="5D5189DE" w:rsidR="00147A8E" w:rsidRDefault="00147A8E" w:rsidP="00AA3D48">
      <w:pPr>
        <w:ind w:right="-1380"/>
        <w:jc w:val="both"/>
        <w:outlineLvl w:val="0"/>
        <w:rPr>
          <w:rFonts w:eastAsia="Times New Roman"/>
          <w:i/>
          <w:color w:val="0000FF"/>
          <w:sz w:val="20"/>
          <w:szCs w:val="20"/>
        </w:rPr>
      </w:pPr>
    </w:p>
    <w:p w14:paraId="2D6DC96F" w14:textId="323A55B7" w:rsidR="00147A8E" w:rsidRDefault="00147A8E" w:rsidP="00AA3D48">
      <w:pPr>
        <w:ind w:right="-1380"/>
        <w:jc w:val="both"/>
        <w:outlineLvl w:val="0"/>
        <w:rPr>
          <w:rFonts w:eastAsia="Times New Roman"/>
          <w:i/>
          <w:color w:val="0000FF"/>
          <w:sz w:val="20"/>
          <w:szCs w:val="20"/>
        </w:rPr>
      </w:pPr>
    </w:p>
    <w:p w14:paraId="0372E953" w14:textId="459AE3DE" w:rsidR="00147A8E" w:rsidRDefault="00AF6216" w:rsidP="00AA3D48">
      <w:pPr>
        <w:ind w:right="-1380"/>
        <w:jc w:val="both"/>
        <w:outlineLvl w:val="0"/>
        <w:rPr>
          <w:rFonts w:eastAsia="Times New Roman"/>
          <w:i/>
          <w:color w:val="0000FF"/>
          <w:sz w:val="20"/>
          <w:szCs w:val="20"/>
        </w:rPr>
      </w:pPr>
      <w:r>
        <w:rPr>
          <w:rFonts w:eastAsia="Times New Roman"/>
          <w:i/>
          <w:noProof/>
          <w:color w:val="0000FF"/>
          <w:sz w:val="20"/>
          <w:szCs w:val="20"/>
        </w:rPr>
        <w:drawing>
          <wp:inline distT="0" distB="0" distL="0" distR="0" wp14:anchorId="68B5604F" wp14:editId="73D3A337">
            <wp:extent cx="609600" cy="1128395"/>
            <wp:effectExtent l="0" t="0" r="0" b="0"/>
            <wp:docPr id="54" name="Picture 54" descr="../Desktop/Screen%20Shot%202020-03-31%20at%208.54.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20-03-31%20at%208.54.04%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 cy="1128395"/>
                    </a:xfrm>
                    <a:prstGeom prst="rect">
                      <a:avLst/>
                    </a:prstGeom>
                    <a:noFill/>
                    <a:ln>
                      <a:noFill/>
                    </a:ln>
                  </pic:spPr>
                </pic:pic>
              </a:graphicData>
            </a:graphic>
          </wp:inline>
        </w:drawing>
      </w:r>
    </w:p>
    <w:p w14:paraId="6A6DBFDC" w14:textId="6C3DA153" w:rsidR="00147A8E" w:rsidRDefault="00147A8E" w:rsidP="00AA3D48">
      <w:pPr>
        <w:ind w:right="-1380"/>
        <w:jc w:val="both"/>
        <w:outlineLvl w:val="0"/>
        <w:rPr>
          <w:rFonts w:eastAsia="Times New Roman"/>
          <w:i/>
          <w:color w:val="0000FF"/>
          <w:sz w:val="20"/>
          <w:szCs w:val="20"/>
        </w:rPr>
      </w:pPr>
    </w:p>
    <w:p w14:paraId="0F66494B" w14:textId="77777777" w:rsidR="00147A8E" w:rsidRDefault="00147A8E" w:rsidP="003401F0">
      <w:pPr>
        <w:ind w:left="-90" w:right="-1380"/>
        <w:jc w:val="both"/>
        <w:outlineLvl w:val="0"/>
        <w:rPr>
          <w:rFonts w:eastAsia="Times New Roman"/>
          <w:i/>
          <w:color w:val="0000FF"/>
          <w:sz w:val="20"/>
          <w:szCs w:val="20"/>
        </w:rPr>
      </w:pPr>
    </w:p>
    <w:p w14:paraId="62168B13" w14:textId="442E548F" w:rsidR="00147A8E" w:rsidRPr="00AF6216" w:rsidRDefault="00AF6216" w:rsidP="003401F0">
      <w:pPr>
        <w:ind w:left="-180" w:right="-1380"/>
        <w:jc w:val="both"/>
        <w:outlineLvl w:val="0"/>
        <w:rPr>
          <w:rFonts w:eastAsia="Times New Roman"/>
          <w:i/>
          <w:color w:val="000000" w:themeColor="text1"/>
          <w:sz w:val="20"/>
          <w:szCs w:val="20"/>
        </w:rPr>
      </w:pPr>
      <w:r>
        <w:rPr>
          <w:rFonts w:eastAsia="Times New Roman"/>
          <w:i/>
          <w:color w:val="000000" w:themeColor="text1"/>
          <w:sz w:val="20"/>
          <w:szCs w:val="20"/>
        </w:rPr>
        <w:t xml:space="preserve">Figure 2.2. </w:t>
      </w:r>
      <w:r>
        <w:rPr>
          <w:rFonts w:eastAsia="Times New Roman"/>
          <w:color w:val="000000" w:themeColor="text1"/>
          <w:sz w:val="20"/>
          <w:szCs w:val="20"/>
        </w:rPr>
        <w:t>Mortality rate in CO</w:t>
      </w:r>
      <w:r>
        <w:rPr>
          <w:rFonts w:eastAsia="Times New Roman"/>
          <w:color w:val="000000" w:themeColor="text1"/>
          <w:sz w:val="20"/>
          <w:szCs w:val="20"/>
          <w:vertAlign w:val="subscript"/>
        </w:rPr>
        <w:t>1-5</w:t>
      </w:r>
      <w:r>
        <w:rPr>
          <w:rFonts w:eastAsia="Times New Roman"/>
          <w:color w:val="000000" w:themeColor="text1"/>
          <w:sz w:val="20"/>
          <w:szCs w:val="20"/>
        </w:rPr>
        <w:t xml:space="preserve"> un-infected flies at age 14</w:t>
      </w:r>
      <w:r w:rsidR="003401F0">
        <w:rPr>
          <w:rFonts w:eastAsia="Times New Roman"/>
          <w:color w:val="000000" w:themeColor="text1"/>
          <w:sz w:val="20"/>
          <w:szCs w:val="20"/>
        </w:rPr>
        <w:t xml:space="preserve"> (dark blue)</w:t>
      </w:r>
      <w:r>
        <w:rPr>
          <w:rFonts w:eastAsia="Times New Roman"/>
          <w:color w:val="000000" w:themeColor="text1"/>
          <w:sz w:val="20"/>
          <w:szCs w:val="20"/>
        </w:rPr>
        <w:t>, 28</w:t>
      </w:r>
      <w:r w:rsidR="003401F0">
        <w:rPr>
          <w:rFonts w:eastAsia="Times New Roman"/>
          <w:color w:val="000000" w:themeColor="text1"/>
          <w:sz w:val="20"/>
          <w:szCs w:val="20"/>
        </w:rPr>
        <w:t xml:space="preserve"> (yellow)</w:t>
      </w:r>
      <w:r>
        <w:rPr>
          <w:rFonts w:eastAsia="Times New Roman"/>
          <w:color w:val="000000" w:themeColor="text1"/>
          <w:sz w:val="20"/>
          <w:szCs w:val="20"/>
        </w:rPr>
        <w:t>, 42</w:t>
      </w:r>
      <w:r w:rsidR="003401F0">
        <w:rPr>
          <w:rFonts w:eastAsia="Times New Roman"/>
          <w:color w:val="000000" w:themeColor="text1"/>
          <w:sz w:val="20"/>
          <w:szCs w:val="20"/>
        </w:rPr>
        <w:t xml:space="preserve"> (gray)</w:t>
      </w:r>
      <w:r>
        <w:rPr>
          <w:rFonts w:eastAsia="Times New Roman"/>
          <w:color w:val="000000" w:themeColor="text1"/>
          <w:sz w:val="20"/>
          <w:szCs w:val="20"/>
        </w:rPr>
        <w:t>, 56</w:t>
      </w:r>
      <w:r w:rsidR="003401F0">
        <w:rPr>
          <w:rFonts w:eastAsia="Times New Roman"/>
          <w:color w:val="000000" w:themeColor="text1"/>
          <w:sz w:val="20"/>
          <w:szCs w:val="20"/>
        </w:rPr>
        <w:t xml:space="preserve"> (red)</w:t>
      </w:r>
      <w:r>
        <w:rPr>
          <w:rFonts w:eastAsia="Times New Roman"/>
          <w:color w:val="000000" w:themeColor="text1"/>
          <w:sz w:val="20"/>
          <w:szCs w:val="20"/>
        </w:rPr>
        <w:t>, and 70</w:t>
      </w:r>
      <w:r w:rsidR="003401F0">
        <w:rPr>
          <w:rFonts w:eastAsia="Times New Roman"/>
          <w:color w:val="000000" w:themeColor="text1"/>
          <w:sz w:val="20"/>
          <w:szCs w:val="20"/>
        </w:rPr>
        <w:t xml:space="preserve"> (light blue)</w:t>
      </w:r>
      <w:r>
        <w:rPr>
          <w:rFonts w:eastAsia="Times New Roman"/>
          <w:color w:val="000000" w:themeColor="text1"/>
          <w:sz w:val="20"/>
          <w:szCs w:val="20"/>
        </w:rPr>
        <w:t xml:space="preserve"> days. Combined sexes (A), male flies (B), and female flies </w:t>
      </w:r>
      <w:r w:rsidR="00A112E7">
        <w:rPr>
          <w:rFonts w:eastAsia="Times New Roman"/>
          <w:color w:val="000000" w:themeColor="text1"/>
          <w:sz w:val="20"/>
          <w:szCs w:val="20"/>
        </w:rPr>
        <w:t>(C). X axi</w:t>
      </w:r>
      <w:r>
        <w:rPr>
          <w:rFonts w:eastAsia="Times New Roman"/>
          <w:color w:val="000000" w:themeColor="text1"/>
          <w:sz w:val="20"/>
          <w:szCs w:val="20"/>
        </w:rPr>
        <w:t>s show da</w:t>
      </w:r>
      <w:r w:rsidR="00A112E7">
        <w:rPr>
          <w:rFonts w:eastAsia="Times New Roman"/>
          <w:color w:val="000000" w:themeColor="text1"/>
          <w:sz w:val="20"/>
          <w:szCs w:val="20"/>
        </w:rPr>
        <w:t>y after spray and Y axi</w:t>
      </w:r>
      <w:r>
        <w:rPr>
          <w:rFonts w:eastAsia="Times New Roman"/>
          <w:color w:val="000000" w:themeColor="text1"/>
          <w:sz w:val="20"/>
          <w:szCs w:val="20"/>
        </w:rPr>
        <w:t xml:space="preserve">s shows number of dead flies. Un-infected group of flies was sprayed with </w:t>
      </w:r>
      <w:proofErr w:type="spellStart"/>
      <w:r>
        <w:rPr>
          <w:rFonts w:eastAsia="Times New Roman"/>
          <w:color w:val="000000" w:themeColor="text1"/>
          <w:sz w:val="20"/>
          <w:szCs w:val="20"/>
        </w:rPr>
        <w:t>silwet</w:t>
      </w:r>
      <w:proofErr w:type="spellEnd"/>
      <w:r>
        <w:rPr>
          <w:rFonts w:eastAsia="Times New Roman"/>
          <w:color w:val="000000" w:themeColor="text1"/>
          <w:sz w:val="20"/>
          <w:szCs w:val="20"/>
        </w:rPr>
        <w:t xml:space="preserve">.  </w:t>
      </w:r>
    </w:p>
    <w:p w14:paraId="15E24706" w14:textId="5BC19F40" w:rsidR="00147A8E" w:rsidRDefault="00147A8E" w:rsidP="00AA3D48">
      <w:pPr>
        <w:ind w:right="-1380"/>
        <w:jc w:val="both"/>
        <w:outlineLvl w:val="0"/>
        <w:rPr>
          <w:rFonts w:eastAsia="Times New Roman"/>
          <w:i/>
          <w:color w:val="0000FF"/>
          <w:sz w:val="20"/>
          <w:szCs w:val="20"/>
        </w:rPr>
      </w:pPr>
    </w:p>
    <w:p w14:paraId="3381286A" w14:textId="77777777" w:rsidR="006E4559" w:rsidRDefault="006E4559" w:rsidP="00AA3D48">
      <w:pPr>
        <w:ind w:right="-1380"/>
        <w:jc w:val="both"/>
        <w:outlineLvl w:val="0"/>
        <w:rPr>
          <w:rFonts w:eastAsia="Times New Roman"/>
          <w:i/>
          <w:color w:val="0000FF"/>
          <w:sz w:val="20"/>
          <w:szCs w:val="20"/>
        </w:rPr>
      </w:pPr>
    </w:p>
    <w:p w14:paraId="07AEF11B" w14:textId="77777777" w:rsidR="003401F0" w:rsidRDefault="003401F0" w:rsidP="00AA3D48">
      <w:pPr>
        <w:ind w:right="-1380"/>
        <w:jc w:val="both"/>
        <w:outlineLvl w:val="0"/>
        <w:rPr>
          <w:rFonts w:eastAsia="Times New Roman"/>
          <w:i/>
          <w:color w:val="0000FF"/>
          <w:sz w:val="20"/>
          <w:szCs w:val="20"/>
        </w:rPr>
      </w:pPr>
    </w:p>
    <w:p w14:paraId="7CF83309" w14:textId="4652AF0C" w:rsidR="006E4559" w:rsidRDefault="006E4559" w:rsidP="00AA3D48">
      <w:pPr>
        <w:ind w:right="-1380"/>
        <w:jc w:val="both"/>
        <w:outlineLvl w:val="0"/>
        <w:rPr>
          <w:rFonts w:eastAsia="Times New Roman"/>
          <w:i/>
          <w:color w:val="0000FF"/>
          <w:sz w:val="20"/>
          <w:szCs w:val="20"/>
        </w:rPr>
      </w:pPr>
    </w:p>
    <w:p w14:paraId="24CB72F8" w14:textId="6D124689" w:rsidR="00147A8E" w:rsidRDefault="003401F0" w:rsidP="00AA3D48">
      <w:pPr>
        <w:ind w:right="-1380"/>
        <w:jc w:val="both"/>
        <w:outlineLvl w:val="0"/>
        <w:rPr>
          <w:ins w:id="463" w:author="elnazbagheri" w:date="2020-03-30T22:14:00Z"/>
          <w:rFonts w:eastAsia="Times New Roman"/>
          <w:color w:val="0000FF"/>
        </w:rPr>
      </w:pPr>
      <w:r>
        <w:rPr>
          <w:rFonts w:eastAsia="Times New Roman"/>
          <w:noProof/>
          <w:color w:val="0000FF"/>
        </w:rPr>
        <mc:AlternateContent>
          <mc:Choice Requires="wps">
            <w:drawing>
              <wp:anchor distT="0" distB="0" distL="114300" distR="114300" simplePos="0" relativeHeight="251747328" behindDoc="0" locked="0" layoutInCell="1" allowOverlap="1" wp14:anchorId="74D3A834" wp14:editId="67A8065D">
                <wp:simplePos x="0" y="0"/>
                <wp:positionH relativeFrom="column">
                  <wp:posOffset>5327650</wp:posOffset>
                </wp:positionH>
                <wp:positionV relativeFrom="paragraph">
                  <wp:posOffset>31750</wp:posOffset>
                </wp:positionV>
                <wp:extent cx="228600" cy="33401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28600" cy="3340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A8B246" w14:textId="77777777" w:rsidR="00DE3302" w:rsidRDefault="00DE3302" w:rsidP="003401F0">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3A834" id="Text Box 63" o:spid="_x0000_s1041" type="#_x0000_t202" style="position:absolute;left:0;text-align:left;margin-left:419.5pt;margin-top:2.5pt;width:18pt;height:26.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" filled="f" stroked="f">
                <v:textbox>
                  <w:txbxContent>
                    <w:p w14:paraId="1CA8B246" w14:textId="77777777" w:rsidR="00DE3302" w:rsidRDefault="00DE3302" w:rsidP="003401F0">
                      <w:r>
                        <w:t>C</w:t>
                      </w:r>
                    </w:p>
                  </w:txbxContent>
                </v:textbox>
                <w10:wrap type="square"/>
              </v:shape>
            </w:pict>
          </mc:Fallback>
        </mc:AlternateContent>
      </w:r>
      <w:ins w:id="464" w:author="elnazbagheri" w:date="2020-03-30T22:22:00Z">
        <w:r>
          <w:rPr>
            <w:rFonts w:eastAsia="Times New Roman"/>
            <w:noProof/>
            <w:color w:val="0000FF"/>
            <w:rPrChange w:id="465" w:author="Unknown">
              <w:rPr>
                <w:noProof/>
              </w:rPr>
            </w:rPrChange>
          </w:rPr>
          <mc:AlternateContent>
            <mc:Choice Requires="wps">
              <w:drawing>
                <wp:anchor distT="0" distB="0" distL="114300" distR="114300" simplePos="0" relativeHeight="251745280" behindDoc="0" locked="0" layoutInCell="1" allowOverlap="1" wp14:anchorId="7094DEBE" wp14:editId="602DBAFF">
                  <wp:simplePos x="0" y="0"/>
                  <wp:positionH relativeFrom="column">
                    <wp:posOffset>3041650</wp:posOffset>
                  </wp:positionH>
                  <wp:positionV relativeFrom="paragraph">
                    <wp:posOffset>31750</wp:posOffset>
                  </wp:positionV>
                  <wp:extent cx="228600" cy="340360"/>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2286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8AC0D2" w14:textId="77777777" w:rsidR="00DE3302" w:rsidRDefault="00DE3302" w:rsidP="003401F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4DEBE" id="Text Box 62" o:spid="_x0000_s1042" type="#_x0000_t202" style="position:absolute;left:0;text-align:left;margin-left:239.5pt;margin-top:2.5pt;width:18pt;height:26.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" filled="f" stroked="f">
                  <v:textbox>
                    <w:txbxContent>
                      <w:p w14:paraId="778AC0D2" w14:textId="77777777" w:rsidR="00DE3302" w:rsidRDefault="00DE3302" w:rsidP="003401F0">
                        <w:r>
                          <w:t>B</w:t>
                        </w:r>
                      </w:p>
                    </w:txbxContent>
                  </v:textbox>
                  <w10:wrap type="square"/>
                </v:shape>
              </w:pict>
            </mc:Fallback>
          </mc:AlternateContent>
        </w:r>
      </w:ins>
      <w:ins w:id="466" w:author="elnazbagheri" w:date="2020-03-30T22:21:00Z">
        <w:r>
          <w:rPr>
            <w:rFonts w:eastAsia="Times New Roman"/>
            <w:noProof/>
            <w:color w:val="0000FF"/>
            <w:rPrChange w:id="467" w:author="Unknown">
              <w:rPr>
                <w:noProof/>
              </w:rPr>
            </w:rPrChange>
          </w:rPr>
          <mc:AlternateContent>
            <mc:Choice Requires="wps">
              <w:drawing>
                <wp:anchor distT="0" distB="0" distL="114300" distR="114300" simplePos="0" relativeHeight="251743232" behindDoc="0" locked="0" layoutInCell="1" allowOverlap="1" wp14:anchorId="1DF66F7F" wp14:editId="44ADDDAB">
                  <wp:simplePos x="0" y="0"/>
                  <wp:positionH relativeFrom="column">
                    <wp:posOffset>641350</wp:posOffset>
                  </wp:positionH>
                  <wp:positionV relativeFrom="paragraph">
                    <wp:posOffset>31750</wp:posOffset>
                  </wp:positionV>
                  <wp:extent cx="229235" cy="228600"/>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22923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339F6E" w14:textId="77777777" w:rsidR="00DE3302" w:rsidRPr="007E23FC" w:rsidRDefault="00DE3302" w:rsidP="003401F0">
                              <w:pPr>
                                <w:rPr>
                                  <w:color w:val="000000" w:themeColor="text1"/>
                                </w:rPr>
                              </w:pPr>
                              <w:r>
                                <w:rPr>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F66F7F" id="Text Box 61" o:spid="_x0000_s1043" type="#_x0000_t202" style="position:absolute;left:0;text-align:left;margin-left:50.5pt;margin-top:2.5pt;width:18.05pt;height:18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" filled="f" stroked="f">
                  <v:textbox>
                    <w:txbxContent>
                      <w:p w14:paraId="72339F6E" w14:textId="77777777" w:rsidR="00DE3302" w:rsidRPr="007E23FC" w:rsidRDefault="00DE3302" w:rsidP="003401F0">
                        <w:pPr>
                          <w:rPr>
                            <w:color w:val="000000" w:themeColor="text1"/>
                          </w:rPr>
                        </w:pPr>
                        <w:r>
                          <w:rPr>
                            <w:color w:val="000000" w:themeColor="text1"/>
                          </w:rPr>
                          <w:t>A</w:t>
                        </w:r>
                      </w:p>
                    </w:txbxContent>
                  </v:textbox>
                  <w10:wrap type="square"/>
                </v:shape>
              </w:pict>
            </mc:Fallback>
          </mc:AlternateContent>
        </w:r>
      </w:ins>
    </w:p>
    <w:p w14:paraId="3145510A" w14:textId="4B6423B4" w:rsidR="006948F1" w:rsidRDefault="003401F0" w:rsidP="00AA3D48">
      <w:pPr>
        <w:ind w:right="-1380"/>
        <w:jc w:val="both"/>
        <w:outlineLvl w:val="0"/>
        <w:rPr>
          <w:rFonts w:eastAsia="Times New Roman"/>
          <w:color w:val="0000FF"/>
        </w:rPr>
      </w:pPr>
      <w:r>
        <w:rPr>
          <w:rFonts w:eastAsia="Times New Roman"/>
          <w:noProof/>
          <w:color w:val="0000FF"/>
        </w:rPr>
        <w:drawing>
          <wp:anchor distT="0" distB="0" distL="114300" distR="114300" simplePos="0" relativeHeight="251739136" behindDoc="0" locked="0" layoutInCell="1" allowOverlap="1" wp14:anchorId="2576E6EC" wp14:editId="5421E6E7">
            <wp:simplePos x="0" y="0"/>
            <wp:positionH relativeFrom="column">
              <wp:posOffset>-276860</wp:posOffset>
            </wp:positionH>
            <wp:positionV relativeFrom="paragraph">
              <wp:posOffset>90682</wp:posOffset>
            </wp:positionV>
            <wp:extent cx="6872280" cy="2207260"/>
            <wp:effectExtent l="0" t="0" r="11430" b="2540"/>
            <wp:wrapNone/>
            <wp:docPr id="59" name="Picture 59" descr="../Desktop/Screen%20Shot%202020-03-31%20at%209.01.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20-03-31%20at%209.01.39%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75861" cy="220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D1286B" w14:textId="3152DCAE" w:rsidR="009177DC" w:rsidRDefault="009177DC" w:rsidP="00AA3D48">
      <w:pPr>
        <w:ind w:right="-1380"/>
        <w:jc w:val="both"/>
        <w:outlineLvl w:val="0"/>
        <w:rPr>
          <w:rFonts w:eastAsia="Times New Roman"/>
          <w:color w:val="0000FF"/>
        </w:rPr>
      </w:pPr>
    </w:p>
    <w:p w14:paraId="2B084DB7" w14:textId="2DB2AE57" w:rsidR="009177DC" w:rsidRDefault="00521A8B" w:rsidP="00AA3D48">
      <w:pPr>
        <w:ind w:right="-1380"/>
        <w:jc w:val="both"/>
        <w:outlineLvl w:val="0"/>
        <w:rPr>
          <w:rFonts w:eastAsia="Times New Roman"/>
          <w:color w:val="0000FF"/>
        </w:rPr>
      </w:pPr>
      <w:r>
        <w:rPr>
          <w:rStyle w:val="CommentReference"/>
          <w:rFonts w:ascii="Arial" w:hAnsi="Arial" w:cs="Arial"/>
        </w:rPr>
        <w:commentReference w:id="468"/>
      </w:r>
    </w:p>
    <w:p w14:paraId="789A2BD6" w14:textId="433CCB7C" w:rsidR="009177DC" w:rsidRDefault="003401F0" w:rsidP="00AA3D48">
      <w:pPr>
        <w:ind w:right="-1380"/>
        <w:jc w:val="both"/>
        <w:outlineLvl w:val="0"/>
        <w:rPr>
          <w:rFonts w:eastAsia="Times New Roman"/>
          <w:color w:val="0000FF"/>
        </w:rPr>
      </w:pPr>
      <w:r>
        <w:rPr>
          <w:rFonts w:eastAsia="Times New Roman"/>
          <w:noProof/>
          <w:color w:val="0000FF"/>
        </w:rPr>
        <w:drawing>
          <wp:anchor distT="0" distB="0" distL="114300" distR="114300" simplePos="0" relativeHeight="251741184" behindDoc="0" locked="0" layoutInCell="1" allowOverlap="1" wp14:anchorId="25C3F249" wp14:editId="42A35CCF">
            <wp:simplePos x="0" y="0"/>
            <wp:positionH relativeFrom="column">
              <wp:posOffset>-733609</wp:posOffset>
            </wp:positionH>
            <wp:positionV relativeFrom="paragraph">
              <wp:posOffset>249678</wp:posOffset>
            </wp:positionV>
            <wp:extent cx="369875" cy="684653"/>
            <wp:effectExtent l="0" t="0" r="11430" b="1270"/>
            <wp:wrapNone/>
            <wp:docPr id="60" name="Picture 60" descr="../Desktop/Screen%20Shot%202020-03-31%20at%208.54.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20-03-31%20at%208.54.04%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875" cy="6846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90A016" w14:textId="2F4D4AD6" w:rsidR="009177DC" w:rsidRDefault="009177DC" w:rsidP="00AA3D48">
      <w:pPr>
        <w:ind w:right="-1380"/>
        <w:jc w:val="both"/>
        <w:outlineLvl w:val="0"/>
        <w:rPr>
          <w:rFonts w:eastAsia="Times New Roman"/>
          <w:color w:val="0000FF"/>
        </w:rPr>
      </w:pPr>
    </w:p>
    <w:p w14:paraId="405A42D6" w14:textId="74E7649A" w:rsidR="009177DC" w:rsidRDefault="009177DC" w:rsidP="00AA3D48">
      <w:pPr>
        <w:ind w:right="-1380"/>
        <w:jc w:val="both"/>
        <w:outlineLvl w:val="0"/>
        <w:rPr>
          <w:rFonts w:eastAsia="Times New Roman"/>
          <w:color w:val="0000FF"/>
        </w:rPr>
      </w:pPr>
    </w:p>
    <w:p w14:paraId="61C2D339" w14:textId="4A34777F" w:rsidR="009177DC" w:rsidRDefault="009177DC" w:rsidP="00AA3D48">
      <w:pPr>
        <w:ind w:right="-1380"/>
        <w:jc w:val="both"/>
        <w:outlineLvl w:val="0"/>
        <w:rPr>
          <w:rFonts w:eastAsia="Times New Roman"/>
          <w:color w:val="0000FF"/>
        </w:rPr>
      </w:pPr>
    </w:p>
    <w:p w14:paraId="0A2E167D" w14:textId="166FD13A" w:rsidR="009177DC" w:rsidRDefault="009177DC" w:rsidP="00AA3D48">
      <w:pPr>
        <w:ind w:right="-1380"/>
        <w:jc w:val="both"/>
        <w:outlineLvl w:val="0"/>
        <w:rPr>
          <w:rFonts w:eastAsia="Times New Roman"/>
          <w:color w:val="0000FF"/>
        </w:rPr>
      </w:pPr>
    </w:p>
    <w:p w14:paraId="0000003E" w14:textId="0460F987" w:rsidR="004D02CD" w:rsidRDefault="004D02CD" w:rsidP="00AA3D48">
      <w:pPr>
        <w:ind w:firstLine="720"/>
        <w:jc w:val="both"/>
        <w:rPr>
          <w:color w:val="0000FF"/>
          <w:highlight w:val="white"/>
        </w:rPr>
      </w:pPr>
    </w:p>
    <w:p w14:paraId="0000003F" w14:textId="0058C8B1" w:rsidR="004D02CD" w:rsidRDefault="004D02CD" w:rsidP="00AA3D48">
      <w:pPr>
        <w:ind w:firstLine="720"/>
        <w:jc w:val="both"/>
        <w:rPr>
          <w:color w:val="0000FF"/>
          <w:highlight w:val="white"/>
        </w:rPr>
      </w:pPr>
    </w:p>
    <w:p w14:paraId="00000040" w14:textId="3B9D1584" w:rsidR="004D02CD" w:rsidRDefault="004D02CD" w:rsidP="00AA3D48">
      <w:pPr>
        <w:ind w:firstLine="720"/>
        <w:jc w:val="both"/>
        <w:rPr>
          <w:color w:val="0000FF"/>
          <w:highlight w:val="white"/>
        </w:rPr>
      </w:pPr>
    </w:p>
    <w:p w14:paraId="00000041" w14:textId="5C2E06BA" w:rsidR="004D02CD" w:rsidRDefault="004D02CD" w:rsidP="00AA3D48">
      <w:pPr>
        <w:ind w:left="720"/>
      </w:pPr>
    </w:p>
    <w:p w14:paraId="00000042" w14:textId="790C4FD5" w:rsidR="004D02CD" w:rsidRDefault="004D02CD" w:rsidP="00AA3D48">
      <w:pPr>
        <w:ind w:left="720"/>
      </w:pPr>
    </w:p>
    <w:p w14:paraId="0F55C427" w14:textId="77777777" w:rsidR="003401F0" w:rsidRDefault="003401F0" w:rsidP="003401F0">
      <w:pPr>
        <w:rPr>
          <w:i/>
        </w:rPr>
      </w:pPr>
    </w:p>
    <w:p w14:paraId="45CC07C2" w14:textId="2F3AF380" w:rsidR="0026239A" w:rsidRPr="003401F0" w:rsidRDefault="003401F0" w:rsidP="003401F0">
      <w:pPr>
        <w:ind w:left="-180"/>
        <w:rPr>
          <w:i/>
          <w:sz w:val="20"/>
          <w:szCs w:val="20"/>
        </w:rPr>
      </w:pPr>
      <w:r w:rsidRPr="003401F0">
        <w:rPr>
          <w:i/>
          <w:sz w:val="20"/>
          <w:szCs w:val="20"/>
        </w:rPr>
        <w:t xml:space="preserve">Figure 2.3. </w:t>
      </w:r>
      <w:r>
        <w:rPr>
          <w:rFonts w:eastAsia="Times New Roman"/>
          <w:color w:val="000000" w:themeColor="text1"/>
          <w:sz w:val="20"/>
          <w:szCs w:val="20"/>
        </w:rPr>
        <w:t>Mortality rate in CO</w:t>
      </w:r>
      <w:r>
        <w:rPr>
          <w:rFonts w:eastAsia="Times New Roman"/>
          <w:color w:val="000000" w:themeColor="text1"/>
          <w:sz w:val="20"/>
          <w:szCs w:val="20"/>
          <w:vertAlign w:val="subscript"/>
        </w:rPr>
        <w:t>1-5</w:t>
      </w:r>
      <w:r>
        <w:rPr>
          <w:rFonts w:eastAsia="Times New Roman"/>
          <w:color w:val="000000" w:themeColor="text1"/>
          <w:sz w:val="20"/>
          <w:szCs w:val="20"/>
        </w:rPr>
        <w:t xml:space="preserve"> infected flies at age 14 (dark blue), 28 (yellow), 42 (gray), 56 (red), and 70 (light blue) </w:t>
      </w:r>
      <w:r w:rsidR="007120D6">
        <w:rPr>
          <w:rFonts w:eastAsia="Times New Roman"/>
          <w:color w:val="000000" w:themeColor="text1"/>
          <w:sz w:val="20"/>
          <w:szCs w:val="20"/>
        </w:rPr>
        <w:t>days.</w:t>
      </w:r>
      <w:r>
        <w:rPr>
          <w:rFonts w:eastAsia="Times New Roman"/>
          <w:color w:val="000000" w:themeColor="text1"/>
          <w:sz w:val="20"/>
          <w:szCs w:val="20"/>
        </w:rPr>
        <w:t xml:space="preserve"> Combined sexes (A), male flies (B), and female flies </w:t>
      </w:r>
      <w:r w:rsidR="00A112E7">
        <w:rPr>
          <w:rFonts w:eastAsia="Times New Roman"/>
          <w:color w:val="000000" w:themeColor="text1"/>
          <w:sz w:val="20"/>
          <w:szCs w:val="20"/>
        </w:rPr>
        <w:t>(C). X axis show day after spray and Y axi</w:t>
      </w:r>
      <w:r>
        <w:rPr>
          <w:rFonts w:eastAsia="Times New Roman"/>
          <w:color w:val="000000" w:themeColor="text1"/>
          <w:sz w:val="20"/>
          <w:szCs w:val="20"/>
        </w:rPr>
        <w:t>s shows number of dead flies. Infected group of flies was sprayed with fungus solution (</w:t>
      </w:r>
      <w:r w:rsidRPr="003F73C5">
        <w:rPr>
          <w:sz w:val="20"/>
          <w:szCs w:val="20"/>
        </w:rPr>
        <w:t xml:space="preserve">For all inoculations in this study, 0.36g of </w:t>
      </w:r>
      <w:r w:rsidRPr="003F73C5">
        <w:rPr>
          <w:i/>
          <w:sz w:val="20"/>
          <w:szCs w:val="20"/>
        </w:rPr>
        <w:t xml:space="preserve">B. </w:t>
      </w:r>
      <w:proofErr w:type="spellStart"/>
      <w:r w:rsidRPr="003F73C5">
        <w:rPr>
          <w:i/>
          <w:sz w:val="20"/>
          <w:szCs w:val="20"/>
        </w:rPr>
        <w:t>bassiana</w:t>
      </w:r>
      <w:proofErr w:type="spellEnd"/>
      <w:r w:rsidRPr="003F73C5">
        <w:rPr>
          <w:sz w:val="20"/>
          <w:szCs w:val="20"/>
        </w:rPr>
        <w:t xml:space="preserve"> spores were suspended in 30ml of 0.03% </w:t>
      </w:r>
      <w:proofErr w:type="spellStart"/>
      <w:r>
        <w:rPr>
          <w:sz w:val="20"/>
          <w:szCs w:val="20"/>
        </w:rPr>
        <w:t>S</w:t>
      </w:r>
      <w:r w:rsidRPr="003F73C5">
        <w:rPr>
          <w:sz w:val="20"/>
          <w:szCs w:val="20"/>
        </w:rPr>
        <w:t>ilwet</w:t>
      </w:r>
      <w:proofErr w:type="spellEnd"/>
      <w:r w:rsidRPr="003F73C5">
        <w:rPr>
          <w:sz w:val="20"/>
          <w:szCs w:val="20"/>
        </w:rPr>
        <w:t xml:space="preserve"> in DI water. Then 5ml of this suspension was used to spray the flies</w:t>
      </w:r>
      <w:r>
        <w:t>)</w:t>
      </w:r>
    </w:p>
    <w:p w14:paraId="3F527345" w14:textId="168AF903" w:rsidR="0026239A" w:rsidRDefault="0026239A" w:rsidP="00AA3D48">
      <w:pPr>
        <w:ind w:left="720"/>
      </w:pPr>
    </w:p>
    <w:p w14:paraId="591CF714" w14:textId="07063986" w:rsidR="0026239A" w:rsidRDefault="0026239A" w:rsidP="00AA3D48">
      <w:pPr>
        <w:ind w:left="720"/>
      </w:pPr>
    </w:p>
    <w:p w14:paraId="3FDF30CD" w14:textId="762EA2FE" w:rsidR="0026239A" w:rsidRDefault="0026239A" w:rsidP="00AA3D48">
      <w:pPr>
        <w:ind w:left="720"/>
      </w:pPr>
    </w:p>
    <w:p w14:paraId="705FF07A" w14:textId="3615F332" w:rsidR="0026239A" w:rsidRDefault="0026239A" w:rsidP="00AA3D48">
      <w:pPr>
        <w:ind w:left="720"/>
      </w:pPr>
    </w:p>
    <w:p w14:paraId="645E0D1E" w14:textId="77777777" w:rsidR="00220F59" w:rsidRDefault="00220F59" w:rsidP="00AA3D48">
      <w:pPr>
        <w:ind w:left="720"/>
      </w:pPr>
    </w:p>
    <w:p w14:paraId="072A1C62" w14:textId="77777777" w:rsidR="00220F59" w:rsidRDefault="00220F59" w:rsidP="00AA3D48">
      <w:pPr>
        <w:ind w:left="720"/>
      </w:pPr>
    </w:p>
    <w:p w14:paraId="767F8D9C" w14:textId="77777777" w:rsidR="00A9282B" w:rsidRDefault="00A9282B" w:rsidP="00AA3D48">
      <w:pPr>
        <w:ind w:left="720"/>
      </w:pPr>
    </w:p>
    <w:p w14:paraId="166892D5" w14:textId="77777777" w:rsidR="00A9282B" w:rsidRDefault="00A9282B" w:rsidP="00AA3D48">
      <w:pPr>
        <w:ind w:left="720"/>
      </w:pPr>
    </w:p>
    <w:p w14:paraId="758F7EF7" w14:textId="22607D14" w:rsidR="00220F59" w:rsidRDefault="006A7AE1" w:rsidP="006A7AE1">
      <w:r w:rsidRPr="006A7AE1">
        <w:t xml:space="preserve">Survival percent graphs: </w:t>
      </w:r>
    </w:p>
    <w:p w14:paraId="5E474ACA" w14:textId="0AB5F046" w:rsidR="000E344E" w:rsidRDefault="000E344E" w:rsidP="006A7AE1"/>
    <w:p w14:paraId="700D02CB" w14:textId="00CF5CF0" w:rsidR="000E344E" w:rsidRDefault="00B2436D" w:rsidP="006A7AE1">
      <w:ins w:id="469" w:author="elnazbagheri" w:date="2020-03-30T22:22:00Z">
        <w:r>
          <w:rPr>
            <w:rFonts w:eastAsia="Times New Roman"/>
            <w:noProof/>
            <w:color w:val="0000FF"/>
            <w:rPrChange w:id="470" w:author="Unknown">
              <w:rPr>
                <w:noProof/>
              </w:rPr>
            </w:rPrChange>
          </w:rPr>
          <mc:AlternateContent>
            <mc:Choice Requires="wps">
              <w:drawing>
                <wp:anchor distT="0" distB="0" distL="114300" distR="114300" simplePos="0" relativeHeight="251753472" behindDoc="0" locked="0" layoutInCell="1" allowOverlap="1" wp14:anchorId="0B8C5219" wp14:editId="41512F08">
                  <wp:simplePos x="0" y="0"/>
                  <wp:positionH relativeFrom="column">
                    <wp:posOffset>3498215</wp:posOffset>
                  </wp:positionH>
                  <wp:positionV relativeFrom="paragraph">
                    <wp:posOffset>46355</wp:posOffset>
                  </wp:positionV>
                  <wp:extent cx="228600" cy="34036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2286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1D3558" w14:textId="77777777" w:rsidR="00DE3302" w:rsidRDefault="00DE3302" w:rsidP="00250FF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8C5219" id="Text Box 67" o:spid="_x0000_s1044" type="#_x0000_t202" style="position:absolute;margin-left:275.45pt;margin-top:3.65pt;width:18pt;height:26.8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" filled="f" stroked="f">
                  <v:textbox>
                    <w:txbxContent>
                      <w:p w14:paraId="091D3558" w14:textId="77777777" w:rsidR="00DE3302" w:rsidRDefault="00DE3302" w:rsidP="00250FFC">
                        <w:r>
                          <w:t>B</w:t>
                        </w:r>
                      </w:p>
                    </w:txbxContent>
                  </v:textbox>
                  <w10:wrap type="square"/>
                </v:shape>
              </w:pict>
            </mc:Fallback>
          </mc:AlternateContent>
        </w:r>
      </w:ins>
      <w:ins w:id="471" w:author="elnazbagheri" w:date="2020-03-30T22:21:00Z">
        <w:r>
          <w:rPr>
            <w:rFonts w:eastAsia="Times New Roman"/>
            <w:noProof/>
            <w:color w:val="0000FF"/>
            <w:rPrChange w:id="472" w:author="Unknown">
              <w:rPr>
                <w:noProof/>
              </w:rPr>
            </w:rPrChange>
          </w:rPr>
          <mc:AlternateContent>
            <mc:Choice Requires="wps">
              <w:drawing>
                <wp:anchor distT="0" distB="0" distL="114300" distR="114300" simplePos="0" relativeHeight="251751424" behindDoc="0" locked="0" layoutInCell="1" allowOverlap="1" wp14:anchorId="4B6906A6" wp14:editId="492670B2">
                  <wp:simplePos x="0" y="0"/>
                  <wp:positionH relativeFrom="column">
                    <wp:posOffset>1207770</wp:posOffset>
                  </wp:positionH>
                  <wp:positionV relativeFrom="paragraph">
                    <wp:posOffset>44450</wp:posOffset>
                  </wp:positionV>
                  <wp:extent cx="229235" cy="228600"/>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22923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C31E83" w14:textId="77777777" w:rsidR="00DE3302" w:rsidRPr="007E23FC" w:rsidRDefault="00DE3302" w:rsidP="00250FFC">
                              <w:pPr>
                                <w:rPr>
                                  <w:color w:val="000000" w:themeColor="text1"/>
                                </w:rPr>
                              </w:pPr>
                              <w:r>
                                <w:rPr>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906A6" id="Text Box 66" o:spid="_x0000_s1045" type="#_x0000_t202" style="position:absolute;margin-left:95.1pt;margin-top:3.5pt;width:18.05pt;height:18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" filled="f" stroked="f">
                  <v:textbox>
                    <w:txbxContent>
                      <w:p w14:paraId="1EC31E83" w14:textId="77777777" w:rsidR="00DE3302" w:rsidRPr="007E23FC" w:rsidRDefault="00DE3302" w:rsidP="00250FFC">
                        <w:pPr>
                          <w:rPr>
                            <w:color w:val="000000" w:themeColor="text1"/>
                          </w:rPr>
                        </w:pPr>
                        <w:r>
                          <w:rPr>
                            <w:color w:val="000000" w:themeColor="text1"/>
                          </w:rPr>
                          <w:t>A</w:t>
                        </w:r>
                      </w:p>
                    </w:txbxContent>
                  </v:textbox>
                  <w10:wrap type="square"/>
                </v:shape>
              </w:pict>
            </mc:Fallback>
          </mc:AlternateContent>
        </w:r>
      </w:ins>
    </w:p>
    <w:p w14:paraId="17A35246" w14:textId="0A903FE7" w:rsidR="006A7AE1" w:rsidRDefault="009548B0" w:rsidP="006A7AE1">
      <w:r>
        <w:rPr>
          <w:noProof/>
        </w:rPr>
        <w:drawing>
          <wp:anchor distT="0" distB="0" distL="114300" distR="114300" simplePos="0" relativeHeight="251748352" behindDoc="0" locked="0" layoutInCell="1" allowOverlap="1" wp14:anchorId="4C75AC7E" wp14:editId="5C741E6D">
            <wp:simplePos x="0" y="0"/>
            <wp:positionH relativeFrom="column">
              <wp:posOffset>868589</wp:posOffset>
            </wp:positionH>
            <wp:positionV relativeFrom="paragraph">
              <wp:posOffset>42545</wp:posOffset>
            </wp:positionV>
            <wp:extent cx="4991489" cy="3970691"/>
            <wp:effectExtent l="0" t="0" r="12700" b="0"/>
            <wp:wrapNone/>
            <wp:docPr id="64" name="Picture 64" descr="../Desktop/Screen%20Shot%202020-03-31%20at%204.06.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20-03-31%20at%204.06.59%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1489" cy="39706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7FA01" w14:textId="725A4934" w:rsidR="006A7AE1" w:rsidRPr="006A7AE1" w:rsidRDefault="006A7AE1" w:rsidP="006A7AE1"/>
    <w:p w14:paraId="1D06BFBF" w14:textId="5BEECF71" w:rsidR="00220F59" w:rsidRDefault="00220F59" w:rsidP="00AA3D48">
      <w:pPr>
        <w:ind w:left="720"/>
      </w:pPr>
    </w:p>
    <w:p w14:paraId="26F6B929" w14:textId="5B0C8194" w:rsidR="00220F59" w:rsidRDefault="00220F59" w:rsidP="00AA3D48">
      <w:pPr>
        <w:ind w:left="720"/>
      </w:pPr>
    </w:p>
    <w:p w14:paraId="622A2B44" w14:textId="4D69AA46" w:rsidR="00220F59" w:rsidRDefault="00220F59" w:rsidP="00AA3D48">
      <w:pPr>
        <w:ind w:left="720"/>
      </w:pPr>
    </w:p>
    <w:p w14:paraId="06CAB396" w14:textId="4D539059" w:rsidR="00220F59" w:rsidRDefault="00220F59" w:rsidP="00AA3D48">
      <w:pPr>
        <w:ind w:left="720"/>
      </w:pPr>
    </w:p>
    <w:p w14:paraId="295839D7" w14:textId="59B6E892" w:rsidR="00220F59" w:rsidRDefault="00220F59" w:rsidP="00AA3D48">
      <w:pPr>
        <w:ind w:left="720"/>
      </w:pPr>
    </w:p>
    <w:p w14:paraId="38AFB75C" w14:textId="27C49DF8" w:rsidR="00220F59" w:rsidRDefault="00220F59" w:rsidP="00AA3D48">
      <w:pPr>
        <w:ind w:left="720"/>
      </w:pPr>
    </w:p>
    <w:p w14:paraId="481A1E7C" w14:textId="4C79DFA1" w:rsidR="00220F59" w:rsidRDefault="00220F59" w:rsidP="00AA3D48">
      <w:pPr>
        <w:ind w:left="720"/>
      </w:pPr>
    </w:p>
    <w:p w14:paraId="2D1061A0" w14:textId="770697C0" w:rsidR="00220F59" w:rsidRDefault="00220F59" w:rsidP="00AA3D48">
      <w:pPr>
        <w:ind w:left="720"/>
      </w:pPr>
    </w:p>
    <w:p w14:paraId="687E0426" w14:textId="4234E6E4" w:rsidR="00220F59" w:rsidRDefault="00220F59" w:rsidP="00AA3D48">
      <w:pPr>
        <w:ind w:left="720"/>
      </w:pPr>
    </w:p>
    <w:p w14:paraId="45721B84" w14:textId="45317D2F" w:rsidR="00220F59" w:rsidRDefault="00220F59" w:rsidP="00AA3D48">
      <w:pPr>
        <w:ind w:left="720"/>
      </w:pPr>
    </w:p>
    <w:p w14:paraId="45967E81" w14:textId="74FCA9F1" w:rsidR="00220F59" w:rsidRDefault="00220F59" w:rsidP="00AA3D48">
      <w:pPr>
        <w:ind w:left="720"/>
      </w:pPr>
    </w:p>
    <w:p w14:paraId="397FF5C1" w14:textId="20E89943" w:rsidR="00220F59" w:rsidRDefault="00220F59" w:rsidP="00AA3D48">
      <w:pPr>
        <w:ind w:left="720"/>
      </w:pPr>
    </w:p>
    <w:p w14:paraId="7D03AD40" w14:textId="164C6BEB" w:rsidR="00220F59" w:rsidRDefault="00D43C66" w:rsidP="00AA3D48">
      <w:pPr>
        <w:ind w:left="720"/>
      </w:pPr>
      <w:r>
        <w:rPr>
          <w:noProof/>
        </w:rPr>
        <w:drawing>
          <wp:anchor distT="0" distB="0" distL="114300" distR="114300" simplePos="0" relativeHeight="251749376" behindDoc="0" locked="0" layoutInCell="1" allowOverlap="1" wp14:anchorId="4275E17B" wp14:editId="320D3E3F">
            <wp:simplePos x="0" y="0"/>
            <wp:positionH relativeFrom="column">
              <wp:posOffset>63533</wp:posOffset>
            </wp:positionH>
            <wp:positionV relativeFrom="paragraph">
              <wp:posOffset>102034</wp:posOffset>
            </wp:positionV>
            <wp:extent cx="506574" cy="1175645"/>
            <wp:effectExtent l="0" t="0" r="1905" b="0"/>
            <wp:wrapNone/>
            <wp:docPr id="65" name="Picture 65" descr="../Desktop/Screen%20Shot%202020-03-31%20at%204.07.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20-03-31%20at%204.07.12%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574" cy="1175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1A5CAD" w14:textId="28C5D6E1" w:rsidR="00220F59" w:rsidRDefault="00220F59" w:rsidP="00AA3D48">
      <w:pPr>
        <w:ind w:left="720"/>
      </w:pPr>
    </w:p>
    <w:p w14:paraId="3B620608" w14:textId="77777777" w:rsidR="00220F59" w:rsidRDefault="00220F59" w:rsidP="00AA3D48">
      <w:pPr>
        <w:ind w:left="720"/>
      </w:pPr>
    </w:p>
    <w:p w14:paraId="3A8E28B0" w14:textId="77777777" w:rsidR="00220F59" w:rsidRDefault="00220F59" w:rsidP="00AA3D48">
      <w:pPr>
        <w:ind w:left="720"/>
      </w:pPr>
    </w:p>
    <w:p w14:paraId="7ABBC239" w14:textId="77777777" w:rsidR="00220F59" w:rsidRDefault="00220F59" w:rsidP="00AA3D48">
      <w:pPr>
        <w:ind w:left="720"/>
      </w:pPr>
    </w:p>
    <w:p w14:paraId="10170031" w14:textId="77777777" w:rsidR="00220F59" w:rsidRDefault="00220F59" w:rsidP="00AA3D48">
      <w:pPr>
        <w:ind w:left="720"/>
      </w:pPr>
    </w:p>
    <w:p w14:paraId="794D51E2" w14:textId="77777777" w:rsidR="009548B0" w:rsidRDefault="009548B0" w:rsidP="00AA3D48">
      <w:pPr>
        <w:ind w:left="720"/>
      </w:pPr>
    </w:p>
    <w:p w14:paraId="06CAC00A" w14:textId="77777777" w:rsidR="009548B0" w:rsidRDefault="009548B0" w:rsidP="00AA3D48">
      <w:pPr>
        <w:ind w:left="720"/>
      </w:pPr>
    </w:p>
    <w:p w14:paraId="2B35E8C5" w14:textId="77777777" w:rsidR="009548B0" w:rsidRDefault="009548B0" w:rsidP="00AA3D48">
      <w:pPr>
        <w:ind w:left="720"/>
      </w:pPr>
    </w:p>
    <w:p w14:paraId="4E2F9CB1" w14:textId="2A1AE1A4" w:rsidR="009548B0" w:rsidRPr="005A1555" w:rsidRDefault="00250FFC" w:rsidP="00AA3D48">
      <w:pPr>
        <w:ind w:left="720"/>
        <w:rPr>
          <w:sz w:val="20"/>
          <w:szCs w:val="20"/>
        </w:rPr>
      </w:pPr>
      <w:r w:rsidRPr="005A1555">
        <w:rPr>
          <w:i/>
          <w:sz w:val="20"/>
          <w:szCs w:val="20"/>
        </w:rPr>
        <w:t xml:space="preserve">Figure 3.1. </w:t>
      </w:r>
      <w:r w:rsidR="007120D6" w:rsidRPr="005A1555">
        <w:rPr>
          <w:sz w:val="20"/>
          <w:szCs w:val="20"/>
        </w:rPr>
        <w:t>Comparison of s</w:t>
      </w:r>
      <w:r w:rsidRPr="005A1555">
        <w:rPr>
          <w:sz w:val="20"/>
          <w:szCs w:val="20"/>
        </w:rPr>
        <w:t xml:space="preserve">urvival percent of </w:t>
      </w:r>
      <w:r w:rsidR="007120D6" w:rsidRPr="005A1555">
        <w:rPr>
          <w:sz w:val="20"/>
          <w:szCs w:val="20"/>
        </w:rPr>
        <w:t>control</w:t>
      </w:r>
      <w:r w:rsidR="00B52FC9">
        <w:rPr>
          <w:sz w:val="20"/>
          <w:szCs w:val="20"/>
        </w:rPr>
        <w:t xml:space="preserve"> (solid</w:t>
      </w:r>
      <w:r w:rsidR="007120D6" w:rsidRPr="005A1555">
        <w:rPr>
          <w:sz w:val="20"/>
          <w:szCs w:val="20"/>
        </w:rPr>
        <w:t xml:space="preserve"> lines)</w:t>
      </w:r>
      <w:r w:rsidR="00B2436D">
        <w:rPr>
          <w:sz w:val="20"/>
          <w:szCs w:val="20"/>
        </w:rPr>
        <w:t xml:space="preserve">, </w:t>
      </w:r>
      <w:r w:rsidR="007120D6" w:rsidRPr="005A1555">
        <w:rPr>
          <w:sz w:val="20"/>
          <w:szCs w:val="20"/>
        </w:rPr>
        <w:t>un-infected (dot lines)</w:t>
      </w:r>
      <w:r w:rsidR="00B2436D">
        <w:rPr>
          <w:sz w:val="20"/>
          <w:szCs w:val="20"/>
        </w:rPr>
        <w:t xml:space="preserve">, and </w:t>
      </w:r>
      <w:r w:rsidR="00B2436D" w:rsidRPr="005A1555">
        <w:rPr>
          <w:sz w:val="20"/>
          <w:szCs w:val="20"/>
        </w:rPr>
        <w:t>infected (dashed lines)</w:t>
      </w:r>
      <w:r w:rsidR="007120D6" w:rsidRPr="005A1555">
        <w:rPr>
          <w:sz w:val="20"/>
          <w:szCs w:val="20"/>
        </w:rPr>
        <w:t xml:space="preserve"> </w:t>
      </w:r>
      <w:r w:rsidRPr="005A1555">
        <w:rPr>
          <w:sz w:val="20"/>
          <w:szCs w:val="20"/>
        </w:rPr>
        <w:t>ACO</w:t>
      </w:r>
      <w:r w:rsidRPr="005A1555">
        <w:rPr>
          <w:sz w:val="20"/>
          <w:szCs w:val="20"/>
          <w:vertAlign w:val="subscript"/>
        </w:rPr>
        <w:t>1-5</w:t>
      </w:r>
      <w:r w:rsidRPr="005A1555">
        <w:rPr>
          <w:sz w:val="20"/>
          <w:szCs w:val="20"/>
        </w:rPr>
        <w:t xml:space="preserve"> </w:t>
      </w:r>
      <w:r w:rsidR="007120D6" w:rsidRPr="005A1555">
        <w:rPr>
          <w:sz w:val="20"/>
          <w:szCs w:val="20"/>
        </w:rPr>
        <w:t xml:space="preserve">flies </w:t>
      </w:r>
      <w:r w:rsidRPr="005A1555">
        <w:rPr>
          <w:sz w:val="20"/>
          <w:szCs w:val="20"/>
        </w:rPr>
        <w:t xml:space="preserve">at </w:t>
      </w:r>
      <w:r w:rsidR="007120D6" w:rsidRPr="005A1555">
        <w:rPr>
          <w:sz w:val="20"/>
          <w:szCs w:val="20"/>
        </w:rPr>
        <w:t xml:space="preserve">age 14 (blue), 28 (yellow), and 42 (gray) </w:t>
      </w:r>
      <w:r w:rsidR="007A77E3" w:rsidRPr="005A1555">
        <w:rPr>
          <w:sz w:val="20"/>
          <w:szCs w:val="20"/>
        </w:rPr>
        <w:t>days</w:t>
      </w:r>
      <w:r w:rsidR="00B2436D">
        <w:rPr>
          <w:sz w:val="20"/>
          <w:szCs w:val="20"/>
        </w:rPr>
        <w:t xml:space="preserve"> are</w:t>
      </w:r>
      <w:r w:rsidR="003F6E4A" w:rsidRPr="005A1555">
        <w:rPr>
          <w:sz w:val="20"/>
          <w:szCs w:val="20"/>
        </w:rPr>
        <w:t xml:space="preserve"> shown in </w:t>
      </w:r>
      <w:r w:rsidR="00B2436D">
        <w:rPr>
          <w:sz w:val="20"/>
          <w:szCs w:val="20"/>
        </w:rPr>
        <w:t xml:space="preserve">both </w:t>
      </w:r>
      <w:r w:rsidR="003F6E4A" w:rsidRPr="005A1555">
        <w:rPr>
          <w:sz w:val="20"/>
          <w:szCs w:val="20"/>
        </w:rPr>
        <w:t>panel</w:t>
      </w:r>
      <w:r w:rsidR="00B2436D">
        <w:rPr>
          <w:sz w:val="20"/>
          <w:szCs w:val="20"/>
        </w:rPr>
        <w:t>s</w:t>
      </w:r>
      <w:r w:rsidR="003F6E4A" w:rsidRPr="005A1555">
        <w:rPr>
          <w:sz w:val="20"/>
          <w:szCs w:val="20"/>
        </w:rPr>
        <w:t xml:space="preserve"> A</w:t>
      </w:r>
      <w:r w:rsidR="00B2436D">
        <w:rPr>
          <w:sz w:val="20"/>
          <w:szCs w:val="20"/>
        </w:rPr>
        <w:t xml:space="preserve"> (male flies) and B (female flies)</w:t>
      </w:r>
      <w:r w:rsidR="00AF2FA4" w:rsidRPr="005A1555">
        <w:rPr>
          <w:sz w:val="20"/>
          <w:szCs w:val="20"/>
        </w:rPr>
        <w:t>.</w:t>
      </w:r>
      <w:r w:rsidR="00B97F80" w:rsidRPr="005A1555">
        <w:rPr>
          <w:sz w:val="20"/>
          <w:szCs w:val="20"/>
        </w:rPr>
        <w:t xml:space="preserve"> Y axis </w:t>
      </w:r>
      <w:r w:rsidR="00D43C66" w:rsidRPr="005A1555">
        <w:rPr>
          <w:sz w:val="20"/>
          <w:szCs w:val="20"/>
        </w:rPr>
        <w:t xml:space="preserve">shows survival percent and x axis shows day. </w:t>
      </w:r>
      <w:r w:rsidR="00AB28EB">
        <w:rPr>
          <w:sz w:val="20"/>
          <w:szCs w:val="20"/>
        </w:rPr>
        <w:t>Infected graphs separated from control and un-infected graphs to be clearer</w:t>
      </w:r>
    </w:p>
    <w:p w14:paraId="139B04F3" w14:textId="5D7713AC" w:rsidR="009548B0" w:rsidRDefault="00E2746F" w:rsidP="00AA3D48">
      <w:pPr>
        <w:ind w:left="720"/>
      </w:pPr>
      <w:r>
        <w:rPr>
          <w:noProof/>
        </w:rPr>
        <w:drawing>
          <wp:anchor distT="0" distB="0" distL="114300" distR="114300" simplePos="0" relativeHeight="251754496" behindDoc="0" locked="0" layoutInCell="1" allowOverlap="1" wp14:anchorId="5D293FFB" wp14:editId="6481A42A">
            <wp:simplePos x="0" y="0"/>
            <wp:positionH relativeFrom="column">
              <wp:posOffset>519931</wp:posOffset>
            </wp:positionH>
            <wp:positionV relativeFrom="paragraph">
              <wp:posOffset>145081</wp:posOffset>
            </wp:positionV>
            <wp:extent cx="5028982" cy="2053924"/>
            <wp:effectExtent l="0" t="0" r="635" b="3810"/>
            <wp:wrapNone/>
            <wp:docPr id="68" name="Picture 68" descr="../Desktop/Screen%20Shot%202020-03-31%20at%207.54.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20-03-31%20at%207.54.43%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745" cy="2057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199F2A" w14:textId="73FD74CF" w:rsidR="009548B0" w:rsidRDefault="009548B0" w:rsidP="00AA3D48">
      <w:pPr>
        <w:ind w:left="720"/>
      </w:pPr>
    </w:p>
    <w:p w14:paraId="139EE0DA" w14:textId="7CBC6880" w:rsidR="00545BDE" w:rsidRDefault="00545BDE" w:rsidP="00AA3D48">
      <w:pPr>
        <w:ind w:left="720"/>
      </w:pPr>
    </w:p>
    <w:p w14:paraId="1AFBF3A3" w14:textId="241E1DC3" w:rsidR="009548B0" w:rsidRDefault="009548B0" w:rsidP="00AA3D48">
      <w:pPr>
        <w:ind w:left="720"/>
      </w:pPr>
    </w:p>
    <w:p w14:paraId="4EBE84D6" w14:textId="33F2588E" w:rsidR="009548B0" w:rsidRDefault="009548B0" w:rsidP="00AA3D48">
      <w:pPr>
        <w:ind w:left="720"/>
      </w:pPr>
    </w:p>
    <w:p w14:paraId="1EEF8B51" w14:textId="537C5D31" w:rsidR="009548B0" w:rsidRDefault="00E2746F" w:rsidP="00E2746F">
      <w:pPr>
        <w:tabs>
          <w:tab w:val="left" w:pos="7023"/>
        </w:tabs>
        <w:ind w:left="720"/>
      </w:pPr>
      <w:r>
        <w:tab/>
      </w:r>
    </w:p>
    <w:p w14:paraId="66C06915" w14:textId="650FF95D" w:rsidR="009548B0" w:rsidRDefault="00B719AA" w:rsidP="00AA3D48">
      <w:pPr>
        <w:ind w:left="720"/>
      </w:pPr>
      <w:r>
        <w:rPr>
          <w:noProof/>
        </w:rPr>
        <w:drawing>
          <wp:anchor distT="0" distB="0" distL="114300" distR="114300" simplePos="0" relativeHeight="251755520" behindDoc="0" locked="0" layoutInCell="1" allowOverlap="1" wp14:anchorId="7A6A3723" wp14:editId="6E11DAFF">
            <wp:simplePos x="0" y="0"/>
            <wp:positionH relativeFrom="column">
              <wp:posOffset>-274086</wp:posOffset>
            </wp:positionH>
            <wp:positionV relativeFrom="paragraph">
              <wp:posOffset>119814</wp:posOffset>
            </wp:positionV>
            <wp:extent cx="432281" cy="742950"/>
            <wp:effectExtent l="0" t="0" r="0" b="0"/>
            <wp:wrapNone/>
            <wp:docPr id="69" name="Picture 69" descr="../Desktop/Screen%20Shot%202020-03-31%20at%207.54.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20-03-31%20at%207.54.50%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281" cy="74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8C2F7B" w14:textId="12FDA377" w:rsidR="009548B0" w:rsidRDefault="009548B0" w:rsidP="00AA3D48">
      <w:pPr>
        <w:ind w:left="720"/>
      </w:pPr>
    </w:p>
    <w:p w14:paraId="63066E41" w14:textId="2B4F18CF" w:rsidR="009548B0" w:rsidRDefault="009548B0" w:rsidP="00AA3D48">
      <w:pPr>
        <w:ind w:left="720"/>
      </w:pPr>
    </w:p>
    <w:p w14:paraId="08C09519" w14:textId="77777777" w:rsidR="009548B0" w:rsidRDefault="009548B0" w:rsidP="00AA3D48">
      <w:pPr>
        <w:ind w:left="720"/>
      </w:pPr>
    </w:p>
    <w:p w14:paraId="5F249F9F" w14:textId="68C40E3E" w:rsidR="009548B0" w:rsidRDefault="009548B0" w:rsidP="00AA3D48">
      <w:pPr>
        <w:ind w:left="720"/>
      </w:pPr>
    </w:p>
    <w:p w14:paraId="1B0C71CD" w14:textId="50BE6AEE" w:rsidR="009548B0" w:rsidRDefault="009548B0" w:rsidP="00AA3D48">
      <w:pPr>
        <w:ind w:left="720"/>
      </w:pPr>
    </w:p>
    <w:p w14:paraId="4776938C" w14:textId="77777777" w:rsidR="009548B0" w:rsidRDefault="009548B0" w:rsidP="00AA3D48">
      <w:pPr>
        <w:ind w:left="720"/>
      </w:pPr>
    </w:p>
    <w:p w14:paraId="2B07460A" w14:textId="06033162" w:rsidR="009548B0" w:rsidRDefault="00E2746F" w:rsidP="00AA3D48">
      <w:pPr>
        <w:ind w:left="720"/>
      </w:pPr>
      <w:r w:rsidRPr="00E2746F">
        <w:rPr>
          <w:i/>
          <w:sz w:val="20"/>
          <w:szCs w:val="20"/>
        </w:rPr>
        <w:t>Figure 3.2.</w:t>
      </w:r>
      <w:r>
        <w:t xml:space="preserve"> </w:t>
      </w:r>
      <w:r w:rsidRPr="005A1555">
        <w:rPr>
          <w:sz w:val="20"/>
          <w:szCs w:val="20"/>
        </w:rPr>
        <w:t xml:space="preserve">Comparison of survival percent of </w:t>
      </w:r>
      <w:r>
        <w:rPr>
          <w:sz w:val="20"/>
          <w:szCs w:val="20"/>
        </w:rPr>
        <w:t>un-infected</w:t>
      </w:r>
      <w:r w:rsidR="00B52FC9">
        <w:rPr>
          <w:sz w:val="20"/>
          <w:szCs w:val="20"/>
        </w:rPr>
        <w:t xml:space="preserve"> (solid</w:t>
      </w:r>
      <w:r w:rsidRPr="005A1555">
        <w:rPr>
          <w:sz w:val="20"/>
          <w:szCs w:val="20"/>
        </w:rPr>
        <w:t xml:space="preserve"> lines)</w:t>
      </w:r>
      <w:r>
        <w:rPr>
          <w:sz w:val="20"/>
          <w:szCs w:val="20"/>
        </w:rPr>
        <w:t xml:space="preserve"> and </w:t>
      </w:r>
      <w:r w:rsidRPr="005A1555">
        <w:rPr>
          <w:sz w:val="20"/>
          <w:szCs w:val="20"/>
        </w:rPr>
        <w:t xml:space="preserve">infected </w:t>
      </w:r>
      <w:r>
        <w:rPr>
          <w:sz w:val="20"/>
          <w:szCs w:val="20"/>
        </w:rPr>
        <w:t>(dash</w:t>
      </w:r>
      <w:r w:rsidRPr="005A1555">
        <w:rPr>
          <w:sz w:val="20"/>
          <w:szCs w:val="20"/>
        </w:rPr>
        <w:t xml:space="preserve"> lines) ACO</w:t>
      </w:r>
      <w:r w:rsidRPr="005A1555">
        <w:rPr>
          <w:sz w:val="20"/>
          <w:szCs w:val="20"/>
          <w:vertAlign w:val="subscript"/>
        </w:rPr>
        <w:t>1-5</w:t>
      </w:r>
      <w:r w:rsidRPr="005A1555">
        <w:rPr>
          <w:sz w:val="20"/>
          <w:szCs w:val="20"/>
        </w:rPr>
        <w:t xml:space="preserve"> flies at </w:t>
      </w:r>
      <w:r>
        <w:rPr>
          <w:sz w:val="20"/>
          <w:szCs w:val="20"/>
        </w:rPr>
        <w:t xml:space="preserve">age 14, 28, and 42 </w:t>
      </w:r>
      <w:r w:rsidRPr="005A1555">
        <w:rPr>
          <w:sz w:val="20"/>
          <w:szCs w:val="20"/>
        </w:rPr>
        <w:t>days</w:t>
      </w:r>
      <w:r>
        <w:rPr>
          <w:sz w:val="20"/>
          <w:szCs w:val="20"/>
        </w:rPr>
        <w:t>.</w:t>
      </w:r>
      <w:r w:rsidR="00B719AA">
        <w:rPr>
          <w:sz w:val="20"/>
          <w:szCs w:val="20"/>
        </w:rPr>
        <w:t xml:space="preserve"> Y axis shows survival percent and X axis shows day.</w:t>
      </w:r>
    </w:p>
    <w:p w14:paraId="5116C1DA" w14:textId="77777777" w:rsidR="009548B0" w:rsidRDefault="009548B0" w:rsidP="00AA3D48">
      <w:pPr>
        <w:ind w:left="720"/>
      </w:pPr>
    </w:p>
    <w:p w14:paraId="7117A853" w14:textId="77777777" w:rsidR="009548B0" w:rsidRDefault="009548B0" w:rsidP="00AA3D48">
      <w:pPr>
        <w:ind w:left="720"/>
      </w:pPr>
    </w:p>
    <w:p w14:paraId="33A17A14" w14:textId="77777777" w:rsidR="009548B0" w:rsidRDefault="009548B0" w:rsidP="00AA3D48">
      <w:pPr>
        <w:ind w:left="720"/>
      </w:pPr>
    </w:p>
    <w:p w14:paraId="54D529E8" w14:textId="77777777" w:rsidR="009548B0" w:rsidRDefault="009548B0" w:rsidP="00AA3D48">
      <w:pPr>
        <w:ind w:left="720"/>
      </w:pPr>
    </w:p>
    <w:p w14:paraId="7753723E" w14:textId="77777777" w:rsidR="00E85CE5" w:rsidRDefault="00E85CE5" w:rsidP="00AA3D48">
      <w:pPr>
        <w:ind w:left="720"/>
      </w:pPr>
    </w:p>
    <w:p w14:paraId="5752B912" w14:textId="77777777" w:rsidR="00E85CE5" w:rsidRDefault="00E85CE5" w:rsidP="00AA3D48">
      <w:pPr>
        <w:ind w:left="720"/>
      </w:pPr>
    </w:p>
    <w:p w14:paraId="1B92CDD2" w14:textId="77777777" w:rsidR="00E85CE5" w:rsidRDefault="00E85CE5" w:rsidP="00AA3D48">
      <w:pPr>
        <w:ind w:left="720"/>
      </w:pPr>
    </w:p>
    <w:p w14:paraId="69EEA271" w14:textId="77777777" w:rsidR="00E85CE5" w:rsidRDefault="00E85CE5" w:rsidP="00AA3D48">
      <w:pPr>
        <w:ind w:left="720"/>
      </w:pPr>
    </w:p>
    <w:p w14:paraId="10B57E8E" w14:textId="1B559C62" w:rsidR="009548B0" w:rsidRDefault="00B2436D" w:rsidP="00AA3D48">
      <w:pPr>
        <w:ind w:left="720"/>
      </w:pPr>
      <w:ins w:id="473" w:author="elnazbagheri" w:date="2020-03-30T22:22:00Z">
        <w:r>
          <w:rPr>
            <w:rFonts w:eastAsia="Times New Roman"/>
            <w:noProof/>
            <w:color w:val="0000FF"/>
            <w:rPrChange w:id="474" w:author="Unknown">
              <w:rPr>
                <w:noProof/>
              </w:rPr>
            </w:rPrChange>
          </w:rPr>
          <mc:AlternateContent>
            <mc:Choice Requires="wps">
              <w:drawing>
                <wp:anchor distT="0" distB="0" distL="114300" distR="114300" simplePos="0" relativeHeight="251761664" behindDoc="0" locked="0" layoutInCell="1" allowOverlap="1" wp14:anchorId="60406251" wp14:editId="136E8010">
                  <wp:simplePos x="0" y="0"/>
                  <wp:positionH relativeFrom="column">
                    <wp:posOffset>3491598</wp:posOffset>
                  </wp:positionH>
                  <wp:positionV relativeFrom="paragraph">
                    <wp:posOffset>535</wp:posOffset>
                  </wp:positionV>
                  <wp:extent cx="228600" cy="340360"/>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2286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CA6A0C" w14:textId="77777777" w:rsidR="00DE3302" w:rsidRDefault="00DE3302" w:rsidP="00E4525A">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406251" id="Text Box 73" o:spid="_x0000_s1046" type="#_x0000_t202" style="position:absolute;left:0;text-align:left;margin-left:274.95pt;margin-top:.05pt;width:18pt;height:26.8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" filled="f" stroked="f">
                  <v:textbox>
                    <w:txbxContent>
                      <w:p w14:paraId="37CA6A0C" w14:textId="77777777" w:rsidR="00DE3302" w:rsidRDefault="00DE3302" w:rsidP="00E4525A">
                        <w:r>
                          <w:t>B</w:t>
                        </w:r>
                      </w:p>
                    </w:txbxContent>
                  </v:textbox>
                  <w10:wrap type="square"/>
                </v:shape>
              </w:pict>
            </mc:Fallback>
          </mc:AlternateContent>
        </w:r>
      </w:ins>
      <w:ins w:id="475" w:author="elnazbagheri" w:date="2020-03-30T22:21:00Z">
        <w:r w:rsidR="00E4525A">
          <w:rPr>
            <w:rFonts w:eastAsia="Times New Roman"/>
            <w:noProof/>
            <w:color w:val="0000FF"/>
            <w:rPrChange w:id="476" w:author="Unknown">
              <w:rPr>
                <w:noProof/>
              </w:rPr>
            </w:rPrChange>
          </w:rPr>
          <mc:AlternateContent>
            <mc:Choice Requires="wps">
              <w:drawing>
                <wp:anchor distT="0" distB="0" distL="114300" distR="114300" simplePos="0" relativeHeight="251759616" behindDoc="0" locked="0" layoutInCell="1" allowOverlap="1" wp14:anchorId="4EEEF527" wp14:editId="6BC672D3">
                  <wp:simplePos x="0" y="0"/>
                  <wp:positionH relativeFrom="column">
                    <wp:posOffset>981944</wp:posOffset>
                  </wp:positionH>
                  <wp:positionV relativeFrom="paragraph">
                    <wp:posOffset>0</wp:posOffset>
                  </wp:positionV>
                  <wp:extent cx="229235" cy="228600"/>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22923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A817D8" w14:textId="77777777" w:rsidR="00DE3302" w:rsidRPr="007E23FC" w:rsidRDefault="00DE3302" w:rsidP="00E4525A">
                              <w:pPr>
                                <w:rPr>
                                  <w:color w:val="000000" w:themeColor="text1"/>
                                </w:rPr>
                              </w:pPr>
                              <w:r>
                                <w:rPr>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EEF527" id="Text Box 72" o:spid="_x0000_s1047" type="#_x0000_t202" style="position:absolute;left:0;text-align:left;margin-left:77.3pt;margin-top:0;width:18.05pt;height:18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" filled="f" stroked="f">
                  <v:textbox>
                    <w:txbxContent>
                      <w:p w14:paraId="3DA817D8" w14:textId="77777777" w:rsidR="00DE3302" w:rsidRPr="007E23FC" w:rsidRDefault="00DE3302" w:rsidP="00E4525A">
                        <w:pPr>
                          <w:rPr>
                            <w:color w:val="000000" w:themeColor="text1"/>
                          </w:rPr>
                        </w:pPr>
                        <w:r>
                          <w:rPr>
                            <w:color w:val="000000" w:themeColor="text1"/>
                          </w:rPr>
                          <w:t>A</w:t>
                        </w:r>
                      </w:p>
                    </w:txbxContent>
                  </v:textbox>
                  <w10:wrap type="square"/>
                </v:shape>
              </w:pict>
            </mc:Fallback>
          </mc:AlternateContent>
        </w:r>
      </w:ins>
    </w:p>
    <w:p w14:paraId="1DC4B5D3" w14:textId="3E5D1153" w:rsidR="009548B0" w:rsidRDefault="00B2436D" w:rsidP="001C4818">
      <w:pPr>
        <w:tabs>
          <w:tab w:val="left" w:pos="6720"/>
        </w:tabs>
        <w:ind w:left="720"/>
      </w:pPr>
      <w:r>
        <w:rPr>
          <w:noProof/>
        </w:rPr>
        <w:drawing>
          <wp:anchor distT="0" distB="0" distL="114300" distR="114300" simplePos="0" relativeHeight="251757568" behindDoc="0" locked="0" layoutInCell="1" allowOverlap="1" wp14:anchorId="097825B5" wp14:editId="0D167EAE">
            <wp:simplePos x="0" y="0"/>
            <wp:positionH relativeFrom="column">
              <wp:posOffset>523073</wp:posOffset>
            </wp:positionH>
            <wp:positionV relativeFrom="paragraph">
              <wp:posOffset>52404</wp:posOffset>
            </wp:positionV>
            <wp:extent cx="5485130" cy="3394152"/>
            <wp:effectExtent l="0" t="0" r="1270" b="9525"/>
            <wp:wrapNone/>
            <wp:docPr id="70" name="Picture 70" descr="../Desktop/Screen%20Shot%202020-03-31%20at%208.23.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20-03-31%20at%208.23.45%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5130" cy="3394152"/>
                    </a:xfrm>
                    <a:prstGeom prst="rect">
                      <a:avLst/>
                    </a:prstGeom>
                    <a:noFill/>
                    <a:ln>
                      <a:noFill/>
                    </a:ln>
                  </pic:spPr>
                </pic:pic>
              </a:graphicData>
            </a:graphic>
            <wp14:sizeRelH relativeFrom="page">
              <wp14:pctWidth>0</wp14:pctWidth>
            </wp14:sizeRelH>
            <wp14:sizeRelV relativeFrom="page">
              <wp14:pctHeight>0</wp14:pctHeight>
            </wp14:sizeRelV>
          </wp:anchor>
        </w:drawing>
      </w:r>
      <w:r w:rsidR="001C4818">
        <w:tab/>
      </w:r>
    </w:p>
    <w:p w14:paraId="1E8027E3" w14:textId="731BDAEA" w:rsidR="009548B0" w:rsidRDefault="009548B0" w:rsidP="00AA3D48">
      <w:pPr>
        <w:ind w:left="720"/>
      </w:pPr>
    </w:p>
    <w:p w14:paraId="3586E6D6" w14:textId="05745F48" w:rsidR="009548B0" w:rsidRDefault="009548B0" w:rsidP="00AA3D48">
      <w:pPr>
        <w:ind w:left="720"/>
      </w:pPr>
    </w:p>
    <w:p w14:paraId="13528280" w14:textId="0A47E66A" w:rsidR="009548B0" w:rsidRDefault="009548B0" w:rsidP="00AA3D48">
      <w:pPr>
        <w:ind w:left="720"/>
      </w:pPr>
    </w:p>
    <w:p w14:paraId="5F652B69" w14:textId="681BB1EC" w:rsidR="009548B0" w:rsidRDefault="00E4525A" w:rsidP="00E4525A">
      <w:pPr>
        <w:tabs>
          <w:tab w:val="left" w:pos="6796"/>
        </w:tabs>
        <w:ind w:left="720"/>
      </w:pPr>
      <w:r>
        <w:tab/>
      </w:r>
    </w:p>
    <w:p w14:paraId="473F3CDA" w14:textId="0CD51B11" w:rsidR="009548B0" w:rsidRDefault="009548B0" w:rsidP="00AA3D48">
      <w:pPr>
        <w:ind w:left="720"/>
      </w:pPr>
    </w:p>
    <w:p w14:paraId="600E4BA3" w14:textId="17E1A998" w:rsidR="009548B0" w:rsidRDefault="009548B0" w:rsidP="00AA3D48">
      <w:pPr>
        <w:ind w:left="720"/>
      </w:pPr>
    </w:p>
    <w:p w14:paraId="2CA68ADD" w14:textId="4733DB20" w:rsidR="00E4525A" w:rsidRDefault="00B2436D" w:rsidP="00AA3D48">
      <w:pPr>
        <w:ind w:left="720"/>
      </w:pPr>
      <w:r>
        <w:rPr>
          <w:noProof/>
        </w:rPr>
        <w:drawing>
          <wp:anchor distT="0" distB="0" distL="114300" distR="114300" simplePos="0" relativeHeight="251756544" behindDoc="0" locked="0" layoutInCell="1" allowOverlap="1" wp14:anchorId="0888504B" wp14:editId="58093BEA">
            <wp:simplePos x="0" y="0"/>
            <wp:positionH relativeFrom="column">
              <wp:posOffset>-278097</wp:posOffset>
            </wp:positionH>
            <wp:positionV relativeFrom="paragraph">
              <wp:posOffset>204570</wp:posOffset>
            </wp:positionV>
            <wp:extent cx="626174" cy="1829335"/>
            <wp:effectExtent l="0" t="0" r="8890" b="0"/>
            <wp:wrapNone/>
            <wp:docPr id="71" name="Picture 71" descr="../Desktop/Screen%20Shot%202020-03-31%20at%208.23.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20-03-31%20at%208.23.56%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174" cy="1829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5EA519" w14:textId="07B4BBB6" w:rsidR="00E4525A" w:rsidRDefault="00E4525A" w:rsidP="00AA3D48">
      <w:pPr>
        <w:ind w:left="720"/>
      </w:pPr>
    </w:p>
    <w:p w14:paraId="28F0A738" w14:textId="5B80CD4B" w:rsidR="00E4525A" w:rsidRDefault="00E4525A" w:rsidP="00AA3D48">
      <w:pPr>
        <w:ind w:left="720"/>
      </w:pPr>
    </w:p>
    <w:p w14:paraId="334BE1FE" w14:textId="63CCC1DB" w:rsidR="00E4525A" w:rsidRDefault="00E4525A" w:rsidP="00AA3D48">
      <w:pPr>
        <w:ind w:left="720"/>
      </w:pPr>
    </w:p>
    <w:p w14:paraId="01298E2A" w14:textId="5343A9D3" w:rsidR="00E4525A" w:rsidRDefault="00E4525A" w:rsidP="00AA3D48">
      <w:pPr>
        <w:ind w:left="720"/>
      </w:pPr>
    </w:p>
    <w:p w14:paraId="323FA046" w14:textId="69B01A25" w:rsidR="00E4525A" w:rsidRDefault="00E4525A" w:rsidP="00AA3D48">
      <w:pPr>
        <w:ind w:left="720"/>
      </w:pPr>
    </w:p>
    <w:p w14:paraId="4DF46E0E" w14:textId="00916A6C" w:rsidR="00E4525A" w:rsidRDefault="00E4525A" w:rsidP="00AA3D48">
      <w:pPr>
        <w:ind w:left="720"/>
      </w:pPr>
    </w:p>
    <w:p w14:paraId="352EDF26" w14:textId="77777777" w:rsidR="00E4525A" w:rsidRDefault="00E4525A" w:rsidP="00AA3D48">
      <w:pPr>
        <w:ind w:left="720"/>
      </w:pPr>
    </w:p>
    <w:p w14:paraId="62337EAF" w14:textId="1C5B430B" w:rsidR="00E4525A" w:rsidRDefault="00E4525A" w:rsidP="00AA3D48">
      <w:pPr>
        <w:ind w:left="720"/>
      </w:pPr>
    </w:p>
    <w:p w14:paraId="6C8FDD28" w14:textId="6C3B6D1F" w:rsidR="00E4525A" w:rsidRDefault="00E4525A" w:rsidP="00AA3D48">
      <w:pPr>
        <w:ind w:left="720"/>
      </w:pPr>
    </w:p>
    <w:p w14:paraId="662442B6" w14:textId="34D9913A" w:rsidR="00E4525A" w:rsidRDefault="00E4525A" w:rsidP="00AA3D48">
      <w:pPr>
        <w:ind w:left="720"/>
      </w:pPr>
    </w:p>
    <w:p w14:paraId="261CF4D0" w14:textId="7E501DB2" w:rsidR="00E4525A" w:rsidRDefault="00E4525A" w:rsidP="00AA3D48">
      <w:pPr>
        <w:ind w:left="720"/>
      </w:pPr>
    </w:p>
    <w:p w14:paraId="3FE884B0" w14:textId="566AA813" w:rsidR="00E4525A" w:rsidRDefault="00E4525A" w:rsidP="00AA3D48">
      <w:pPr>
        <w:ind w:left="720"/>
      </w:pPr>
    </w:p>
    <w:p w14:paraId="56372575" w14:textId="77777777" w:rsidR="00E4525A" w:rsidRDefault="00E4525A" w:rsidP="00AA3D48">
      <w:pPr>
        <w:ind w:left="720"/>
      </w:pPr>
    </w:p>
    <w:p w14:paraId="2D79B147" w14:textId="00AF81AC" w:rsidR="00E85CE5" w:rsidRPr="005A1555" w:rsidRDefault="00E85CE5" w:rsidP="00E85CE5">
      <w:pPr>
        <w:ind w:left="720"/>
        <w:rPr>
          <w:sz w:val="20"/>
          <w:szCs w:val="20"/>
        </w:rPr>
      </w:pPr>
      <w:r w:rsidRPr="00D35149">
        <w:rPr>
          <w:i/>
          <w:sz w:val="20"/>
          <w:szCs w:val="20"/>
        </w:rPr>
        <w:t>Figure 4.1</w:t>
      </w:r>
      <w:r>
        <w:t xml:space="preserve">. </w:t>
      </w:r>
      <w:r w:rsidRPr="005A1555">
        <w:rPr>
          <w:sz w:val="20"/>
          <w:szCs w:val="20"/>
        </w:rPr>
        <w:t>Comparison of survival percent of control</w:t>
      </w:r>
      <w:r w:rsidR="00B52FC9">
        <w:rPr>
          <w:sz w:val="20"/>
          <w:szCs w:val="20"/>
        </w:rPr>
        <w:t xml:space="preserve"> (solid</w:t>
      </w:r>
      <w:r w:rsidRPr="005A1555">
        <w:rPr>
          <w:sz w:val="20"/>
          <w:szCs w:val="20"/>
        </w:rPr>
        <w:t xml:space="preserve"> lines)</w:t>
      </w:r>
      <w:r>
        <w:rPr>
          <w:sz w:val="20"/>
          <w:szCs w:val="20"/>
        </w:rPr>
        <w:t xml:space="preserve">, </w:t>
      </w:r>
      <w:r w:rsidRPr="005A1555">
        <w:rPr>
          <w:sz w:val="20"/>
          <w:szCs w:val="20"/>
        </w:rPr>
        <w:t>un-infected (dot lines)</w:t>
      </w:r>
      <w:r>
        <w:rPr>
          <w:sz w:val="20"/>
          <w:szCs w:val="20"/>
        </w:rPr>
        <w:t xml:space="preserve">, and </w:t>
      </w:r>
      <w:r w:rsidRPr="005A1555">
        <w:rPr>
          <w:sz w:val="20"/>
          <w:szCs w:val="20"/>
        </w:rPr>
        <w:t>infected (dashed lines) CO</w:t>
      </w:r>
      <w:r w:rsidRPr="005A1555">
        <w:rPr>
          <w:sz w:val="20"/>
          <w:szCs w:val="20"/>
          <w:vertAlign w:val="subscript"/>
        </w:rPr>
        <w:t>1-5</w:t>
      </w:r>
      <w:r w:rsidRPr="005A1555">
        <w:rPr>
          <w:sz w:val="20"/>
          <w:szCs w:val="20"/>
        </w:rPr>
        <w:t xml:space="preserve"> flies at age 14 (</w:t>
      </w:r>
      <w:r w:rsidR="009C66DA">
        <w:rPr>
          <w:sz w:val="20"/>
          <w:szCs w:val="20"/>
        </w:rPr>
        <w:t xml:space="preserve">dark </w:t>
      </w:r>
      <w:r w:rsidRPr="005A1555">
        <w:rPr>
          <w:sz w:val="20"/>
          <w:szCs w:val="20"/>
        </w:rPr>
        <w:t>blue)</w:t>
      </w:r>
      <w:r w:rsidR="009C66DA">
        <w:rPr>
          <w:sz w:val="20"/>
          <w:szCs w:val="20"/>
        </w:rPr>
        <w:t xml:space="preserve">, 28 (yellow), </w:t>
      </w:r>
      <w:r w:rsidRPr="005A1555">
        <w:rPr>
          <w:sz w:val="20"/>
          <w:szCs w:val="20"/>
        </w:rPr>
        <w:t>42 (gray)</w:t>
      </w:r>
      <w:r w:rsidR="009C66DA">
        <w:rPr>
          <w:sz w:val="20"/>
          <w:szCs w:val="20"/>
        </w:rPr>
        <w:t>, 56 (red), and 70 (light blue)</w:t>
      </w:r>
      <w:r w:rsidRPr="005A1555">
        <w:rPr>
          <w:sz w:val="20"/>
          <w:szCs w:val="20"/>
        </w:rPr>
        <w:t xml:space="preserve"> days</w:t>
      </w:r>
      <w:r>
        <w:rPr>
          <w:sz w:val="20"/>
          <w:szCs w:val="20"/>
        </w:rPr>
        <w:t xml:space="preserve"> are</w:t>
      </w:r>
      <w:r w:rsidRPr="005A1555">
        <w:rPr>
          <w:sz w:val="20"/>
          <w:szCs w:val="20"/>
        </w:rPr>
        <w:t xml:space="preserve"> shown in </w:t>
      </w:r>
      <w:r>
        <w:rPr>
          <w:sz w:val="20"/>
          <w:szCs w:val="20"/>
        </w:rPr>
        <w:t xml:space="preserve">both </w:t>
      </w:r>
      <w:r w:rsidRPr="005A1555">
        <w:rPr>
          <w:sz w:val="20"/>
          <w:szCs w:val="20"/>
        </w:rPr>
        <w:t>panel</w:t>
      </w:r>
      <w:r>
        <w:rPr>
          <w:sz w:val="20"/>
          <w:szCs w:val="20"/>
        </w:rPr>
        <w:t>s</w:t>
      </w:r>
      <w:r w:rsidRPr="005A1555">
        <w:rPr>
          <w:sz w:val="20"/>
          <w:szCs w:val="20"/>
        </w:rPr>
        <w:t xml:space="preserve"> A</w:t>
      </w:r>
      <w:r>
        <w:rPr>
          <w:sz w:val="20"/>
          <w:szCs w:val="20"/>
        </w:rPr>
        <w:t xml:space="preserve"> (male flies) and B (female flies)</w:t>
      </w:r>
      <w:r w:rsidRPr="005A1555">
        <w:rPr>
          <w:sz w:val="20"/>
          <w:szCs w:val="20"/>
        </w:rPr>
        <w:t xml:space="preserve">. Y axis shows survival percent and x axis shows day. </w:t>
      </w:r>
      <w:r w:rsidR="009C66DA">
        <w:rPr>
          <w:sz w:val="20"/>
          <w:szCs w:val="20"/>
        </w:rPr>
        <w:t>Infected graph</w:t>
      </w:r>
      <w:r w:rsidR="00AB28EB">
        <w:rPr>
          <w:sz w:val="20"/>
          <w:szCs w:val="20"/>
        </w:rPr>
        <w:t>s</w:t>
      </w:r>
      <w:r w:rsidR="009C66DA">
        <w:rPr>
          <w:sz w:val="20"/>
          <w:szCs w:val="20"/>
        </w:rPr>
        <w:t xml:space="preserve"> separated from control and un</w:t>
      </w:r>
      <w:r w:rsidR="00AB28EB">
        <w:rPr>
          <w:sz w:val="20"/>
          <w:szCs w:val="20"/>
        </w:rPr>
        <w:t>-infected graphs to be clearer.</w:t>
      </w:r>
    </w:p>
    <w:p w14:paraId="1CA4EB53" w14:textId="19F05401" w:rsidR="00E4525A" w:rsidRDefault="00E4525A" w:rsidP="00AA3D48">
      <w:pPr>
        <w:ind w:left="720"/>
      </w:pPr>
    </w:p>
    <w:p w14:paraId="7DE47F41" w14:textId="355D0715" w:rsidR="00E4525A" w:rsidRDefault="00D35149" w:rsidP="00E4525A">
      <w:pPr>
        <w:tabs>
          <w:tab w:val="left" w:pos="7945"/>
        </w:tabs>
        <w:ind w:left="720"/>
      </w:pPr>
      <w:r>
        <w:rPr>
          <w:noProof/>
        </w:rPr>
        <w:drawing>
          <wp:anchor distT="0" distB="0" distL="114300" distR="114300" simplePos="0" relativeHeight="251762688" behindDoc="0" locked="0" layoutInCell="1" allowOverlap="1" wp14:anchorId="03017EA0" wp14:editId="0B7B473E">
            <wp:simplePos x="0" y="0"/>
            <wp:positionH relativeFrom="column">
              <wp:posOffset>408773</wp:posOffset>
            </wp:positionH>
            <wp:positionV relativeFrom="paragraph">
              <wp:posOffset>90270</wp:posOffset>
            </wp:positionV>
            <wp:extent cx="5253424" cy="1833345"/>
            <wp:effectExtent l="0" t="0" r="4445" b="0"/>
            <wp:wrapNone/>
            <wp:docPr id="74" name="Picture 74" descr="../Desktop/Screen%20Shot%202020-03-31%20at%208.38.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20-03-31%20at%208.38.57%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3424" cy="183334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25A">
        <w:tab/>
      </w:r>
    </w:p>
    <w:p w14:paraId="41F2D1FB" w14:textId="43BB56D8" w:rsidR="00E4525A" w:rsidRDefault="00927C64" w:rsidP="00927C64">
      <w:pPr>
        <w:tabs>
          <w:tab w:val="left" w:pos="6947"/>
        </w:tabs>
        <w:ind w:left="720"/>
      </w:pPr>
      <w:r>
        <w:tab/>
      </w:r>
    </w:p>
    <w:p w14:paraId="1B6E5D48" w14:textId="77777777" w:rsidR="00E4525A" w:rsidRDefault="00E4525A" w:rsidP="00AA3D48">
      <w:pPr>
        <w:ind w:left="720"/>
      </w:pPr>
    </w:p>
    <w:p w14:paraId="73FD577D" w14:textId="049034DB" w:rsidR="00E4525A" w:rsidRDefault="00E4525A" w:rsidP="00AA3D48">
      <w:pPr>
        <w:ind w:left="720"/>
      </w:pPr>
    </w:p>
    <w:p w14:paraId="5912496D" w14:textId="4BBA90F4" w:rsidR="00E4525A" w:rsidRDefault="00E4525A" w:rsidP="00AA3D48">
      <w:pPr>
        <w:ind w:left="720"/>
      </w:pPr>
    </w:p>
    <w:p w14:paraId="2D97AD8B" w14:textId="4F57C857" w:rsidR="00E4525A" w:rsidRDefault="00D35149" w:rsidP="00561AAC">
      <w:pPr>
        <w:tabs>
          <w:tab w:val="left" w:pos="5419"/>
        </w:tabs>
        <w:ind w:left="720"/>
      </w:pPr>
      <w:r>
        <w:rPr>
          <w:noProof/>
        </w:rPr>
        <w:drawing>
          <wp:anchor distT="0" distB="0" distL="114300" distR="114300" simplePos="0" relativeHeight="251763712" behindDoc="0" locked="0" layoutInCell="1" allowOverlap="1" wp14:anchorId="0C39B2FE" wp14:editId="0CD922F4">
            <wp:simplePos x="0" y="0"/>
            <wp:positionH relativeFrom="column">
              <wp:posOffset>-391427</wp:posOffset>
            </wp:positionH>
            <wp:positionV relativeFrom="paragraph">
              <wp:posOffset>131646</wp:posOffset>
            </wp:positionV>
            <wp:extent cx="514957" cy="684329"/>
            <wp:effectExtent l="0" t="0" r="0" b="1905"/>
            <wp:wrapNone/>
            <wp:docPr id="75" name="Picture 75" descr="../Desktop/Screen%20Shot%202020-03-31%20at%208.39.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20-03-31%20at%208.39.13%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957" cy="684329"/>
                    </a:xfrm>
                    <a:prstGeom prst="rect">
                      <a:avLst/>
                    </a:prstGeom>
                    <a:noFill/>
                    <a:ln>
                      <a:noFill/>
                    </a:ln>
                  </pic:spPr>
                </pic:pic>
              </a:graphicData>
            </a:graphic>
            <wp14:sizeRelH relativeFrom="page">
              <wp14:pctWidth>0</wp14:pctWidth>
            </wp14:sizeRelH>
            <wp14:sizeRelV relativeFrom="page">
              <wp14:pctHeight>0</wp14:pctHeight>
            </wp14:sizeRelV>
          </wp:anchor>
        </w:drawing>
      </w:r>
      <w:r w:rsidR="00561AAC">
        <w:tab/>
      </w:r>
    </w:p>
    <w:p w14:paraId="2EE98A42" w14:textId="49305EED" w:rsidR="00E4525A" w:rsidRDefault="00E4525A" w:rsidP="00AA3D48">
      <w:pPr>
        <w:ind w:left="720"/>
      </w:pPr>
    </w:p>
    <w:p w14:paraId="5069DADF" w14:textId="77777777" w:rsidR="00E4525A" w:rsidRDefault="00E4525A" w:rsidP="00AA3D48">
      <w:pPr>
        <w:ind w:left="720"/>
      </w:pPr>
    </w:p>
    <w:p w14:paraId="07FE6F23" w14:textId="77777777" w:rsidR="00E4525A" w:rsidRDefault="00E4525A" w:rsidP="00AA3D48">
      <w:pPr>
        <w:ind w:left="720"/>
      </w:pPr>
    </w:p>
    <w:p w14:paraId="46FA4830" w14:textId="77777777" w:rsidR="00E4525A" w:rsidRDefault="00E4525A" w:rsidP="00AA3D48">
      <w:pPr>
        <w:ind w:left="720"/>
      </w:pPr>
    </w:p>
    <w:p w14:paraId="0AB0354E" w14:textId="77777777" w:rsidR="00E4525A" w:rsidRDefault="00E4525A" w:rsidP="00AA3D48">
      <w:pPr>
        <w:ind w:left="720"/>
      </w:pPr>
    </w:p>
    <w:p w14:paraId="24F998FA" w14:textId="77777777" w:rsidR="00E4525A" w:rsidRDefault="00E4525A" w:rsidP="00AA3D48">
      <w:pPr>
        <w:ind w:left="720"/>
      </w:pPr>
    </w:p>
    <w:p w14:paraId="50A8D853" w14:textId="7D7355E2" w:rsidR="00A537F5" w:rsidRDefault="00957A31" w:rsidP="00D35149">
      <w:pPr>
        <w:ind w:left="720"/>
        <w:rPr>
          <w:sz w:val="20"/>
          <w:szCs w:val="20"/>
        </w:rPr>
      </w:pPr>
      <w:r w:rsidRPr="00957A31">
        <w:rPr>
          <w:i/>
          <w:sz w:val="20"/>
          <w:szCs w:val="20"/>
        </w:rPr>
        <w:t>Figure 4.2.</w:t>
      </w:r>
      <w:r w:rsidR="00A537F5">
        <w:rPr>
          <w:i/>
          <w:sz w:val="20"/>
          <w:szCs w:val="20"/>
        </w:rPr>
        <w:t xml:space="preserve"> </w:t>
      </w:r>
      <w:r w:rsidR="00D35149" w:rsidRPr="005A1555">
        <w:rPr>
          <w:sz w:val="20"/>
          <w:szCs w:val="20"/>
        </w:rPr>
        <w:t xml:space="preserve">Comparison of survival percent of </w:t>
      </w:r>
      <w:r w:rsidR="00D35149">
        <w:rPr>
          <w:sz w:val="20"/>
          <w:szCs w:val="20"/>
        </w:rPr>
        <w:t>un-infected</w:t>
      </w:r>
      <w:r w:rsidR="00B52FC9">
        <w:rPr>
          <w:sz w:val="20"/>
          <w:szCs w:val="20"/>
        </w:rPr>
        <w:t xml:space="preserve"> (solid</w:t>
      </w:r>
      <w:r w:rsidR="00D35149" w:rsidRPr="005A1555">
        <w:rPr>
          <w:sz w:val="20"/>
          <w:szCs w:val="20"/>
        </w:rPr>
        <w:t xml:space="preserve"> lines)</w:t>
      </w:r>
      <w:r w:rsidR="00D35149">
        <w:rPr>
          <w:sz w:val="20"/>
          <w:szCs w:val="20"/>
        </w:rPr>
        <w:t xml:space="preserve"> and </w:t>
      </w:r>
      <w:r w:rsidR="00D35149" w:rsidRPr="005A1555">
        <w:rPr>
          <w:sz w:val="20"/>
          <w:szCs w:val="20"/>
        </w:rPr>
        <w:t xml:space="preserve">infected </w:t>
      </w:r>
      <w:r w:rsidR="00D35149">
        <w:rPr>
          <w:sz w:val="20"/>
          <w:szCs w:val="20"/>
        </w:rPr>
        <w:t>(dash</w:t>
      </w:r>
      <w:r w:rsidR="00D35149" w:rsidRPr="005A1555">
        <w:rPr>
          <w:sz w:val="20"/>
          <w:szCs w:val="20"/>
        </w:rPr>
        <w:t xml:space="preserve"> lines) </w:t>
      </w:r>
    </w:p>
    <w:p w14:paraId="719C36D2" w14:textId="787FDADD" w:rsidR="00D35149" w:rsidRDefault="00D35149" w:rsidP="00D35149">
      <w:pPr>
        <w:ind w:left="720"/>
      </w:pPr>
      <w:r w:rsidRPr="005A1555">
        <w:rPr>
          <w:sz w:val="20"/>
          <w:szCs w:val="20"/>
        </w:rPr>
        <w:t>CO</w:t>
      </w:r>
      <w:r w:rsidRPr="005A1555">
        <w:rPr>
          <w:sz w:val="20"/>
          <w:szCs w:val="20"/>
          <w:vertAlign w:val="subscript"/>
        </w:rPr>
        <w:t>1-5</w:t>
      </w:r>
      <w:r w:rsidRPr="005A1555">
        <w:rPr>
          <w:sz w:val="20"/>
          <w:szCs w:val="20"/>
        </w:rPr>
        <w:t xml:space="preserve"> flies at </w:t>
      </w:r>
      <w:r>
        <w:rPr>
          <w:sz w:val="20"/>
          <w:szCs w:val="20"/>
        </w:rPr>
        <w:t xml:space="preserve">age 14, 28, 42, 56, and 70 </w:t>
      </w:r>
      <w:r w:rsidRPr="005A1555">
        <w:rPr>
          <w:sz w:val="20"/>
          <w:szCs w:val="20"/>
        </w:rPr>
        <w:t>days</w:t>
      </w:r>
      <w:r>
        <w:rPr>
          <w:sz w:val="20"/>
          <w:szCs w:val="20"/>
        </w:rPr>
        <w:t>. Y axis shows survival percent and X axis shows day.</w:t>
      </w:r>
    </w:p>
    <w:p w14:paraId="166E65AC" w14:textId="77777777" w:rsidR="00E4525A" w:rsidRDefault="00E4525A" w:rsidP="00AA3D48">
      <w:pPr>
        <w:ind w:left="720"/>
      </w:pPr>
    </w:p>
    <w:p w14:paraId="243F2977" w14:textId="77777777" w:rsidR="00E4525A" w:rsidRDefault="00E4525A" w:rsidP="00AA3D48">
      <w:pPr>
        <w:ind w:left="720"/>
      </w:pPr>
    </w:p>
    <w:p w14:paraId="262673A1" w14:textId="77777777" w:rsidR="00E4525A" w:rsidRDefault="00E4525A" w:rsidP="00AA3D48">
      <w:pPr>
        <w:ind w:left="720"/>
      </w:pPr>
    </w:p>
    <w:p w14:paraId="2C2EA036" w14:textId="77777777" w:rsidR="00E4525A" w:rsidRDefault="00E4525A" w:rsidP="00AA3D48">
      <w:pPr>
        <w:ind w:left="720"/>
      </w:pPr>
    </w:p>
    <w:p w14:paraId="13C4FE5A" w14:textId="77777777" w:rsidR="00E4525A" w:rsidRDefault="00E4525A" w:rsidP="00AA3D48">
      <w:pPr>
        <w:ind w:left="720"/>
      </w:pPr>
    </w:p>
    <w:p w14:paraId="075E8828" w14:textId="77777777" w:rsidR="00E4525A" w:rsidRDefault="00E4525A" w:rsidP="00AA3D48">
      <w:pPr>
        <w:ind w:left="720"/>
      </w:pPr>
    </w:p>
    <w:p w14:paraId="509A289E" w14:textId="77777777" w:rsidR="00E4525A" w:rsidRDefault="00E4525A" w:rsidP="00AA3D48">
      <w:pPr>
        <w:ind w:left="720"/>
      </w:pPr>
    </w:p>
    <w:p w14:paraId="4515172E" w14:textId="6A718949" w:rsidR="00E4525A" w:rsidRDefault="00C071C4" w:rsidP="00AA3D48">
      <w:pPr>
        <w:ind w:left="720"/>
      </w:pPr>
      <w:ins w:id="477" w:author="elnazbagheri" w:date="2020-03-30T22:22:00Z">
        <w:r>
          <w:rPr>
            <w:rFonts w:eastAsia="Times New Roman"/>
            <w:noProof/>
            <w:color w:val="0000FF"/>
            <w:rPrChange w:id="478" w:author="Unknown">
              <w:rPr>
                <w:noProof/>
              </w:rPr>
            </w:rPrChange>
          </w:rPr>
          <mc:AlternateContent>
            <mc:Choice Requires="wps">
              <w:drawing>
                <wp:anchor distT="0" distB="0" distL="114300" distR="114300" simplePos="0" relativeHeight="251780096" behindDoc="0" locked="0" layoutInCell="1" allowOverlap="1" wp14:anchorId="05C59E2D" wp14:editId="6EADE456">
                  <wp:simplePos x="0" y="0"/>
                  <wp:positionH relativeFrom="column">
                    <wp:posOffset>3154045</wp:posOffset>
                  </wp:positionH>
                  <wp:positionV relativeFrom="paragraph">
                    <wp:posOffset>1905</wp:posOffset>
                  </wp:positionV>
                  <wp:extent cx="228600" cy="340360"/>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2286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1E41EC" w14:textId="77777777" w:rsidR="00DE3302" w:rsidRDefault="00DE3302" w:rsidP="00C071C4">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C59E2D" id="Text Box 87" o:spid="_x0000_s1048" type="#_x0000_t202" style="position:absolute;left:0;text-align:left;margin-left:248.35pt;margin-top:.15pt;width:18pt;height:26.8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" filled="f" stroked="f">
                  <v:textbox>
                    <w:txbxContent>
                      <w:p w14:paraId="4D1E41EC" w14:textId="77777777" w:rsidR="00DE3302" w:rsidRDefault="00DE3302" w:rsidP="00C071C4">
                        <w:r>
                          <w:t>B</w:t>
                        </w:r>
                      </w:p>
                    </w:txbxContent>
                  </v:textbox>
                  <w10:wrap type="square"/>
                </v:shape>
              </w:pict>
            </mc:Fallback>
          </mc:AlternateContent>
        </w:r>
      </w:ins>
      <w:ins w:id="479" w:author="elnazbagheri" w:date="2020-03-30T22:21:00Z">
        <w:r>
          <w:rPr>
            <w:rFonts w:eastAsia="Times New Roman"/>
            <w:noProof/>
            <w:color w:val="0000FF"/>
            <w:rPrChange w:id="480" w:author="Unknown">
              <w:rPr>
                <w:noProof/>
              </w:rPr>
            </w:rPrChange>
          </w:rPr>
          <mc:AlternateContent>
            <mc:Choice Requires="wps">
              <w:drawing>
                <wp:anchor distT="0" distB="0" distL="114300" distR="114300" simplePos="0" relativeHeight="251776000" behindDoc="0" locked="0" layoutInCell="1" allowOverlap="1" wp14:anchorId="4BE8609C" wp14:editId="16E9CDF9">
                  <wp:simplePos x="0" y="0"/>
                  <wp:positionH relativeFrom="column">
                    <wp:posOffset>868045</wp:posOffset>
                  </wp:positionH>
                  <wp:positionV relativeFrom="paragraph">
                    <wp:posOffset>1905</wp:posOffset>
                  </wp:positionV>
                  <wp:extent cx="229235" cy="228600"/>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22923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69514C" w14:textId="77777777" w:rsidR="00DE3302" w:rsidRPr="007E23FC" w:rsidRDefault="00DE3302" w:rsidP="00C071C4">
                              <w:pPr>
                                <w:rPr>
                                  <w:color w:val="000000" w:themeColor="text1"/>
                                </w:rPr>
                              </w:pPr>
                              <w:r>
                                <w:rPr>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E8609C" id="Text Box 85" o:spid="_x0000_s1049" type="#_x0000_t202" style="position:absolute;left:0;text-align:left;margin-left:68.35pt;margin-top:.15pt;width:18.05pt;height:18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" filled="f" stroked="f">
                  <v:textbox>
                    <w:txbxContent>
                      <w:p w14:paraId="6269514C" w14:textId="77777777" w:rsidR="00DE3302" w:rsidRPr="007E23FC" w:rsidRDefault="00DE3302" w:rsidP="00C071C4">
                        <w:pPr>
                          <w:rPr>
                            <w:color w:val="000000" w:themeColor="text1"/>
                          </w:rPr>
                        </w:pPr>
                        <w:r>
                          <w:rPr>
                            <w:color w:val="000000" w:themeColor="text1"/>
                          </w:rPr>
                          <w:t>A</w:t>
                        </w:r>
                      </w:p>
                    </w:txbxContent>
                  </v:textbox>
                  <w10:wrap type="square"/>
                </v:shape>
              </w:pict>
            </mc:Fallback>
          </mc:AlternateContent>
        </w:r>
      </w:ins>
    </w:p>
    <w:p w14:paraId="55271B1F" w14:textId="573D6C53" w:rsidR="00E4525A" w:rsidRDefault="0099567B" w:rsidP="0099567B">
      <w:pPr>
        <w:tabs>
          <w:tab w:val="left" w:pos="6152"/>
        </w:tabs>
        <w:ind w:left="720"/>
      </w:pPr>
      <w:r>
        <w:rPr>
          <w:noProof/>
        </w:rPr>
        <w:drawing>
          <wp:anchor distT="0" distB="0" distL="114300" distR="114300" simplePos="0" relativeHeight="251764736" behindDoc="0" locked="0" layoutInCell="1" allowOverlap="1" wp14:anchorId="0ED11DEE" wp14:editId="3A477629">
            <wp:simplePos x="0" y="0"/>
            <wp:positionH relativeFrom="column">
              <wp:posOffset>525914</wp:posOffset>
            </wp:positionH>
            <wp:positionV relativeFrom="paragraph">
              <wp:posOffset>54409</wp:posOffset>
            </wp:positionV>
            <wp:extent cx="5030503" cy="3377908"/>
            <wp:effectExtent l="0" t="0" r="0" b="635"/>
            <wp:wrapNone/>
            <wp:docPr id="76" name="Picture 76" descr="../Desktop/Screen%20Shot%202020-03-31%20at%208.41.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20-03-31%20at%208.41.40%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0503" cy="3377908"/>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5848652D" w14:textId="039F38E6" w:rsidR="00E4525A" w:rsidRDefault="00E4525A" w:rsidP="00AA3D48">
      <w:pPr>
        <w:ind w:left="720"/>
      </w:pPr>
    </w:p>
    <w:p w14:paraId="298B6C27" w14:textId="310C579A" w:rsidR="00161AD9" w:rsidRDefault="00161AD9" w:rsidP="00AA3D48">
      <w:pPr>
        <w:ind w:left="720"/>
      </w:pPr>
    </w:p>
    <w:p w14:paraId="64C0E7B6" w14:textId="5083250B" w:rsidR="00161AD9" w:rsidRDefault="0099567B" w:rsidP="0099567B">
      <w:pPr>
        <w:tabs>
          <w:tab w:val="left" w:pos="6253"/>
        </w:tabs>
        <w:ind w:left="720"/>
      </w:pPr>
      <w:r>
        <w:tab/>
      </w:r>
    </w:p>
    <w:p w14:paraId="57861F43" w14:textId="2C1EA3B8" w:rsidR="00161AD9" w:rsidRDefault="00161AD9" w:rsidP="00AA3D48">
      <w:pPr>
        <w:ind w:left="720"/>
      </w:pPr>
    </w:p>
    <w:p w14:paraId="4F6A27A1" w14:textId="2B6E86F4" w:rsidR="00161AD9" w:rsidRDefault="00161AD9" w:rsidP="00AA3D48">
      <w:pPr>
        <w:ind w:left="720"/>
      </w:pPr>
    </w:p>
    <w:p w14:paraId="367F209C" w14:textId="662B43F0" w:rsidR="00161AD9" w:rsidRDefault="00161AD9" w:rsidP="00AA3D48">
      <w:pPr>
        <w:ind w:left="720"/>
      </w:pPr>
    </w:p>
    <w:p w14:paraId="4612C156" w14:textId="275A1496" w:rsidR="00161AD9" w:rsidRDefault="00161AD9" w:rsidP="00AA3D48">
      <w:pPr>
        <w:ind w:left="720"/>
      </w:pPr>
    </w:p>
    <w:p w14:paraId="588FD0B7" w14:textId="099599C7" w:rsidR="00161AD9" w:rsidRDefault="00161AD9" w:rsidP="00AA3D48">
      <w:pPr>
        <w:ind w:left="720"/>
      </w:pPr>
    </w:p>
    <w:p w14:paraId="2046D978" w14:textId="74D7CCE6" w:rsidR="00161AD9" w:rsidRDefault="00161AD9" w:rsidP="00AA3D48">
      <w:pPr>
        <w:ind w:left="720"/>
      </w:pPr>
    </w:p>
    <w:p w14:paraId="59119407" w14:textId="3654BB77" w:rsidR="00161AD9" w:rsidRDefault="00161AD9" w:rsidP="00AA3D48">
      <w:pPr>
        <w:ind w:left="720"/>
      </w:pPr>
    </w:p>
    <w:p w14:paraId="1268BCAB" w14:textId="784410B2" w:rsidR="00161AD9" w:rsidRDefault="0096237C" w:rsidP="00AA3D48">
      <w:pPr>
        <w:ind w:left="720"/>
      </w:pPr>
      <w:r>
        <w:rPr>
          <w:noProof/>
        </w:rPr>
        <w:drawing>
          <wp:anchor distT="0" distB="0" distL="114300" distR="114300" simplePos="0" relativeHeight="251765760" behindDoc="0" locked="0" layoutInCell="1" allowOverlap="1" wp14:anchorId="000E4438" wp14:editId="55C7CCAF">
            <wp:simplePos x="0" y="0"/>
            <wp:positionH relativeFrom="column">
              <wp:posOffset>-392697</wp:posOffset>
            </wp:positionH>
            <wp:positionV relativeFrom="paragraph">
              <wp:posOffset>187425</wp:posOffset>
            </wp:positionV>
            <wp:extent cx="582462" cy="1164925"/>
            <wp:effectExtent l="0" t="0" r="1905" b="3810"/>
            <wp:wrapNone/>
            <wp:docPr id="77" name="Picture 77" descr="../Desktop/Screen%20Shot%202020-03-31%20at%208.41.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20-03-31%20at%208.41.47%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462" cy="1164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AA3B8" w14:textId="59359939" w:rsidR="00161AD9" w:rsidRDefault="00161AD9" w:rsidP="00AA3D48">
      <w:pPr>
        <w:ind w:left="720"/>
      </w:pPr>
    </w:p>
    <w:p w14:paraId="34079B24" w14:textId="77777777" w:rsidR="00161AD9" w:rsidRDefault="00161AD9" w:rsidP="00AA3D48">
      <w:pPr>
        <w:ind w:left="720"/>
      </w:pPr>
    </w:p>
    <w:p w14:paraId="22D790FE" w14:textId="77777777" w:rsidR="00161AD9" w:rsidRDefault="00161AD9" w:rsidP="00AA3D48">
      <w:pPr>
        <w:ind w:left="720"/>
      </w:pPr>
    </w:p>
    <w:p w14:paraId="42E21CBE" w14:textId="77777777" w:rsidR="00161AD9" w:rsidRDefault="00161AD9" w:rsidP="00AA3D48">
      <w:pPr>
        <w:ind w:left="720"/>
      </w:pPr>
    </w:p>
    <w:p w14:paraId="77756EE6" w14:textId="77777777" w:rsidR="00161AD9" w:rsidRDefault="00161AD9" w:rsidP="00AA3D48">
      <w:pPr>
        <w:ind w:left="720"/>
      </w:pPr>
    </w:p>
    <w:p w14:paraId="6F2C7180" w14:textId="77777777" w:rsidR="00161AD9" w:rsidRDefault="00161AD9" w:rsidP="00AA3D48">
      <w:pPr>
        <w:ind w:left="720"/>
      </w:pPr>
    </w:p>
    <w:p w14:paraId="170B36C3" w14:textId="77777777" w:rsidR="00161AD9" w:rsidRDefault="00161AD9" w:rsidP="00AA3D48">
      <w:pPr>
        <w:ind w:left="720"/>
      </w:pPr>
    </w:p>
    <w:p w14:paraId="244082AD" w14:textId="77777777" w:rsidR="00161AD9" w:rsidRDefault="00161AD9" w:rsidP="00AA3D48">
      <w:pPr>
        <w:ind w:left="720"/>
      </w:pPr>
    </w:p>
    <w:p w14:paraId="59E1E44A" w14:textId="77777777" w:rsidR="00161AD9" w:rsidRDefault="00161AD9" w:rsidP="00AA3D48">
      <w:pPr>
        <w:ind w:left="720"/>
      </w:pPr>
    </w:p>
    <w:p w14:paraId="49FFC2A0" w14:textId="0A3CC555" w:rsidR="00161AD9" w:rsidRPr="00A709A7" w:rsidRDefault="0096237C" w:rsidP="00AA3D48">
      <w:pPr>
        <w:ind w:left="720"/>
        <w:rPr>
          <w:sz w:val="20"/>
          <w:szCs w:val="20"/>
        </w:rPr>
      </w:pPr>
      <w:r w:rsidRPr="00A709A7">
        <w:rPr>
          <w:i/>
          <w:sz w:val="20"/>
          <w:szCs w:val="20"/>
        </w:rPr>
        <w:t>Figure 5.1.</w:t>
      </w:r>
      <w:r w:rsidRPr="00A709A7">
        <w:rPr>
          <w:sz w:val="20"/>
          <w:szCs w:val="20"/>
        </w:rPr>
        <w:t xml:space="preserve"> </w:t>
      </w:r>
      <w:r w:rsidR="006D5B57">
        <w:rPr>
          <w:sz w:val="20"/>
          <w:szCs w:val="20"/>
        </w:rPr>
        <w:t xml:space="preserve">Survival percent of </w:t>
      </w:r>
      <w:r w:rsidRPr="00A709A7">
        <w:rPr>
          <w:sz w:val="20"/>
          <w:szCs w:val="20"/>
        </w:rPr>
        <w:t>ACO</w:t>
      </w:r>
      <w:r w:rsidR="007273B0" w:rsidRPr="00A709A7">
        <w:rPr>
          <w:sz w:val="20"/>
          <w:szCs w:val="20"/>
          <w:vertAlign w:val="subscript"/>
        </w:rPr>
        <w:t xml:space="preserve">1-5 </w:t>
      </w:r>
      <w:r w:rsidRPr="00A709A7">
        <w:rPr>
          <w:sz w:val="20"/>
          <w:szCs w:val="20"/>
        </w:rPr>
        <w:t>and CO</w:t>
      </w:r>
      <w:r w:rsidRPr="00A709A7">
        <w:rPr>
          <w:sz w:val="20"/>
          <w:szCs w:val="20"/>
          <w:vertAlign w:val="subscript"/>
        </w:rPr>
        <w:t>1-5</w:t>
      </w:r>
      <w:r w:rsidR="00031F17" w:rsidRPr="00A709A7">
        <w:rPr>
          <w:sz w:val="20"/>
          <w:szCs w:val="20"/>
          <w:vertAlign w:val="subscript"/>
        </w:rPr>
        <w:t xml:space="preserve"> </w:t>
      </w:r>
      <w:r w:rsidR="007273B0" w:rsidRPr="00A709A7">
        <w:rPr>
          <w:sz w:val="20"/>
          <w:szCs w:val="20"/>
        </w:rPr>
        <w:t>populations</w:t>
      </w:r>
      <w:r w:rsidR="00031F17" w:rsidRPr="00A709A7">
        <w:rPr>
          <w:sz w:val="20"/>
          <w:szCs w:val="20"/>
        </w:rPr>
        <w:t xml:space="preserve"> were compared together in these graphs. Comparison of all treatments was done for both male (panel A) and female (panel B) flies</w:t>
      </w:r>
      <w:r w:rsidR="00A709A7">
        <w:rPr>
          <w:sz w:val="20"/>
          <w:szCs w:val="20"/>
        </w:rPr>
        <w:t xml:space="preserve"> at age 14, 28, 42, 56, and 70 day</w:t>
      </w:r>
      <w:r w:rsidR="004512AF">
        <w:rPr>
          <w:sz w:val="20"/>
          <w:szCs w:val="20"/>
        </w:rPr>
        <w:t>s</w:t>
      </w:r>
      <w:r w:rsidR="0098150F" w:rsidRPr="00A709A7">
        <w:rPr>
          <w:sz w:val="20"/>
          <w:szCs w:val="20"/>
        </w:rPr>
        <w:t xml:space="preserve">. </w:t>
      </w:r>
      <w:r w:rsidR="00B52FC9" w:rsidRPr="00A709A7">
        <w:rPr>
          <w:sz w:val="20"/>
          <w:szCs w:val="20"/>
        </w:rPr>
        <w:t xml:space="preserve">Treatments include control (solid lines), un-infected (dot lines), and infected (dash lines) flies. Control group did not spray at all, un-infected group was sprayed with </w:t>
      </w:r>
      <w:proofErr w:type="spellStart"/>
      <w:r w:rsidR="00B52FC9" w:rsidRPr="00A709A7">
        <w:rPr>
          <w:sz w:val="20"/>
          <w:szCs w:val="20"/>
        </w:rPr>
        <w:t>silwet</w:t>
      </w:r>
      <w:proofErr w:type="spellEnd"/>
      <w:r w:rsidR="00B52FC9" w:rsidRPr="00A709A7">
        <w:rPr>
          <w:sz w:val="20"/>
          <w:szCs w:val="20"/>
        </w:rPr>
        <w:t xml:space="preserve"> and infected group was sprayed with fungus.</w:t>
      </w:r>
      <w:r w:rsidR="00A709A7">
        <w:rPr>
          <w:sz w:val="20"/>
          <w:szCs w:val="20"/>
        </w:rPr>
        <w:t xml:space="preserve"> Y axis shows survival percent and X axis shows day.</w:t>
      </w:r>
    </w:p>
    <w:p w14:paraId="73DA427F" w14:textId="65E4FAAB" w:rsidR="00161AD9" w:rsidRDefault="00161AD9" w:rsidP="00AA3D48">
      <w:pPr>
        <w:ind w:left="720"/>
      </w:pPr>
    </w:p>
    <w:p w14:paraId="17360231" w14:textId="1C7165AA" w:rsidR="00161AD9" w:rsidRDefault="00A709A7" w:rsidP="00AA3D48">
      <w:pPr>
        <w:ind w:left="720"/>
      </w:pPr>
      <w:r>
        <w:rPr>
          <w:noProof/>
        </w:rPr>
        <w:drawing>
          <wp:anchor distT="0" distB="0" distL="114300" distR="114300" simplePos="0" relativeHeight="251766784" behindDoc="0" locked="0" layoutInCell="1" allowOverlap="1" wp14:anchorId="5D9B36D9" wp14:editId="7B1CDCB6">
            <wp:simplePos x="0" y="0"/>
            <wp:positionH relativeFrom="column">
              <wp:posOffset>527952</wp:posOffset>
            </wp:positionH>
            <wp:positionV relativeFrom="paragraph">
              <wp:posOffset>77771</wp:posOffset>
            </wp:positionV>
            <wp:extent cx="5024488" cy="2286000"/>
            <wp:effectExtent l="0" t="0" r="5080" b="0"/>
            <wp:wrapNone/>
            <wp:docPr id="78" name="Picture 78" descr="../Desktop/Screen%20Shot%202020-03-31%20at%208.45.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20-03-31%20at%208.45.45%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3549" cy="22901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FED59D" w14:textId="4B16181A" w:rsidR="00161AD9" w:rsidRDefault="00161AD9" w:rsidP="00AA3D48">
      <w:pPr>
        <w:ind w:left="720"/>
      </w:pPr>
    </w:p>
    <w:p w14:paraId="0455AA47" w14:textId="59D27C22" w:rsidR="00161AD9" w:rsidRDefault="00161AD9" w:rsidP="00AA3D48">
      <w:pPr>
        <w:ind w:left="720"/>
      </w:pPr>
    </w:p>
    <w:p w14:paraId="657208C8" w14:textId="05AD492D" w:rsidR="00161AD9" w:rsidRDefault="00A709A7" w:rsidP="00A709A7">
      <w:pPr>
        <w:tabs>
          <w:tab w:val="left" w:pos="8046"/>
        </w:tabs>
        <w:ind w:left="720"/>
      </w:pPr>
      <w:r>
        <w:tab/>
      </w:r>
    </w:p>
    <w:p w14:paraId="62C7DA30" w14:textId="63DCEB48" w:rsidR="00161AD9" w:rsidRDefault="00A709A7" w:rsidP="00A709A7">
      <w:pPr>
        <w:tabs>
          <w:tab w:val="left" w:pos="8046"/>
        </w:tabs>
        <w:ind w:left="720"/>
      </w:pPr>
      <w:r>
        <w:rPr>
          <w:noProof/>
        </w:rPr>
        <w:drawing>
          <wp:anchor distT="0" distB="0" distL="114300" distR="114300" simplePos="0" relativeHeight="251767808" behindDoc="0" locked="0" layoutInCell="1" allowOverlap="1" wp14:anchorId="4D684A64" wp14:editId="45B06889">
            <wp:simplePos x="0" y="0"/>
            <wp:positionH relativeFrom="column">
              <wp:posOffset>-391628</wp:posOffset>
            </wp:positionH>
            <wp:positionV relativeFrom="paragraph">
              <wp:posOffset>173255</wp:posOffset>
            </wp:positionV>
            <wp:extent cx="443682" cy="1082441"/>
            <wp:effectExtent l="0" t="0" r="0" b="10160"/>
            <wp:wrapNone/>
            <wp:docPr id="79" name="Picture 79" descr="../Desktop/Screen%20Shot%202020-03-31%20at%208.45.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20-03-31%20at%208.45.50%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682" cy="1082441"/>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280A551B" w14:textId="3D3BD170" w:rsidR="00161AD9" w:rsidRDefault="00161AD9" w:rsidP="00AA3D48">
      <w:pPr>
        <w:ind w:left="720"/>
      </w:pPr>
    </w:p>
    <w:p w14:paraId="2F6FB557" w14:textId="48DD211E" w:rsidR="00161AD9" w:rsidRDefault="00161AD9" w:rsidP="00AA3D48">
      <w:pPr>
        <w:ind w:left="720"/>
      </w:pPr>
    </w:p>
    <w:p w14:paraId="6B8C9DD9" w14:textId="1D4C376B" w:rsidR="00A709A7" w:rsidRDefault="00A709A7" w:rsidP="00AA3D48">
      <w:pPr>
        <w:ind w:left="720"/>
      </w:pPr>
    </w:p>
    <w:p w14:paraId="101BFEE2" w14:textId="77777777" w:rsidR="00A709A7" w:rsidRPr="00A709A7" w:rsidRDefault="00A709A7" w:rsidP="00A709A7"/>
    <w:p w14:paraId="39615FED" w14:textId="77777777" w:rsidR="00A709A7" w:rsidRPr="00A709A7" w:rsidRDefault="00A709A7" w:rsidP="00A709A7"/>
    <w:p w14:paraId="7AF64B0E" w14:textId="77777777" w:rsidR="00A709A7" w:rsidRPr="00A709A7" w:rsidRDefault="00A709A7" w:rsidP="00A709A7"/>
    <w:p w14:paraId="01F8CCD8" w14:textId="77777777" w:rsidR="00A709A7" w:rsidRPr="00A709A7" w:rsidRDefault="00A709A7" w:rsidP="00A709A7"/>
    <w:p w14:paraId="1B2701CA" w14:textId="77777777" w:rsidR="00A709A7" w:rsidRPr="00A709A7" w:rsidRDefault="00A709A7" w:rsidP="00A709A7"/>
    <w:p w14:paraId="36B1ADB3" w14:textId="77777777" w:rsidR="00A709A7" w:rsidRPr="00A709A7" w:rsidRDefault="00A709A7" w:rsidP="00A709A7"/>
    <w:p w14:paraId="0FF6BCBF" w14:textId="2BFC545A" w:rsidR="00161AD9" w:rsidRPr="00E376AF" w:rsidRDefault="006D5B57" w:rsidP="0023608C">
      <w:pPr>
        <w:tabs>
          <w:tab w:val="left" w:pos="1011"/>
        </w:tabs>
        <w:ind w:left="720" w:hanging="540"/>
        <w:rPr>
          <w:sz w:val="20"/>
          <w:szCs w:val="20"/>
        </w:rPr>
      </w:pPr>
      <w:r>
        <w:rPr>
          <w:i/>
          <w:sz w:val="20"/>
          <w:szCs w:val="20"/>
        </w:rPr>
        <w:t xml:space="preserve">           </w:t>
      </w:r>
      <w:r w:rsidR="00A709A7" w:rsidRPr="006D5B57">
        <w:rPr>
          <w:i/>
          <w:sz w:val="20"/>
          <w:szCs w:val="20"/>
        </w:rPr>
        <w:t xml:space="preserve">Figure 5.2. </w:t>
      </w:r>
      <w:r>
        <w:rPr>
          <w:sz w:val="20"/>
          <w:szCs w:val="20"/>
        </w:rPr>
        <w:t xml:space="preserve">This graph displays survival percent of </w:t>
      </w:r>
      <w:r w:rsidR="00100D2D">
        <w:rPr>
          <w:sz w:val="20"/>
          <w:szCs w:val="20"/>
        </w:rPr>
        <w:t xml:space="preserve">infected </w:t>
      </w:r>
      <w:r w:rsidR="00100D2D" w:rsidRPr="00A709A7">
        <w:rPr>
          <w:sz w:val="20"/>
          <w:szCs w:val="20"/>
        </w:rPr>
        <w:t>ACO</w:t>
      </w:r>
      <w:r w:rsidR="00100D2D" w:rsidRPr="00A709A7">
        <w:rPr>
          <w:sz w:val="20"/>
          <w:szCs w:val="20"/>
          <w:vertAlign w:val="subscript"/>
        </w:rPr>
        <w:t xml:space="preserve">1-5 </w:t>
      </w:r>
      <w:r w:rsidR="0023608C">
        <w:rPr>
          <w:sz w:val="20"/>
          <w:szCs w:val="20"/>
        </w:rPr>
        <w:t xml:space="preserve">(red lines) </w:t>
      </w:r>
      <w:r w:rsidR="00100D2D" w:rsidRPr="00A709A7">
        <w:rPr>
          <w:sz w:val="20"/>
          <w:szCs w:val="20"/>
        </w:rPr>
        <w:t>and CO</w:t>
      </w:r>
      <w:r w:rsidR="00100D2D" w:rsidRPr="00A709A7">
        <w:rPr>
          <w:sz w:val="20"/>
          <w:szCs w:val="20"/>
          <w:vertAlign w:val="subscript"/>
        </w:rPr>
        <w:t>1-5</w:t>
      </w:r>
      <w:r w:rsidR="0023608C">
        <w:rPr>
          <w:sz w:val="20"/>
          <w:szCs w:val="20"/>
        </w:rPr>
        <w:t xml:space="preserve"> (gray lines)</w:t>
      </w:r>
      <w:r w:rsidR="00100D2D">
        <w:rPr>
          <w:sz w:val="20"/>
          <w:szCs w:val="20"/>
          <w:vertAlign w:val="subscript"/>
        </w:rPr>
        <w:t xml:space="preserve"> </w:t>
      </w:r>
      <w:r w:rsidR="00100D2D">
        <w:rPr>
          <w:sz w:val="20"/>
          <w:szCs w:val="20"/>
        </w:rPr>
        <w:t>populations at age 14 (solid lines), 28 (dash lines), and 42 (dot lines)</w:t>
      </w:r>
      <w:r w:rsidR="0023608C">
        <w:rPr>
          <w:sz w:val="20"/>
          <w:szCs w:val="20"/>
        </w:rPr>
        <w:t xml:space="preserve"> day</w:t>
      </w:r>
      <w:r w:rsidR="004512AF">
        <w:rPr>
          <w:sz w:val="20"/>
          <w:szCs w:val="20"/>
        </w:rPr>
        <w:t>s</w:t>
      </w:r>
      <w:r w:rsidR="00100D2D">
        <w:rPr>
          <w:sz w:val="20"/>
          <w:szCs w:val="20"/>
        </w:rPr>
        <w:t>.</w:t>
      </w:r>
      <w:r w:rsidR="0023608C">
        <w:rPr>
          <w:sz w:val="20"/>
          <w:szCs w:val="20"/>
        </w:rPr>
        <w:t xml:space="preserve"> Y axis displays survival percent and X axis shows day after spray. </w:t>
      </w:r>
      <w:r w:rsidR="00E376AF">
        <w:rPr>
          <w:sz w:val="20"/>
          <w:szCs w:val="20"/>
        </w:rPr>
        <w:t xml:space="preserve">Comparison of infected </w:t>
      </w:r>
      <w:r w:rsidR="00E376AF" w:rsidRPr="00A709A7">
        <w:rPr>
          <w:sz w:val="20"/>
          <w:szCs w:val="20"/>
        </w:rPr>
        <w:t>ACO</w:t>
      </w:r>
      <w:r w:rsidR="00E376AF" w:rsidRPr="00A709A7">
        <w:rPr>
          <w:sz w:val="20"/>
          <w:szCs w:val="20"/>
          <w:vertAlign w:val="subscript"/>
        </w:rPr>
        <w:t>1-5</w:t>
      </w:r>
      <w:r w:rsidR="00E376AF">
        <w:rPr>
          <w:sz w:val="20"/>
          <w:szCs w:val="20"/>
          <w:vertAlign w:val="subscript"/>
        </w:rPr>
        <w:t xml:space="preserve"> </w:t>
      </w:r>
      <w:r w:rsidR="00E376AF">
        <w:rPr>
          <w:sz w:val="20"/>
          <w:szCs w:val="20"/>
        </w:rPr>
        <w:t xml:space="preserve">and </w:t>
      </w:r>
      <w:r w:rsidR="00E376AF" w:rsidRPr="00A709A7">
        <w:rPr>
          <w:sz w:val="20"/>
          <w:szCs w:val="20"/>
        </w:rPr>
        <w:t>CO</w:t>
      </w:r>
      <w:r w:rsidR="00E376AF" w:rsidRPr="00A709A7">
        <w:rPr>
          <w:sz w:val="20"/>
          <w:szCs w:val="20"/>
          <w:vertAlign w:val="subscript"/>
        </w:rPr>
        <w:t>1-5</w:t>
      </w:r>
      <w:r w:rsidR="00E376AF">
        <w:rPr>
          <w:sz w:val="20"/>
          <w:szCs w:val="20"/>
          <w:vertAlign w:val="subscript"/>
        </w:rPr>
        <w:t xml:space="preserve"> </w:t>
      </w:r>
      <w:r w:rsidR="00E376AF">
        <w:rPr>
          <w:sz w:val="20"/>
          <w:szCs w:val="20"/>
        </w:rPr>
        <w:t>flies demonstrates that survival percent of ACO</w:t>
      </w:r>
      <w:r w:rsidR="00E376AF">
        <w:rPr>
          <w:sz w:val="20"/>
          <w:szCs w:val="20"/>
          <w:vertAlign w:val="subscript"/>
        </w:rPr>
        <w:t>1-5</w:t>
      </w:r>
      <w:r w:rsidR="00E376AF">
        <w:rPr>
          <w:sz w:val="20"/>
          <w:szCs w:val="20"/>
        </w:rPr>
        <w:t xml:space="preserve"> populations at age 14 overlapped with survival percent of CO</w:t>
      </w:r>
      <w:r w:rsidR="00E376AF">
        <w:rPr>
          <w:sz w:val="20"/>
          <w:szCs w:val="20"/>
          <w:vertAlign w:val="subscript"/>
        </w:rPr>
        <w:t>1-5</w:t>
      </w:r>
      <w:r w:rsidR="00E376AF">
        <w:rPr>
          <w:sz w:val="20"/>
          <w:szCs w:val="20"/>
        </w:rPr>
        <w:t xml:space="preserve"> populations at age 42.</w:t>
      </w:r>
    </w:p>
    <w:p w14:paraId="0C908678" w14:textId="69E5DE60" w:rsidR="00161AD9" w:rsidRDefault="00A709A7" w:rsidP="00A709A7">
      <w:pPr>
        <w:tabs>
          <w:tab w:val="left" w:pos="5773"/>
        </w:tabs>
        <w:ind w:left="720"/>
      </w:pPr>
      <w:r>
        <w:tab/>
      </w:r>
    </w:p>
    <w:p w14:paraId="1F836E28" w14:textId="778788E6" w:rsidR="00161AD9" w:rsidRDefault="00161AD9" w:rsidP="00AA3D48">
      <w:pPr>
        <w:ind w:left="720"/>
      </w:pPr>
    </w:p>
    <w:p w14:paraId="1025AFBA" w14:textId="5D37E17A" w:rsidR="00161AD9" w:rsidRDefault="00161AD9" w:rsidP="00AA3D48">
      <w:pPr>
        <w:ind w:left="720"/>
      </w:pPr>
    </w:p>
    <w:p w14:paraId="10D33915" w14:textId="6E5DC016" w:rsidR="00161AD9" w:rsidRDefault="00A709A7" w:rsidP="00A709A7">
      <w:pPr>
        <w:tabs>
          <w:tab w:val="left" w:pos="3992"/>
        </w:tabs>
        <w:ind w:left="720"/>
      </w:pPr>
      <w:r>
        <w:tab/>
      </w:r>
    </w:p>
    <w:p w14:paraId="12418B30" w14:textId="73D66BD3" w:rsidR="00161AD9" w:rsidRDefault="00161AD9" w:rsidP="00AA3D48">
      <w:pPr>
        <w:ind w:left="720"/>
      </w:pPr>
    </w:p>
    <w:p w14:paraId="77855885" w14:textId="6467D567" w:rsidR="00161AD9" w:rsidRDefault="004512AF" w:rsidP="00AA3D48">
      <w:pPr>
        <w:ind w:left="720"/>
      </w:pPr>
      <w:ins w:id="481" w:author="elnazbagheri" w:date="2020-03-30T22:21:00Z">
        <w:r>
          <w:rPr>
            <w:rFonts w:eastAsia="Times New Roman"/>
            <w:noProof/>
            <w:color w:val="0000FF"/>
            <w:rPrChange w:id="482" w:author="Unknown">
              <w:rPr>
                <w:noProof/>
              </w:rPr>
            </w:rPrChange>
          </w:rPr>
          <mc:AlternateContent>
            <mc:Choice Requires="wps">
              <w:drawing>
                <wp:anchor distT="0" distB="0" distL="114300" distR="114300" simplePos="0" relativeHeight="251778048" behindDoc="0" locked="0" layoutInCell="1" allowOverlap="1" wp14:anchorId="33041A30" wp14:editId="2526A94A">
                  <wp:simplePos x="0" y="0"/>
                  <wp:positionH relativeFrom="column">
                    <wp:posOffset>5436870</wp:posOffset>
                  </wp:positionH>
                  <wp:positionV relativeFrom="paragraph">
                    <wp:posOffset>116840</wp:posOffset>
                  </wp:positionV>
                  <wp:extent cx="229235" cy="228600"/>
                  <wp:effectExtent l="0" t="0" r="0" b="0"/>
                  <wp:wrapSquare wrapText="bothSides"/>
                  <wp:docPr id="86" name="Text Box 86"/>
                  <wp:cNvGraphicFramePr/>
                  <a:graphic xmlns:a="http://schemas.openxmlformats.org/drawingml/2006/main">
                    <a:graphicData uri="http://schemas.microsoft.com/office/word/2010/wordprocessingShape">
                      <wps:wsp>
                        <wps:cNvSpPr txBox="1"/>
                        <wps:spPr>
                          <a:xfrm>
                            <a:off x="0" y="0"/>
                            <a:ext cx="22923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DED1E5" w14:textId="77777777" w:rsidR="00DE3302" w:rsidRPr="007E23FC" w:rsidRDefault="00DE3302" w:rsidP="00C071C4">
                              <w:pPr>
                                <w:rPr>
                                  <w:color w:val="000000" w:themeColor="text1"/>
                                </w:rPr>
                              </w:pPr>
                              <w:r>
                                <w:rPr>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041A30" id="Text Box 86" o:spid="_x0000_s1050" type="#_x0000_t202" style="position:absolute;left:0;text-align:left;margin-left:428.1pt;margin-top:9.2pt;width:18.05pt;height:18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" filled="f" stroked="f">
                  <v:textbox>
                    <w:txbxContent>
                      <w:p w14:paraId="37DED1E5" w14:textId="77777777" w:rsidR="00DE3302" w:rsidRPr="007E23FC" w:rsidRDefault="00DE3302" w:rsidP="00C071C4">
                        <w:pPr>
                          <w:rPr>
                            <w:color w:val="000000" w:themeColor="text1"/>
                          </w:rPr>
                        </w:pPr>
                        <w:r>
                          <w:rPr>
                            <w:color w:val="000000" w:themeColor="text1"/>
                          </w:rPr>
                          <w:t>A</w:t>
                        </w:r>
                      </w:p>
                    </w:txbxContent>
                  </v:textbox>
                  <w10:wrap type="square"/>
                </v:shape>
              </w:pict>
            </mc:Fallback>
          </mc:AlternateContent>
        </w:r>
      </w:ins>
      <w:r w:rsidR="00155CDF">
        <w:rPr>
          <w:noProof/>
        </w:rPr>
        <w:drawing>
          <wp:anchor distT="0" distB="0" distL="114300" distR="114300" simplePos="0" relativeHeight="251768832" behindDoc="0" locked="0" layoutInCell="1" allowOverlap="1" wp14:anchorId="3F0CF9E2" wp14:editId="7E72C860">
            <wp:simplePos x="0" y="0"/>
            <wp:positionH relativeFrom="column">
              <wp:posOffset>1211489</wp:posOffset>
            </wp:positionH>
            <wp:positionV relativeFrom="paragraph">
              <wp:posOffset>2540</wp:posOffset>
            </wp:positionV>
            <wp:extent cx="4140720" cy="2974340"/>
            <wp:effectExtent l="0" t="0" r="0" b="0"/>
            <wp:wrapNone/>
            <wp:docPr id="80" name="Picture 80" descr="../Desktop/Screen%20Shot%202020-03-31%20at%208.46.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20-03-31%20at%208.46.07%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0720" cy="2974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A1ED56" w14:textId="7166717B" w:rsidR="00161AD9" w:rsidRDefault="00155CDF" w:rsidP="00C071C4">
      <w:pPr>
        <w:ind w:left="720"/>
        <w:jc w:val="right"/>
      </w:pPr>
      <w:r>
        <w:rPr>
          <w:noProof/>
        </w:rPr>
        <w:drawing>
          <wp:anchor distT="0" distB="0" distL="114300" distR="114300" simplePos="0" relativeHeight="251769856" behindDoc="0" locked="0" layoutInCell="1" allowOverlap="1" wp14:anchorId="39BC922C" wp14:editId="2E5A76BF">
            <wp:simplePos x="0" y="0"/>
            <wp:positionH relativeFrom="column">
              <wp:posOffset>522085</wp:posOffset>
            </wp:positionH>
            <wp:positionV relativeFrom="paragraph">
              <wp:posOffset>168910</wp:posOffset>
            </wp:positionV>
            <wp:extent cx="252769" cy="342961"/>
            <wp:effectExtent l="0" t="0" r="1270" b="12700"/>
            <wp:wrapNone/>
            <wp:docPr id="81" name="Picture 81" descr="../Desktop/Screen%20Shot%202020-03-31%20at%208.46.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20-03-31%20at%208.46.27%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769" cy="3429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1AE25E" w14:textId="136A2BBA" w:rsidR="00161AD9" w:rsidRDefault="00161AD9" w:rsidP="00AA3D48">
      <w:pPr>
        <w:ind w:left="720"/>
      </w:pPr>
    </w:p>
    <w:p w14:paraId="3E6B2017" w14:textId="77777777" w:rsidR="00161AD9" w:rsidRDefault="00161AD9" w:rsidP="00AA3D48">
      <w:pPr>
        <w:ind w:left="720"/>
      </w:pPr>
    </w:p>
    <w:p w14:paraId="2EBAFA6F" w14:textId="65D835B8" w:rsidR="00161AD9" w:rsidRDefault="00161AD9" w:rsidP="00AA3D48">
      <w:pPr>
        <w:ind w:left="720"/>
      </w:pPr>
    </w:p>
    <w:p w14:paraId="56263343" w14:textId="4CFDC517" w:rsidR="00161AD9" w:rsidRDefault="00161AD9" w:rsidP="00AA3D48">
      <w:pPr>
        <w:ind w:left="720"/>
      </w:pPr>
    </w:p>
    <w:p w14:paraId="1289815C" w14:textId="58F5061E" w:rsidR="00161AD9" w:rsidRDefault="00161AD9" w:rsidP="00AA3D48">
      <w:pPr>
        <w:ind w:left="720"/>
      </w:pPr>
    </w:p>
    <w:p w14:paraId="40346F1A" w14:textId="4AF88636" w:rsidR="00161AD9" w:rsidRDefault="004512AF" w:rsidP="00AA3D48">
      <w:pPr>
        <w:ind w:left="720"/>
      </w:pPr>
      <w:ins w:id="483" w:author="elnazbagheri" w:date="2020-03-30T22:22:00Z">
        <w:r>
          <w:rPr>
            <w:rFonts w:eastAsia="Times New Roman"/>
            <w:noProof/>
            <w:color w:val="0000FF"/>
            <w:rPrChange w:id="484" w:author="Unknown">
              <w:rPr>
                <w:noProof/>
              </w:rPr>
            </w:rPrChange>
          </w:rPr>
          <mc:AlternateContent>
            <mc:Choice Requires="wps">
              <w:drawing>
                <wp:anchor distT="0" distB="0" distL="114300" distR="114300" simplePos="0" relativeHeight="251782144" behindDoc="0" locked="0" layoutInCell="1" allowOverlap="1" wp14:anchorId="3B48CF51" wp14:editId="1088EEFA">
                  <wp:simplePos x="0" y="0"/>
                  <wp:positionH relativeFrom="column">
                    <wp:posOffset>5436870</wp:posOffset>
                  </wp:positionH>
                  <wp:positionV relativeFrom="paragraph">
                    <wp:posOffset>31750</wp:posOffset>
                  </wp:positionV>
                  <wp:extent cx="228600" cy="340360"/>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22860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1DAF94" w14:textId="77777777" w:rsidR="00DE3302" w:rsidRDefault="00DE3302" w:rsidP="00C071C4">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8CF51" id="Text Box 88" o:spid="_x0000_s1051" type="#_x0000_t202" style="position:absolute;left:0;text-align:left;margin-left:428.1pt;margin-top:2.5pt;width:18pt;height:26.8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" filled="f" stroked="f">
                  <v:textbox>
                    <w:txbxContent>
                      <w:p w14:paraId="201DAF94" w14:textId="77777777" w:rsidR="00DE3302" w:rsidRDefault="00DE3302" w:rsidP="00C071C4">
                        <w:r>
                          <w:t>B</w:t>
                        </w:r>
                      </w:p>
                    </w:txbxContent>
                  </v:textbox>
                  <w10:wrap type="square"/>
                </v:shape>
              </w:pict>
            </mc:Fallback>
          </mc:AlternateContent>
        </w:r>
      </w:ins>
      <w:r w:rsidR="00155CDF">
        <w:rPr>
          <w:noProof/>
        </w:rPr>
        <w:drawing>
          <wp:anchor distT="0" distB="0" distL="114300" distR="114300" simplePos="0" relativeHeight="251771904" behindDoc="0" locked="0" layoutInCell="1" allowOverlap="1" wp14:anchorId="200916FD" wp14:editId="2E9DE981">
            <wp:simplePos x="0" y="0"/>
            <wp:positionH relativeFrom="column">
              <wp:posOffset>523355</wp:posOffset>
            </wp:positionH>
            <wp:positionV relativeFrom="paragraph">
              <wp:posOffset>35560</wp:posOffset>
            </wp:positionV>
            <wp:extent cx="252769" cy="342961"/>
            <wp:effectExtent l="0" t="0" r="1270" b="12700"/>
            <wp:wrapNone/>
            <wp:docPr id="82" name="Picture 82" descr="../Desktop/Screen%20Shot%202020-03-31%20at%208.46.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20-03-31%20at%208.46.27%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769" cy="3429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5E6548" w14:textId="0B0CA34B" w:rsidR="00E4525A" w:rsidRDefault="00E4525A" w:rsidP="00AA3D48">
      <w:pPr>
        <w:ind w:left="720"/>
      </w:pPr>
    </w:p>
    <w:p w14:paraId="7C60779C" w14:textId="1F37C9D1" w:rsidR="00E4525A" w:rsidRDefault="00E4525A" w:rsidP="00C071C4">
      <w:pPr>
        <w:ind w:left="720"/>
        <w:jc w:val="right"/>
      </w:pPr>
    </w:p>
    <w:p w14:paraId="1BD990A3" w14:textId="5185C0C7" w:rsidR="00E4525A" w:rsidRDefault="00E4525A" w:rsidP="00AA3D48">
      <w:pPr>
        <w:ind w:left="720"/>
      </w:pPr>
    </w:p>
    <w:p w14:paraId="048E8586" w14:textId="0A21F085" w:rsidR="00E4525A" w:rsidRDefault="00E4525A" w:rsidP="00AA3D48">
      <w:pPr>
        <w:ind w:left="720"/>
      </w:pPr>
    </w:p>
    <w:p w14:paraId="6AA52405" w14:textId="37FDE462" w:rsidR="00E4525A" w:rsidRDefault="00155CDF" w:rsidP="00AA3D48">
      <w:pPr>
        <w:ind w:left="720"/>
      </w:pPr>
      <w:r>
        <w:rPr>
          <w:noProof/>
        </w:rPr>
        <w:drawing>
          <wp:anchor distT="0" distB="0" distL="114300" distR="114300" simplePos="0" relativeHeight="251773952" behindDoc="0" locked="0" layoutInCell="1" allowOverlap="1" wp14:anchorId="3FB91A2E" wp14:editId="0C491EEF">
            <wp:simplePos x="0" y="0"/>
            <wp:positionH relativeFrom="column">
              <wp:posOffset>523355</wp:posOffset>
            </wp:positionH>
            <wp:positionV relativeFrom="paragraph">
              <wp:posOffset>75565</wp:posOffset>
            </wp:positionV>
            <wp:extent cx="252769" cy="342961"/>
            <wp:effectExtent l="0" t="0" r="1270" b="12700"/>
            <wp:wrapNone/>
            <wp:docPr id="84" name="Picture 84" descr="../Desktop/Screen%20Shot%202020-03-31%20at%208.46.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20-03-31%20at%208.46.27%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769" cy="3429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63B273" w14:textId="222F5128" w:rsidR="00E4525A" w:rsidRDefault="004512AF" w:rsidP="00AA3D48">
      <w:pPr>
        <w:ind w:left="720"/>
      </w:pPr>
      <w:r>
        <w:rPr>
          <w:rFonts w:eastAsia="Times New Roman"/>
          <w:noProof/>
          <w:color w:val="0000FF"/>
        </w:rPr>
        <mc:AlternateContent>
          <mc:Choice Requires="wps">
            <w:drawing>
              <wp:anchor distT="0" distB="0" distL="114300" distR="114300" simplePos="0" relativeHeight="251784192" behindDoc="0" locked="0" layoutInCell="1" allowOverlap="1" wp14:anchorId="2AF5FE44" wp14:editId="6E845867">
                <wp:simplePos x="0" y="0"/>
                <wp:positionH relativeFrom="column">
                  <wp:posOffset>5440045</wp:posOffset>
                </wp:positionH>
                <wp:positionV relativeFrom="paragraph">
                  <wp:posOffset>7620</wp:posOffset>
                </wp:positionV>
                <wp:extent cx="228600" cy="334010"/>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228600" cy="3340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444B636" w14:textId="77777777" w:rsidR="00DE3302" w:rsidRDefault="00DE3302" w:rsidP="00C071C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5FE44" id="Text Box 89" o:spid="_x0000_s1052" type="#_x0000_t202" style="position:absolute;left:0;text-align:left;margin-left:428.35pt;margin-top:.6pt;width:18pt;height:26.3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" filled="f" stroked="f">
                <v:textbox>
                  <w:txbxContent>
                    <w:p w14:paraId="5444B636" w14:textId="77777777" w:rsidR="00DE3302" w:rsidRDefault="00DE3302" w:rsidP="00C071C4">
                      <w:r>
                        <w:t>C</w:t>
                      </w:r>
                    </w:p>
                  </w:txbxContent>
                </v:textbox>
                <w10:wrap type="square"/>
              </v:shape>
            </w:pict>
          </mc:Fallback>
        </mc:AlternateContent>
      </w:r>
    </w:p>
    <w:p w14:paraId="77C1CF6C" w14:textId="68CBEBDC" w:rsidR="00E4525A" w:rsidRDefault="00E4525A" w:rsidP="00C071C4">
      <w:pPr>
        <w:ind w:left="720"/>
        <w:jc w:val="right"/>
      </w:pPr>
    </w:p>
    <w:p w14:paraId="613F66C8" w14:textId="41457D92" w:rsidR="00E4525A" w:rsidRDefault="00E4525A" w:rsidP="00AA3D48">
      <w:pPr>
        <w:ind w:left="720"/>
      </w:pPr>
    </w:p>
    <w:p w14:paraId="5856ECEF" w14:textId="77777777" w:rsidR="00E4525A" w:rsidRDefault="00E4525A" w:rsidP="00AA3D48">
      <w:pPr>
        <w:ind w:left="720"/>
      </w:pPr>
    </w:p>
    <w:p w14:paraId="1127A7AF" w14:textId="77777777" w:rsidR="00C071C4" w:rsidRDefault="00C071C4" w:rsidP="00AA3D48">
      <w:pPr>
        <w:ind w:left="720"/>
      </w:pPr>
    </w:p>
    <w:p w14:paraId="3958AD7B" w14:textId="514A1968" w:rsidR="00C071C4" w:rsidRPr="004512AF" w:rsidRDefault="00155CDF" w:rsidP="00AA3D48">
      <w:pPr>
        <w:ind w:left="720"/>
        <w:rPr>
          <w:sz w:val="20"/>
          <w:szCs w:val="20"/>
        </w:rPr>
      </w:pPr>
      <w:r w:rsidRPr="004512AF">
        <w:rPr>
          <w:i/>
          <w:sz w:val="20"/>
          <w:szCs w:val="20"/>
        </w:rPr>
        <w:t>Figure 6</w:t>
      </w:r>
      <w:r w:rsidRPr="004512AF">
        <w:rPr>
          <w:sz w:val="20"/>
          <w:szCs w:val="20"/>
        </w:rPr>
        <w:t xml:space="preserve">. </w:t>
      </w:r>
      <w:r w:rsidR="004512AF" w:rsidRPr="004512AF">
        <w:rPr>
          <w:sz w:val="20"/>
          <w:szCs w:val="20"/>
        </w:rPr>
        <w:t>Median life time of ACO</w:t>
      </w:r>
      <w:r w:rsidR="004512AF" w:rsidRPr="004512AF">
        <w:rPr>
          <w:sz w:val="20"/>
          <w:szCs w:val="20"/>
          <w:vertAlign w:val="subscript"/>
        </w:rPr>
        <w:t xml:space="preserve">1-5 </w:t>
      </w:r>
      <w:r w:rsidR="004512AF" w:rsidRPr="004512AF">
        <w:rPr>
          <w:sz w:val="20"/>
          <w:szCs w:val="20"/>
        </w:rPr>
        <w:t>(red boxes) and CO</w:t>
      </w:r>
      <w:r w:rsidR="004512AF" w:rsidRPr="004512AF">
        <w:rPr>
          <w:sz w:val="20"/>
          <w:szCs w:val="20"/>
          <w:vertAlign w:val="subscript"/>
        </w:rPr>
        <w:t>1-5</w:t>
      </w:r>
      <w:r w:rsidR="004512AF" w:rsidRPr="004512AF">
        <w:rPr>
          <w:sz w:val="20"/>
          <w:szCs w:val="20"/>
        </w:rPr>
        <w:t xml:space="preserve"> (gray boxes) populations were compared together at age 14, 28, 42, 56, and 70 days.</w:t>
      </w:r>
      <w:r w:rsidR="004512AF">
        <w:rPr>
          <w:sz w:val="20"/>
          <w:szCs w:val="20"/>
        </w:rPr>
        <w:t xml:space="preserve"> Y axis shows median of lifetime and X axis shows populations’ name and ages</w:t>
      </w:r>
      <w:r w:rsidR="00F006B2">
        <w:rPr>
          <w:sz w:val="20"/>
          <w:szCs w:val="20"/>
        </w:rPr>
        <w:t>. Panels A, B and C shows results for combined sexes, male, and female flies respectively.</w:t>
      </w:r>
    </w:p>
    <w:p w14:paraId="1A041769" w14:textId="77777777" w:rsidR="00C071C4" w:rsidRPr="004512AF" w:rsidRDefault="00C071C4" w:rsidP="00AA3D48">
      <w:pPr>
        <w:ind w:left="720"/>
        <w:rPr>
          <w:sz w:val="20"/>
          <w:szCs w:val="20"/>
        </w:rPr>
      </w:pPr>
    </w:p>
    <w:p w14:paraId="2A02D4D0" w14:textId="77777777" w:rsidR="00C071C4" w:rsidRPr="004512AF" w:rsidRDefault="00C071C4" w:rsidP="00AA3D48">
      <w:pPr>
        <w:ind w:left="720"/>
        <w:rPr>
          <w:sz w:val="20"/>
          <w:szCs w:val="20"/>
        </w:rPr>
      </w:pPr>
    </w:p>
    <w:p w14:paraId="3EA647D8" w14:textId="77777777" w:rsidR="00C071C4" w:rsidRDefault="00C071C4" w:rsidP="00825A0F"/>
    <w:p w14:paraId="0C1F0449" w14:textId="20734806" w:rsidR="00C071C4" w:rsidRDefault="00CC2156" w:rsidP="00CC2156">
      <w:pPr>
        <w:ind w:left="-360"/>
      </w:pPr>
      <w:r>
        <w:t>Mortality graphs:</w:t>
      </w:r>
    </w:p>
    <w:p w14:paraId="019ED5BE" w14:textId="77777777" w:rsidR="00CC2156" w:rsidRDefault="00CC2156" w:rsidP="00CC2156">
      <w:pPr>
        <w:ind w:left="-360"/>
      </w:pPr>
    </w:p>
    <w:p w14:paraId="4B188B97" w14:textId="77777777" w:rsidR="002A2A29" w:rsidRDefault="002A2A29" w:rsidP="002A2A29"/>
    <w:p w14:paraId="465234D6" w14:textId="7AC6232A" w:rsidR="00825A0F" w:rsidRPr="00825A0F" w:rsidRDefault="002A2A29"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70"/>
        <w:rPr>
          <w:rFonts w:eastAsia="Times New Roman"/>
          <w:color w:val="000000"/>
          <w:sz w:val="20"/>
          <w:szCs w:val="20"/>
          <w:bdr w:val="none" w:sz="0" w:space="0" w:color="auto" w:frame="1"/>
        </w:rPr>
      </w:pPr>
      <w:r w:rsidRPr="002A2A29">
        <w:rPr>
          <w:i/>
          <w:sz w:val="20"/>
          <w:szCs w:val="20"/>
        </w:rPr>
        <w:t xml:space="preserve">Table 1. </w:t>
      </w:r>
      <w:proofErr w:type="spellStart"/>
      <w:proofErr w:type="gramStart"/>
      <w:r w:rsidR="00825A0F" w:rsidRPr="00825A0F">
        <w:rPr>
          <w:rFonts w:eastAsia="Times New Roman"/>
          <w:color w:val="000000"/>
          <w:sz w:val="20"/>
          <w:szCs w:val="20"/>
          <w:bdr w:val="none" w:sz="0" w:space="0" w:color="auto" w:frame="1"/>
        </w:rPr>
        <w:t>glm</w:t>
      </w:r>
      <w:proofErr w:type="spellEnd"/>
      <w:r w:rsidR="00825A0F" w:rsidRPr="00825A0F">
        <w:rPr>
          <w:rFonts w:eastAsia="Times New Roman"/>
          <w:color w:val="000000"/>
          <w:sz w:val="20"/>
          <w:szCs w:val="20"/>
          <w:bdr w:val="none" w:sz="0" w:space="0" w:color="auto" w:frame="1"/>
        </w:rPr>
        <w:t>(</w:t>
      </w:r>
      <w:proofErr w:type="gramEnd"/>
      <w:r w:rsidR="00825A0F" w:rsidRPr="00825A0F">
        <w:rPr>
          <w:rFonts w:eastAsia="Times New Roman"/>
          <w:color w:val="000000"/>
          <w:sz w:val="20"/>
          <w:szCs w:val="20"/>
          <w:bdr w:val="none" w:sz="0" w:space="0" w:color="auto" w:frame="1"/>
        </w:rPr>
        <w:t>formula = dead.data.14 ~ day * selection * treatment + sex, family = binomial, data = day.14.rep.data)</w:t>
      </w:r>
      <w:r w:rsidR="00825A0F">
        <w:rPr>
          <w:rFonts w:eastAsia="Times New Roman"/>
          <w:color w:val="000000"/>
          <w:sz w:val="20"/>
          <w:szCs w:val="20"/>
          <w:bdr w:val="none" w:sz="0" w:space="0" w:color="auto" w:frame="1"/>
        </w:rPr>
        <w:t xml:space="preserve"> </w:t>
      </w:r>
      <w:r w:rsidR="00825A0F" w:rsidRPr="00825A0F">
        <w:rPr>
          <w:rFonts w:eastAsia="Times New Roman"/>
          <w:color w:val="000000"/>
          <w:sz w:val="20"/>
          <w:szCs w:val="20"/>
          <w:bdr w:val="none" w:sz="0" w:space="0" w:color="auto" w:frame="1"/>
        </w:rPr>
        <w:t xml:space="preserve">Deviance Residuals:  Min </w:t>
      </w:r>
      <w:r w:rsidR="00825A0F">
        <w:rPr>
          <w:rFonts w:eastAsia="Times New Roman"/>
          <w:color w:val="000000"/>
          <w:sz w:val="20"/>
          <w:szCs w:val="20"/>
          <w:bdr w:val="none" w:sz="0" w:space="0" w:color="auto" w:frame="1"/>
        </w:rPr>
        <w:t>(</w:t>
      </w:r>
      <w:r w:rsidR="00825A0F" w:rsidRPr="00825A0F">
        <w:rPr>
          <w:rFonts w:eastAsia="Times New Roman"/>
          <w:color w:val="000000"/>
          <w:sz w:val="20"/>
          <w:szCs w:val="20"/>
          <w:bdr w:val="none" w:sz="0" w:space="0" w:color="auto" w:frame="1"/>
        </w:rPr>
        <w:t xml:space="preserve">-12.7616   </w:t>
      </w:r>
      <w:r w:rsidR="00825A0F">
        <w:rPr>
          <w:rFonts w:eastAsia="Times New Roman"/>
          <w:color w:val="000000"/>
          <w:sz w:val="20"/>
          <w:szCs w:val="20"/>
          <w:bdr w:val="none" w:sz="0" w:space="0" w:color="auto" w:frame="1"/>
        </w:rPr>
        <w:t xml:space="preserve">), </w:t>
      </w:r>
      <w:r w:rsidR="00825A0F" w:rsidRPr="00825A0F">
        <w:rPr>
          <w:rFonts w:eastAsia="Times New Roman"/>
          <w:color w:val="000000"/>
          <w:sz w:val="20"/>
          <w:szCs w:val="20"/>
          <w:bdr w:val="none" w:sz="0" w:space="0" w:color="auto" w:frame="1"/>
        </w:rPr>
        <w:t>1Q</w:t>
      </w:r>
      <w:r w:rsidR="00825A0F">
        <w:rPr>
          <w:rFonts w:eastAsia="Times New Roman"/>
          <w:color w:val="000000"/>
          <w:sz w:val="20"/>
          <w:szCs w:val="20"/>
          <w:bdr w:val="none" w:sz="0" w:space="0" w:color="auto" w:frame="1"/>
        </w:rPr>
        <w:t xml:space="preserve"> (-1.9441), </w:t>
      </w:r>
      <w:r w:rsidR="00825A0F" w:rsidRPr="00825A0F">
        <w:rPr>
          <w:rFonts w:eastAsia="Times New Roman"/>
          <w:color w:val="000000"/>
          <w:sz w:val="20"/>
          <w:szCs w:val="20"/>
          <w:bdr w:val="none" w:sz="0" w:space="0" w:color="auto" w:frame="1"/>
        </w:rPr>
        <w:t>Median</w:t>
      </w:r>
      <w:r w:rsidR="00825A0F">
        <w:rPr>
          <w:rFonts w:eastAsia="Times New Roman"/>
          <w:color w:val="000000"/>
          <w:sz w:val="20"/>
          <w:szCs w:val="20"/>
          <w:bdr w:val="none" w:sz="0" w:space="0" w:color="auto" w:frame="1"/>
        </w:rPr>
        <w:t xml:space="preserve"> (</w:t>
      </w:r>
      <w:r w:rsidR="00825A0F" w:rsidRPr="00825A0F">
        <w:rPr>
          <w:rFonts w:eastAsia="Times New Roman"/>
          <w:color w:val="000000"/>
          <w:sz w:val="20"/>
          <w:szCs w:val="20"/>
          <w:bdr w:val="none" w:sz="0" w:space="0" w:color="auto" w:frame="1"/>
        </w:rPr>
        <w:t>0.3964</w:t>
      </w:r>
      <w:r w:rsidR="00825A0F">
        <w:rPr>
          <w:rFonts w:eastAsia="Times New Roman"/>
          <w:color w:val="000000"/>
          <w:sz w:val="20"/>
          <w:szCs w:val="20"/>
          <w:bdr w:val="none" w:sz="0" w:space="0" w:color="auto" w:frame="1"/>
        </w:rPr>
        <w:t xml:space="preserve">), </w:t>
      </w:r>
      <w:r w:rsidR="00825A0F" w:rsidRPr="00825A0F">
        <w:rPr>
          <w:rFonts w:eastAsia="Times New Roman"/>
          <w:color w:val="000000"/>
          <w:sz w:val="20"/>
          <w:szCs w:val="20"/>
          <w:bdr w:val="none" w:sz="0" w:space="0" w:color="auto" w:frame="1"/>
        </w:rPr>
        <w:t>3Q</w:t>
      </w:r>
      <w:r w:rsidR="00825A0F">
        <w:rPr>
          <w:rFonts w:eastAsia="Times New Roman"/>
          <w:color w:val="000000"/>
          <w:sz w:val="20"/>
          <w:szCs w:val="20"/>
          <w:bdr w:val="none" w:sz="0" w:space="0" w:color="auto" w:frame="1"/>
        </w:rPr>
        <w:t xml:space="preserve"> (2.5077), Max (</w:t>
      </w:r>
      <w:r w:rsidR="00825A0F" w:rsidRPr="00825A0F">
        <w:rPr>
          <w:rFonts w:eastAsia="Times New Roman"/>
          <w:color w:val="000000"/>
          <w:sz w:val="20"/>
          <w:szCs w:val="20"/>
          <w:bdr w:val="none" w:sz="0" w:space="0" w:color="auto" w:frame="1"/>
        </w:rPr>
        <w:t>15.7815</w:t>
      </w:r>
      <w:r w:rsidR="00825A0F">
        <w:rPr>
          <w:rFonts w:eastAsia="Times New Roman"/>
          <w:color w:val="000000"/>
          <w:sz w:val="20"/>
          <w:szCs w:val="20"/>
          <w:bdr w:val="none" w:sz="0" w:space="0" w:color="auto" w:frame="1"/>
        </w:rPr>
        <w:t>).</w:t>
      </w:r>
      <w:r w:rsidR="00825A0F" w:rsidRPr="00825A0F">
        <w:rPr>
          <w:rFonts w:eastAsia="Times New Roman"/>
          <w:color w:val="000000"/>
          <w:sz w:val="20"/>
          <w:szCs w:val="20"/>
          <w:bdr w:val="none" w:sz="0" w:space="0" w:color="auto" w:frame="1"/>
        </w:rPr>
        <w:t xml:space="preserve">  </w:t>
      </w:r>
    </w:p>
    <w:p w14:paraId="1B44CA2B" w14:textId="77777777" w:rsidR="00825A0F" w:rsidRDefault="00825A0F"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70"/>
        <w:rPr>
          <w:rFonts w:eastAsia="Times New Roman"/>
          <w:color w:val="000000"/>
          <w:sz w:val="20"/>
          <w:szCs w:val="20"/>
          <w:bdr w:val="none" w:sz="0" w:space="0" w:color="auto" w:frame="1"/>
        </w:rPr>
      </w:pPr>
      <w:proofErr w:type="spellStart"/>
      <w:r w:rsidRPr="00825A0F">
        <w:rPr>
          <w:rFonts w:eastAsia="Times New Roman"/>
          <w:color w:val="000000"/>
          <w:sz w:val="20"/>
          <w:szCs w:val="20"/>
          <w:bdr w:val="none" w:sz="0" w:space="0" w:color="auto" w:frame="1"/>
        </w:rPr>
        <w:t>Signif</w:t>
      </w:r>
      <w:proofErr w:type="spellEnd"/>
      <w:r w:rsidRPr="00825A0F">
        <w:rPr>
          <w:rFonts w:eastAsia="Times New Roman"/>
          <w:color w:val="000000"/>
          <w:sz w:val="20"/>
          <w:szCs w:val="20"/>
          <w:bdr w:val="none" w:sz="0" w:space="0" w:color="auto" w:frame="1"/>
        </w:rPr>
        <w:t xml:space="preserve">. codes:  0 ‘***’ 0.001 ‘**’ 0.01 ‘*’ 0.05 ‘.’ 0.1 </w:t>
      </w:r>
      <w:proofErr w:type="gramStart"/>
      <w:r w:rsidRPr="00825A0F">
        <w:rPr>
          <w:rFonts w:eastAsia="Times New Roman"/>
          <w:color w:val="000000"/>
          <w:sz w:val="20"/>
          <w:szCs w:val="20"/>
          <w:bdr w:val="none" w:sz="0" w:space="0" w:color="auto" w:frame="1"/>
        </w:rPr>
        <w:t>‘ ’</w:t>
      </w:r>
      <w:proofErr w:type="gramEnd"/>
      <w:r w:rsidRPr="00825A0F">
        <w:rPr>
          <w:rFonts w:eastAsia="Times New Roman"/>
          <w:color w:val="000000"/>
          <w:sz w:val="20"/>
          <w:szCs w:val="20"/>
          <w:bdr w:val="none" w:sz="0" w:space="0" w:color="auto" w:frame="1"/>
        </w:rPr>
        <w:t xml:space="preserve"> 1</w:t>
      </w:r>
      <w:r>
        <w:rPr>
          <w:rFonts w:eastAsia="Times New Roman"/>
          <w:color w:val="000000"/>
          <w:sz w:val="20"/>
          <w:szCs w:val="20"/>
          <w:bdr w:val="none" w:sz="0" w:space="0" w:color="auto" w:frame="1"/>
        </w:rPr>
        <w:t xml:space="preserve"> ,</w:t>
      </w:r>
      <w:r w:rsidRPr="00825A0F">
        <w:rPr>
          <w:rFonts w:eastAsia="Times New Roman"/>
          <w:color w:val="000000"/>
          <w:sz w:val="20"/>
          <w:szCs w:val="20"/>
          <w:bdr w:val="none" w:sz="0" w:space="0" w:color="auto" w:frame="1"/>
        </w:rPr>
        <w:t>(Dispersion parameter for binomial family taken to be 1)</w:t>
      </w:r>
      <w:r>
        <w:rPr>
          <w:rFonts w:eastAsia="Times New Roman"/>
          <w:color w:val="000000"/>
          <w:sz w:val="20"/>
          <w:szCs w:val="20"/>
          <w:bdr w:val="none" w:sz="0" w:space="0" w:color="auto" w:frame="1"/>
        </w:rPr>
        <w:t xml:space="preserve">, </w:t>
      </w:r>
      <w:r w:rsidRPr="00825A0F">
        <w:rPr>
          <w:rFonts w:eastAsia="Times New Roman"/>
          <w:color w:val="000000"/>
          <w:sz w:val="20"/>
          <w:szCs w:val="20"/>
          <w:bdr w:val="none" w:sz="0" w:space="0" w:color="auto" w:frame="1"/>
        </w:rPr>
        <w:t>Null deviance: 152724  on 1374  degrees of freedom</w:t>
      </w:r>
      <w:r>
        <w:rPr>
          <w:rFonts w:eastAsia="Times New Roman"/>
          <w:color w:val="000000"/>
          <w:sz w:val="20"/>
          <w:szCs w:val="20"/>
          <w:bdr w:val="none" w:sz="0" w:space="0" w:color="auto" w:frame="1"/>
        </w:rPr>
        <w:t xml:space="preserve">, </w:t>
      </w:r>
      <w:r w:rsidRPr="00825A0F">
        <w:rPr>
          <w:rFonts w:eastAsia="Times New Roman"/>
          <w:color w:val="000000"/>
          <w:sz w:val="20"/>
          <w:szCs w:val="20"/>
          <w:bdr w:val="none" w:sz="0" w:space="0" w:color="auto" w:frame="1"/>
        </w:rPr>
        <w:t>Residual deviance:  22628  on 1366  degrees of freedom</w:t>
      </w:r>
      <w:r>
        <w:rPr>
          <w:rFonts w:eastAsia="Times New Roman"/>
          <w:color w:val="000000"/>
          <w:sz w:val="20"/>
          <w:szCs w:val="20"/>
          <w:bdr w:val="none" w:sz="0" w:space="0" w:color="auto" w:frame="1"/>
        </w:rPr>
        <w:t xml:space="preserve">, </w:t>
      </w:r>
    </w:p>
    <w:p w14:paraId="5CC63B40" w14:textId="7958C426" w:rsidR="00825A0F" w:rsidRPr="00825A0F" w:rsidRDefault="00825A0F"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70"/>
        <w:rPr>
          <w:rFonts w:eastAsia="Times New Roman"/>
          <w:color w:val="000000"/>
          <w:sz w:val="20"/>
          <w:szCs w:val="20"/>
          <w:bdr w:val="none" w:sz="0" w:space="0" w:color="auto" w:frame="1"/>
        </w:rPr>
      </w:pPr>
      <w:r w:rsidRPr="00825A0F">
        <w:rPr>
          <w:rFonts w:eastAsia="Times New Roman"/>
          <w:color w:val="000000"/>
          <w:sz w:val="20"/>
          <w:szCs w:val="20"/>
          <w:bdr w:val="none" w:sz="0" w:space="0" w:color="auto" w:frame="1"/>
        </w:rPr>
        <w:t>AIC: 27901</w:t>
      </w:r>
      <w:r>
        <w:rPr>
          <w:rFonts w:eastAsia="Times New Roman"/>
          <w:color w:val="000000"/>
          <w:sz w:val="20"/>
          <w:szCs w:val="20"/>
          <w:bdr w:val="none" w:sz="0" w:space="0" w:color="auto" w:frame="1"/>
        </w:rPr>
        <w:t xml:space="preserve">, </w:t>
      </w:r>
      <w:r w:rsidRPr="00825A0F">
        <w:rPr>
          <w:rFonts w:eastAsia="Times New Roman"/>
          <w:color w:val="000000"/>
          <w:sz w:val="20"/>
          <w:szCs w:val="20"/>
          <w:bdr w:val="none" w:sz="0" w:space="0" w:color="auto" w:frame="1"/>
        </w:rPr>
        <w:t>Number of Fisher Scoring iterations: 6</w:t>
      </w:r>
    </w:p>
    <w:tbl>
      <w:tblPr>
        <w:tblStyle w:val="TableGrid"/>
        <w:tblpPr w:leftFromText="180" w:rightFromText="180" w:vertAnchor="text" w:horzAnchor="page" w:tblpX="1270" w:tblpY="121"/>
        <w:tblW w:w="0" w:type="auto"/>
        <w:tblLook w:val="04A0" w:firstRow="1" w:lastRow="0" w:firstColumn="1" w:lastColumn="0" w:noHBand="0" w:noVBand="1"/>
      </w:tblPr>
      <w:tblGrid>
        <w:gridCol w:w="4436"/>
        <w:gridCol w:w="4606"/>
      </w:tblGrid>
      <w:tr w:rsidR="00825A0F" w:rsidRPr="006940E7" w14:paraId="2C119CAD" w14:textId="77777777" w:rsidTr="00825A0F">
        <w:tc>
          <w:tcPr>
            <w:tcW w:w="4436" w:type="dxa"/>
          </w:tcPr>
          <w:p w14:paraId="716B3389" w14:textId="77777777" w:rsidR="00825A0F" w:rsidRPr="006940E7" w:rsidRDefault="00825A0F"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6940E7">
              <w:rPr>
                <w:rFonts w:ascii="Lucida Console" w:eastAsia="Times New Roman" w:hAnsi="Lucida Console" w:cs="Courier New"/>
                <w:color w:val="000000"/>
                <w:sz w:val="20"/>
                <w:szCs w:val="20"/>
                <w:bdr w:val="none" w:sz="0" w:space="0" w:color="auto" w:frame="1"/>
              </w:rPr>
              <w:t>Coefficients:</w:t>
            </w:r>
          </w:p>
        </w:tc>
        <w:tc>
          <w:tcPr>
            <w:tcW w:w="4606" w:type="dxa"/>
          </w:tcPr>
          <w:p w14:paraId="38A4F9D8" w14:textId="7FD7BB50" w:rsidR="00825A0F" w:rsidRPr="006940E7"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6940E7">
              <w:rPr>
                <w:rFonts w:ascii="Lucida Console" w:eastAsia="Times New Roman" w:hAnsi="Lucida Console" w:cs="Courier New"/>
                <w:color w:val="000000"/>
                <w:sz w:val="20"/>
                <w:szCs w:val="20"/>
                <w:bdr w:val="none" w:sz="0" w:space="0" w:color="auto" w:frame="1"/>
              </w:rPr>
              <w:t xml:space="preserve">Estimate Std. Error z value </w:t>
            </w:r>
            <w:proofErr w:type="spellStart"/>
            <w:r w:rsidRPr="006940E7">
              <w:rPr>
                <w:rFonts w:ascii="Lucida Console" w:eastAsia="Times New Roman" w:hAnsi="Lucida Console" w:cs="Courier New"/>
                <w:color w:val="000000"/>
                <w:sz w:val="20"/>
                <w:szCs w:val="20"/>
                <w:bdr w:val="none" w:sz="0" w:space="0" w:color="auto" w:frame="1"/>
              </w:rPr>
              <w:t>Pr</w:t>
            </w:r>
            <w:proofErr w:type="spellEnd"/>
            <w:r w:rsidRPr="006940E7">
              <w:rPr>
                <w:rFonts w:ascii="Lucida Console" w:eastAsia="Times New Roman" w:hAnsi="Lucida Console" w:cs="Courier New"/>
                <w:color w:val="000000"/>
                <w:sz w:val="20"/>
                <w:szCs w:val="20"/>
                <w:bdr w:val="none" w:sz="0" w:space="0" w:color="auto" w:frame="1"/>
              </w:rPr>
              <w:t>(&gt;|z</w:t>
            </w:r>
            <w:proofErr w:type="gramStart"/>
            <w:r w:rsidRPr="006940E7">
              <w:rPr>
                <w:rFonts w:ascii="Lucida Console" w:eastAsia="Times New Roman" w:hAnsi="Lucida Console" w:cs="Courier New"/>
                <w:color w:val="000000"/>
                <w:sz w:val="20"/>
                <w:szCs w:val="20"/>
                <w:bdr w:val="none" w:sz="0" w:space="0" w:color="auto" w:frame="1"/>
              </w:rPr>
              <w:t xml:space="preserve">|)   </w:t>
            </w:r>
            <w:proofErr w:type="gramEnd"/>
            <w:r w:rsidRPr="006940E7">
              <w:rPr>
                <w:rFonts w:ascii="Lucida Console" w:eastAsia="Times New Roman" w:hAnsi="Lucida Console" w:cs="Courier New"/>
                <w:color w:val="000000"/>
                <w:sz w:val="20"/>
                <w:szCs w:val="20"/>
                <w:bdr w:val="none" w:sz="0" w:space="0" w:color="auto" w:frame="1"/>
              </w:rPr>
              <w:t xml:space="preserve"> </w:t>
            </w:r>
          </w:p>
        </w:tc>
      </w:tr>
      <w:tr w:rsidR="00A77E7D" w:rsidRPr="006940E7" w14:paraId="31DAC921" w14:textId="77777777" w:rsidTr="00825A0F">
        <w:tc>
          <w:tcPr>
            <w:tcW w:w="4436" w:type="dxa"/>
          </w:tcPr>
          <w:p w14:paraId="29309CA5" w14:textId="77777777" w:rsidR="00A77E7D"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6940E7">
              <w:rPr>
                <w:rFonts w:ascii="Lucida Console" w:eastAsia="Times New Roman" w:hAnsi="Lucida Console" w:cs="Courier New"/>
                <w:color w:val="000000"/>
                <w:sz w:val="20"/>
                <w:szCs w:val="20"/>
                <w:bdr w:val="none" w:sz="0" w:space="0" w:color="auto" w:frame="1"/>
              </w:rPr>
              <w:t>(Intercept)</w:t>
            </w:r>
          </w:p>
          <w:p w14:paraId="3AB45E15" w14:textId="48F63960" w:rsidR="00A77E7D" w:rsidRPr="006940E7"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6940E7">
              <w:rPr>
                <w:rFonts w:ascii="Lucida Console" w:eastAsia="Times New Roman" w:hAnsi="Lucida Console" w:cs="Courier New"/>
                <w:color w:val="000000"/>
                <w:sz w:val="20"/>
                <w:szCs w:val="20"/>
                <w:bdr w:val="none" w:sz="0" w:space="0" w:color="auto" w:frame="1"/>
              </w:rPr>
              <w:t>***</w:t>
            </w:r>
          </w:p>
        </w:tc>
        <w:tc>
          <w:tcPr>
            <w:tcW w:w="4606" w:type="dxa"/>
          </w:tcPr>
          <w:p w14:paraId="2903E863" w14:textId="77777777" w:rsidR="00A77E7D"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6940E7">
              <w:rPr>
                <w:rFonts w:ascii="Lucida Console" w:eastAsia="Times New Roman" w:hAnsi="Lucida Console" w:cs="Courier New"/>
                <w:color w:val="000000"/>
                <w:sz w:val="20"/>
                <w:szCs w:val="20"/>
                <w:bdr w:val="none" w:sz="0" w:space="0" w:color="auto" w:frame="1"/>
              </w:rPr>
              <w:t>-4.36290    0.07034 -62.</w:t>
            </w:r>
            <w:proofErr w:type="gramStart"/>
            <w:r w:rsidRPr="006940E7">
              <w:rPr>
                <w:rFonts w:ascii="Lucida Console" w:eastAsia="Times New Roman" w:hAnsi="Lucida Console" w:cs="Courier New"/>
                <w:color w:val="000000"/>
                <w:sz w:val="20"/>
                <w:szCs w:val="20"/>
                <w:bdr w:val="none" w:sz="0" w:space="0" w:color="auto" w:frame="1"/>
              </w:rPr>
              <w:t>029  &lt;</w:t>
            </w:r>
            <w:proofErr w:type="gramEnd"/>
            <w:r w:rsidRPr="006940E7">
              <w:rPr>
                <w:rFonts w:ascii="Lucida Console" w:eastAsia="Times New Roman" w:hAnsi="Lucida Console" w:cs="Courier New"/>
                <w:color w:val="000000"/>
                <w:sz w:val="20"/>
                <w:szCs w:val="20"/>
                <w:bdr w:val="none" w:sz="0" w:space="0" w:color="auto" w:frame="1"/>
              </w:rPr>
              <w:t xml:space="preserve"> 2e-16 </w:t>
            </w:r>
          </w:p>
          <w:p w14:paraId="348A1F2D" w14:textId="7DA00B20" w:rsidR="00A77E7D" w:rsidRPr="006940E7"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r>
      <w:tr w:rsidR="00A77E7D" w:rsidRPr="006940E7" w14:paraId="404B23FD" w14:textId="77777777" w:rsidTr="00825A0F">
        <w:tc>
          <w:tcPr>
            <w:tcW w:w="4436" w:type="dxa"/>
          </w:tcPr>
          <w:p w14:paraId="3CAD611B" w14:textId="77777777" w:rsidR="00A77E7D"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6940E7">
              <w:rPr>
                <w:rFonts w:ascii="Lucida Console" w:eastAsia="Times New Roman" w:hAnsi="Lucida Console" w:cs="Courier New"/>
                <w:color w:val="000000"/>
                <w:sz w:val="20"/>
                <w:szCs w:val="20"/>
                <w:bdr w:val="none" w:sz="0" w:space="0" w:color="auto" w:frame="1"/>
              </w:rPr>
              <w:t>day</w:t>
            </w:r>
          </w:p>
          <w:p w14:paraId="370365EA" w14:textId="62731FE0" w:rsidR="00A77E7D" w:rsidRPr="006940E7"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6940E7">
              <w:rPr>
                <w:rFonts w:ascii="Lucida Console" w:eastAsia="Times New Roman" w:hAnsi="Lucida Console" w:cs="Courier New"/>
                <w:color w:val="000000"/>
                <w:sz w:val="20"/>
                <w:szCs w:val="20"/>
                <w:bdr w:val="none" w:sz="0" w:space="0" w:color="auto" w:frame="1"/>
              </w:rPr>
              <w:t>***</w:t>
            </w:r>
          </w:p>
        </w:tc>
        <w:tc>
          <w:tcPr>
            <w:tcW w:w="4606" w:type="dxa"/>
          </w:tcPr>
          <w:p w14:paraId="759AB0C2" w14:textId="77777777" w:rsidR="00A77E7D"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8"/>
              <w:rPr>
                <w:rFonts w:ascii="Lucida Console" w:eastAsia="Times New Roman" w:hAnsi="Lucida Console" w:cs="Courier New"/>
                <w:color w:val="000000"/>
                <w:sz w:val="20"/>
                <w:szCs w:val="20"/>
                <w:bdr w:val="none" w:sz="0" w:space="0" w:color="auto" w:frame="1"/>
              </w:rPr>
            </w:pPr>
            <w:r w:rsidRPr="006940E7">
              <w:rPr>
                <w:rFonts w:ascii="Lucida Console" w:eastAsia="Times New Roman" w:hAnsi="Lucida Console" w:cs="Courier New"/>
                <w:color w:val="000000"/>
                <w:sz w:val="20"/>
                <w:szCs w:val="20"/>
                <w:bdr w:val="none" w:sz="0" w:space="0" w:color="auto" w:frame="1"/>
              </w:rPr>
              <w:t xml:space="preserve">0.82880    </w:t>
            </w:r>
            <w:proofErr w:type="gramStart"/>
            <w:r w:rsidRPr="006940E7">
              <w:rPr>
                <w:rFonts w:ascii="Lucida Console" w:eastAsia="Times New Roman" w:hAnsi="Lucida Console" w:cs="Courier New"/>
                <w:color w:val="000000"/>
                <w:sz w:val="20"/>
                <w:szCs w:val="20"/>
                <w:bdr w:val="none" w:sz="0" w:space="0" w:color="auto" w:frame="1"/>
              </w:rPr>
              <w:t>0.01303  63.585</w:t>
            </w:r>
            <w:proofErr w:type="gramEnd"/>
            <w:r w:rsidRPr="006940E7">
              <w:rPr>
                <w:rFonts w:ascii="Lucida Console" w:eastAsia="Times New Roman" w:hAnsi="Lucida Console" w:cs="Courier New"/>
                <w:color w:val="000000"/>
                <w:sz w:val="20"/>
                <w:szCs w:val="20"/>
                <w:bdr w:val="none" w:sz="0" w:space="0" w:color="auto" w:frame="1"/>
              </w:rPr>
              <w:t xml:space="preserve">  &lt; 2e-16 </w:t>
            </w:r>
          </w:p>
          <w:p w14:paraId="22C6D0F6" w14:textId="77777777" w:rsidR="00A77E7D" w:rsidRPr="006940E7"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r>
      <w:tr w:rsidR="00A77E7D" w:rsidRPr="006940E7" w14:paraId="1A9EF70C" w14:textId="77777777" w:rsidTr="00825A0F">
        <w:tc>
          <w:tcPr>
            <w:tcW w:w="4436" w:type="dxa"/>
          </w:tcPr>
          <w:p w14:paraId="12490158" w14:textId="77777777" w:rsidR="00A77E7D"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r w:rsidRPr="006940E7">
              <w:rPr>
                <w:rFonts w:ascii="Lucida Console" w:eastAsia="Times New Roman" w:hAnsi="Lucida Console" w:cs="Courier New"/>
                <w:color w:val="000000"/>
                <w:sz w:val="20"/>
                <w:szCs w:val="20"/>
                <w:bdr w:val="none" w:sz="0" w:space="0" w:color="auto" w:frame="1"/>
              </w:rPr>
              <w:t>selectionco</w:t>
            </w:r>
            <w:proofErr w:type="spellEnd"/>
          </w:p>
          <w:p w14:paraId="18C62DE1" w14:textId="15C54192" w:rsidR="00A77E7D" w:rsidRPr="006940E7"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6940E7">
              <w:rPr>
                <w:rFonts w:ascii="Lucida Console" w:eastAsia="Times New Roman" w:hAnsi="Lucida Console" w:cs="Courier New"/>
                <w:color w:val="000000"/>
                <w:sz w:val="20"/>
                <w:szCs w:val="20"/>
                <w:bdr w:val="none" w:sz="0" w:space="0" w:color="auto" w:frame="1"/>
              </w:rPr>
              <w:t>***</w:t>
            </w:r>
          </w:p>
        </w:tc>
        <w:tc>
          <w:tcPr>
            <w:tcW w:w="4606" w:type="dxa"/>
          </w:tcPr>
          <w:p w14:paraId="4B714525" w14:textId="77777777" w:rsidR="00A77E7D"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8"/>
              <w:rPr>
                <w:rFonts w:ascii="Lucida Console" w:eastAsia="Times New Roman" w:hAnsi="Lucida Console" w:cs="Courier New"/>
                <w:color w:val="000000"/>
                <w:sz w:val="20"/>
                <w:szCs w:val="20"/>
                <w:bdr w:val="none" w:sz="0" w:space="0" w:color="auto" w:frame="1"/>
              </w:rPr>
            </w:pPr>
            <w:r w:rsidRPr="006940E7">
              <w:rPr>
                <w:rFonts w:ascii="Lucida Console" w:eastAsia="Times New Roman" w:hAnsi="Lucida Console" w:cs="Courier New"/>
                <w:color w:val="000000"/>
                <w:sz w:val="20"/>
                <w:szCs w:val="20"/>
                <w:bdr w:val="none" w:sz="0" w:space="0" w:color="auto" w:frame="1"/>
              </w:rPr>
              <w:t xml:space="preserve">2.67205    </w:t>
            </w:r>
            <w:proofErr w:type="gramStart"/>
            <w:r w:rsidRPr="006940E7">
              <w:rPr>
                <w:rFonts w:ascii="Lucida Console" w:eastAsia="Times New Roman" w:hAnsi="Lucida Console" w:cs="Courier New"/>
                <w:color w:val="000000"/>
                <w:sz w:val="20"/>
                <w:szCs w:val="20"/>
                <w:bdr w:val="none" w:sz="0" w:space="0" w:color="auto" w:frame="1"/>
              </w:rPr>
              <w:t>0.07281  36.697</w:t>
            </w:r>
            <w:proofErr w:type="gramEnd"/>
            <w:r w:rsidRPr="006940E7">
              <w:rPr>
                <w:rFonts w:ascii="Lucida Console" w:eastAsia="Times New Roman" w:hAnsi="Lucida Console" w:cs="Courier New"/>
                <w:color w:val="000000"/>
                <w:sz w:val="20"/>
                <w:szCs w:val="20"/>
                <w:bdr w:val="none" w:sz="0" w:space="0" w:color="auto" w:frame="1"/>
              </w:rPr>
              <w:t xml:space="preserve">  &lt; 2e-16 </w:t>
            </w:r>
          </w:p>
          <w:p w14:paraId="35445C8A" w14:textId="77777777" w:rsidR="00A77E7D" w:rsidRPr="006940E7"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r>
      <w:tr w:rsidR="00A77E7D" w:rsidRPr="006940E7" w14:paraId="624D65B0" w14:textId="77777777" w:rsidTr="00825A0F">
        <w:tc>
          <w:tcPr>
            <w:tcW w:w="4436" w:type="dxa"/>
          </w:tcPr>
          <w:p w14:paraId="04CF40DF" w14:textId="77777777" w:rsidR="00A77E7D"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r w:rsidRPr="006940E7">
              <w:rPr>
                <w:rFonts w:ascii="Lucida Console" w:eastAsia="Times New Roman" w:hAnsi="Lucida Console" w:cs="Courier New"/>
                <w:color w:val="000000"/>
                <w:sz w:val="20"/>
                <w:szCs w:val="20"/>
                <w:bdr w:val="none" w:sz="0" w:space="0" w:color="auto" w:frame="1"/>
              </w:rPr>
              <w:t>treatmentuninfected</w:t>
            </w:r>
            <w:proofErr w:type="spellEnd"/>
          </w:p>
          <w:p w14:paraId="23CEE5E6" w14:textId="1DF8684E" w:rsidR="00A77E7D" w:rsidRPr="006940E7"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6940E7">
              <w:rPr>
                <w:rFonts w:ascii="Lucida Console" w:eastAsia="Times New Roman" w:hAnsi="Lucida Console" w:cs="Courier New"/>
                <w:color w:val="000000"/>
                <w:sz w:val="20"/>
                <w:szCs w:val="20"/>
                <w:bdr w:val="none" w:sz="0" w:space="0" w:color="auto" w:frame="1"/>
              </w:rPr>
              <w:t>***</w:t>
            </w:r>
          </w:p>
        </w:tc>
        <w:tc>
          <w:tcPr>
            <w:tcW w:w="4606" w:type="dxa"/>
          </w:tcPr>
          <w:p w14:paraId="5DC64224" w14:textId="77777777" w:rsidR="00A77E7D"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8"/>
              <w:rPr>
                <w:rFonts w:ascii="Lucida Console" w:eastAsia="Times New Roman" w:hAnsi="Lucida Console" w:cs="Courier New"/>
                <w:color w:val="000000"/>
                <w:sz w:val="20"/>
                <w:szCs w:val="20"/>
                <w:bdr w:val="none" w:sz="0" w:space="0" w:color="auto" w:frame="1"/>
              </w:rPr>
            </w:pPr>
            <w:r w:rsidRPr="006940E7">
              <w:rPr>
                <w:rFonts w:ascii="Lucida Console" w:eastAsia="Times New Roman" w:hAnsi="Lucida Console" w:cs="Courier New"/>
                <w:color w:val="000000"/>
                <w:sz w:val="20"/>
                <w:szCs w:val="20"/>
                <w:bdr w:val="none" w:sz="0" w:space="0" w:color="auto" w:frame="1"/>
              </w:rPr>
              <w:t xml:space="preserve">0.44030    0.07612   5.784 7.27e-09 </w:t>
            </w:r>
          </w:p>
          <w:p w14:paraId="33A52A1D" w14:textId="77777777" w:rsidR="00A77E7D" w:rsidRPr="006940E7"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r>
      <w:tr w:rsidR="00A77E7D" w:rsidRPr="006940E7" w14:paraId="4B7BF838" w14:textId="77777777" w:rsidTr="00825A0F">
        <w:tc>
          <w:tcPr>
            <w:tcW w:w="4436" w:type="dxa"/>
          </w:tcPr>
          <w:p w14:paraId="62ECC69A" w14:textId="77777777" w:rsidR="00A77E7D"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r w:rsidRPr="006940E7">
              <w:rPr>
                <w:rFonts w:ascii="Lucida Console" w:eastAsia="Times New Roman" w:hAnsi="Lucida Console" w:cs="Courier New"/>
                <w:color w:val="000000"/>
                <w:sz w:val="20"/>
                <w:szCs w:val="20"/>
                <w:bdr w:val="none" w:sz="0" w:space="0" w:color="auto" w:frame="1"/>
              </w:rPr>
              <w:t>sexm</w:t>
            </w:r>
            <w:proofErr w:type="spellEnd"/>
          </w:p>
          <w:p w14:paraId="7946B9AD" w14:textId="308BF317" w:rsidR="00A77E7D" w:rsidRPr="006940E7"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6940E7">
              <w:rPr>
                <w:rFonts w:ascii="Lucida Console" w:eastAsia="Times New Roman" w:hAnsi="Lucida Console" w:cs="Courier New"/>
                <w:color w:val="000000"/>
                <w:sz w:val="20"/>
                <w:szCs w:val="20"/>
                <w:bdr w:val="none" w:sz="0" w:space="0" w:color="auto" w:frame="1"/>
              </w:rPr>
              <w:t>***</w:t>
            </w:r>
          </w:p>
        </w:tc>
        <w:tc>
          <w:tcPr>
            <w:tcW w:w="4606" w:type="dxa"/>
          </w:tcPr>
          <w:p w14:paraId="03F9777A" w14:textId="77777777" w:rsidR="00A77E7D"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8"/>
              <w:rPr>
                <w:rFonts w:ascii="Lucida Console" w:eastAsia="Times New Roman" w:hAnsi="Lucida Console" w:cs="Courier New"/>
                <w:color w:val="000000"/>
                <w:sz w:val="20"/>
                <w:szCs w:val="20"/>
                <w:bdr w:val="none" w:sz="0" w:space="0" w:color="auto" w:frame="1"/>
              </w:rPr>
            </w:pPr>
            <w:r w:rsidRPr="006940E7">
              <w:rPr>
                <w:rFonts w:ascii="Lucida Console" w:eastAsia="Times New Roman" w:hAnsi="Lucida Console" w:cs="Courier New"/>
                <w:color w:val="000000"/>
                <w:sz w:val="20"/>
                <w:szCs w:val="20"/>
                <w:bdr w:val="none" w:sz="0" w:space="0" w:color="auto" w:frame="1"/>
              </w:rPr>
              <w:t xml:space="preserve">0.82155    </w:t>
            </w:r>
            <w:proofErr w:type="gramStart"/>
            <w:r w:rsidRPr="006940E7">
              <w:rPr>
                <w:rFonts w:ascii="Lucida Console" w:eastAsia="Times New Roman" w:hAnsi="Lucida Console" w:cs="Courier New"/>
                <w:color w:val="000000"/>
                <w:sz w:val="20"/>
                <w:szCs w:val="20"/>
                <w:bdr w:val="none" w:sz="0" w:space="0" w:color="auto" w:frame="1"/>
              </w:rPr>
              <w:t>0.01353  60.713</w:t>
            </w:r>
            <w:proofErr w:type="gramEnd"/>
            <w:r w:rsidRPr="006940E7">
              <w:rPr>
                <w:rFonts w:ascii="Lucida Console" w:eastAsia="Times New Roman" w:hAnsi="Lucida Console" w:cs="Courier New"/>
                <w:color w:val="000000"/>
                <w:sz w:val="20"/>
                <w:szCs w:val="20"/>
                <w:bdr w:val="none" w:sz="0" w:space="0" w:color="auto" w:frame="1"/>
              </w:rPr>
              <w:t xml:space="preserve">  &lt; 2e-16 </w:t>
            </w:r>
          </w:p>
          <w:p w14:paraId="343E0CC0" w14:textId="77777777" w:rsidR="00A77E7D" w:rsidRPr="006940E7"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r>
      <w:tr w:rsidR="00A77E7D" w:rsidRPr="006940E7" w14:paraId="698F0101" w14:textId="77777777" w:rsidTr="00825A0F">
        <w:tc>
          <w:tcPr>
            <w:tcW w:w="4436" w:type="dxa"/>
          </w:tcPr>
          <w:p w14:paraId="20FDFD97" w14:textId="77777777" w:rsidR="00A77E7D"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proofErr w:type="gramStart"/>
            <w:r w:rsidRPr="006940E7">
              <w:rPr>
                <w:rFonts w:ascii="Lucida Console" w:eastAsia="Times New Roman" w:hAnsi="Lucida Console" w:cs="Courier New"/>
                <w:color w:val="000000"/>
                <w:sz w:val="20"/>
                <w:szCs w:val="20"/>
                <w:bdr w:val="none" w:sz="0" w:space="0" w:color="auto" w:frame="1"/>
              </w:rPr>
              <w:t>day:selectionco</w:t>
            </w:r>
            <w:proofErr w:type="spellEnd"/>
            <w:proofErr w:type="gramEnd"/>
          </w:p>
          <w:p w14:paraId="6933F45A" w14:textId="4AF6408E" w:rsidR="00A77E7D" w:rsidRPr="006940E7"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6940E7">
              <w:rPr>
                <w:rFonts w:ascii="Lucida Console" w:eastAsia="Times New Roman" w:hAnsi="Lucida Console" w:cs="Courier New"/>
                <w:color w:val="000000"/>
                <w:sz w:val="20"/>
                <w:szCs w:val="20"/>
                <w:bdr w:val="none" w:sz="0" w:space="0" w:color="auto" w:frame="1"/>
              </w:rPr>
              <w:t>***</w:t>
            </w:r>
          </w:p>
        </w:tc>
        <w:tc>
          <w:tcPr>
            <w:tcW w:w="4606" w:type="dxa"/>
          </w:tcPr>
          <w:p w14:paraId="641751FD" w14:textId="77777777" w:rsidR="00A77E7D"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6940E7">
              <w:rPr>
                <w:rFonts w:ascii="Lucida Console" w:eastAsia="Times New Roman" w:hAnsi="Lucida Console" w:cs="Courier New"/>
                <w:color w:val="000000"/>
                <w:sz w:val="20"/>
                <w:szCs w:val="20"/>
                <w:bdr w:val="none" w:sz="0" w:space="0" w:color="auto" w:frame="1"/>
              </w:rPr>
              <w:t>-0.71166    0.01308 -54.</w:t>
            </w:r>
            <w:proofErr w:type="gramStart"/>
            <w:r w:rsidRPr="006940E7">
              <w:rPr>
                <w:rFonts w:ascii="Lucida Console" w:eastAsia="Times New Roman" w:hAnsi="Lucida Console" w:cs="Courier New"/>
                <w:color w:val="000000"/>
                <w:sz w:val="20"/>
                <w:szCs w:val="20"/>
                <w:bdr w:val="none" w:sz="0" w:space="0" w:color="auto" w:frame="1"/>
              </w:rPr>
              <w:t>428  &lt;</w:t>
            </w:r>
            <w:proofErr w:type="gramEnd"/>
            <w:r w:rsidRPr="006940E7">
              <w:rPr>
                <w:rFonts w:ascii="Lucida Console" w:eastAsia="Times New Roman" w:hAnsi="Lucida Console" w:cs="Courier New"/>
                <w:color w:val="000000"/>
                <w:sz w:val="20"/>
                <w:szCs w:val="20"/>
                <w:bdr w:val="none" w:sz="0" w:space="0" w:color="auto" w:frame="1"/>
              </w:rPr>
              <w:t xml:space="preserve"> 2e-16 </w:t>
            </w:r>
          </w:p>
          <w:p w14:paraId="5EE09A5E" w14:textId="77777777" w:rsidR="00A77E7D" w:rsidRPr="006940E7"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r>
      <w:tr w:rsidR="00A77E7D" w:rsidRPr="006940E7" w14:paraId="70EF2B91" w14:textId="77777777" w:rsidTr="00825A0F">
        <w:tc>
          <w:tcPr>
            <w:tcW w:w="4436" w:type="dxa"/>
          </w:tcPr>
          <w:p w14:paraId="43C74EFB" w14:textId="77777777" w:rsidR="00A77E7D"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proofErr w:type="gramStart"/>
            <w:r w:rsidRPr="006940E7">
              <w:rPr>
                <w:rFonts w:ascii="Lucida Console" w:eastAsia="Times New Roman" w:hAnsi="Lucida Console" w:cs="Courier New"/>
                <w:color w:val="000000"/>
                <w:sz w:val="20"/>
                <w:szCs w:val="20"/>
                <w:bdr w:val="none" w:sz="0" w:space="0" w:color="auto" w:frame="1"/>
              </w:rPr>
              <w:t>day:treatmentuninfected</w:t>
            </w:r>
            <w:proofErr w:type="spellEnd"/>
            <w:proofErr w:type="gramEnd"/>
          </w:p>
          <w:p w14:paraId="167E0441" w14:textId="502DC109" w:rsidR="00A77E7D" w:rsidRPr="006940E7"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6940E7">
              <w:rPr>
                <w:rFonts w:ascii="Lucida Console" w:eastAsia="Times New Roman" w:hAnsi="Lucida Console" w:cs="Courier New"/>
                <w:color w:val="000000"/>
                <w:sz w:val="20"/>
                <w:szCs w:val="20"/>
                <w:bdr w:val="none" w:sz="0" w:space="0" w:color="auto" w:frame="1"/>
              </w:rPr>
              <w:t>**</w:t>
            </w:r>
            <w:r w:rsidRPr="006940E7">
              <w:rPr>
                <w:rStyle w:val="CommentReference"/>
                <w:rFonts w:ascii="Arial" w:hAnsi="Arial" w:cs="Arial"/>
              </w:rPr>
              <w:commentReference w:id="485"/>
            </w:r>
            <w:r w:rsidRPr="006940E7">
              <w:rPr>
                <w:rFonts w:ascii="Lucida Console" w:eastAsia="Times New Roman" w:hAnsi="Lucida Console" w:cs="Courier New"/>
                <w:color w:val="000000"/>
                <w:sz w:val="20"/>
                <w:szCs w:val="20"/>
                <w:bdr w:val="none" w:sz="0" w:space="0" w:color="auto" w:frame="1"/>
              </w:rPr>
              <w:t>*</w:t>
            </w:r>
          </w:p>
        </w:tc>
        <w:tc>
          <w:tcPr>
            <w:tcW w:w="4606" w:type="dxa"/>
          </w:tcPr>
          <w:p w14:paraId="637ECC46" w14:textId="77777777" w:rsidR="00A77E7D"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6940E7">
              <w:rPr>
                <w:rFonts w:ascii="Lucida Console" w:eastAsia="Times New Roman" w:hAnsi="Lucida Console" w:cs="Courier New"/>
                <w:color w:val="000000"/>
                <w:sz w:val="20"/>
                <w:szCs w:val="20"/>
                <w:bdr w:val="none" w:sz="0" w:space="0" w:color="auto" w:frame="1"/>
              </w:rPr>
              <w:t>-0.62984    0.01311 -48.</w:t>
            </w:r>
            <w:proofErr w:type="gramStart"/>
            <w:r w:rsidRPr="006940E7">
              <w:rPr>
                <w:rFonts w:ascii="Lucida Console" w:eastAsia="Times New Roman" w:hAnsi="Lucida Console" w:cs="Courier New"/>
                <w:color w:val="000000"/>
                <w:sz w:val="20"/>
                <w:szCs w:val="20"/>
                <w:bdr w:val="none" w:sz="0" w:space="0" w:color="auto" w:frame="1"/>
              </w:rPr>
              <w:t>029  &lt;</w:t>
            </w:r>
            <w:proofErr w:type="gramEnd"/>
            <w:r w:rsidRPr="006940E7">
              <w:rPr>
                <w:rFonts w:ascii="Lucida Console" w:eastAsia="Times New Roman" w:hAnsi="Lucida Console" w:cs="Courier New"/>
                <w:color w:val="000000"/>
                <w:sz w:val="20"/>
                <w:szCs w:val="20"/>
                <w:bdr w:val="none" w:sz="0" w:space="0" w:color="auto" w:frame="1"/>
              </w:rPr>
              <w:t xml:space="preserve"> 2e-16 </w:t>
            </w:r>
          </w:p>
          <w:p w14:paraId="7923E402" w14:textId="77777777" w:rsidR="00A77E7D" w:rsidRPr="006940E7"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r>
      <w:tr w:rsidR="00A77E7D" w:rsidRPr="006940E7" w14:paraId="09567DB5" w14:textId="77777777" w:rsidTr="00825A0F">
        <w:tc>
          <w:tcPr>
            <w:tcW w:w="4436" w:type="dxa"/>
          </w:tcPr>
          <w:p w14:paraId="5A7D5A87" w14:textId="77777777" w:rsidR="00A77E7D"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proofErr w:type="gramStart"/>
            <w:r w:rsidRPr="006940E7">
              <w:rPr>
                <w:rFonts w:ascii="Lucida Console" w:eastAsia="Times New Roman" w:hAnsi="Lucida Console" w:cs="Courier New"/>
                <w:color w:val="000000"/>
                <w:sz w:val="20"/>
                <w:szCs w:val="20"/>
                <w:bdr w:val="none" w:sz="0" w:space="0" w:color="auto" w:frame="1"/>
              </w:rPr>
              <w:t>selectionco:treatmentuninfected</w:t>
            </w:r>
            <w:proofErr w:type="spellEnd"/>
            <w:proofErr w:type="gramEnd"/>
          </w:p>
          <w:p w14:paraId="6F88BA29" w14:textId="1606D51F" w:rsidR="00A77E7D" w:rsidRPr="006940E7"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6940E7">
              <w:rPr>
                <w:rFonts w:ascii="Lucida Console" w:eastAsia="Times New Roman" w:hAnsi="Lucida Console" w:cs="Courier New"/>
                <w:color w:val="000000"/>
                <w:sz w:val="20"/>
                <w:szCs w:val="20"/>
                <w:bdr w:val="none" w:sz="0" w:space="0" w:color="auto" w:frame="1"/>
              </w:rPr>
              <w:t>***</w:t>
            </w:r>
          </w:p>
        </w:tc>
        <w:tc>
          <w:tcPr>
            <w:tcW w:w="4606" w:type="dxa"/>
          </w:tcPr>
          <w:p w14:paraId="1F2AC534" w14:textId="77777777" w:rsidR="00A77E7D"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6940E7">
              <w:rPr>
                <w:rFonts w:ascii="Lucida Console" w:eastAsia="Times New Roman" w:hAnsi="Lucida Console" w:cs="Courier New"/>
                <w:color w:val="000000"/>
                <w:sz w:val="20"/>
                <w:szCs w:val="20"/>
                <w:bdr w:val="none" w:sz="0" w:space="0" w:color="auto" w:frame="1"/>
              </w:rPr>
              <w:t>-4.25634    0.08750 -48.</w:t>
            </w:r>
            <w:proofErr w:type="gramStart"/>
            <w:r w:rsidRPr="006940E7">
              <w:rPr>
                <w:rFonts w:ascii="Lucida Console" w:eastAsia="Times New Roman" w:hAnsi="Lucida Console" w:cs="Courier New"/>
                <w:color w:val="000000"/>
                <w:sz w:val="20"/>
                <w:szCs w:val="20"/>
                <w:bdr w:val="none" w:sz="0" w:space="0" w:color="auto" w:frame="1"/>
              </w:rPr>
              <w:t>644  &lt;</w:t>
            </w:r>
            <w:proofErr w:type="gramEnd"/>
            <w:r w:rsidRPr="006940E7">
              <w:rPr>
                <w:rFonts w:ascii="Lucida Console" w:eastAsia="Times New Roman" w:hAnsi="Lucida Console" w:cs="Courier New"/>
                <w:color w:val="000000"/>
                <w:sz w:val="20"/>
                <w:szCs w:val="20"/>
                <w:bdr w:val="none" w:sz="0" w:space="0" w:color="auto" w:frame="1"/>
              </w:rPr>
              <w:t xml:space="preserve"> 2e-16 </w:t>
            </w:r>
          </w:p>
          <w:p w14:paraId="0D58237F" w14:textId="77777777" w:rsidR="00A77E7D" w:rsidRPr="006940E7"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r>
      <w:tr w:rsidR="00A77E7D" w:rsidRPr="006940E7" w14:paraId="1D640A82" w14:textId="77777777" w:rsidTr="00825A0F">
        <w:tc>
          <w:tcPr>
            <w:tcW w:w="4436" w:type="dxa"/>
          </w:tcPr>
          <w:p w14:paraId="0699348B" w14:textId="77777777" w:rsidR="00A77E7D"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proofErr w:type="gramStart"/>
            <w:r w:rsidRPr="006940E7">
              <w:rPr>
                <w:rFonts w:ascii="Lucida Console" w:eastAsia="Times New Roman" w:hAnsi="Lucida Console" w:cs="Courier New"/>
                <w:color w:val="000000"/>
                <w:sz w:val="20"/>
                <w:szCs w:val="20"/>
                <w:bdr w:val="none" w:sz="0" w:space="0" w:color="auto" w:frame="1"/>
              </w:rPr>
              <w:t>day:selectionco</w:t>
            </w:r>
            <w:proofErr w:type="gramEnd"/>
            <w:r w:rsidRPr="006940E7">
              <w:rPr>
                <w:rFonts w:ascii="Lucida Console" w:eastAsia="Times New Roman" w:hAnsi="Lucida Console" w:cs="Courier New"/>
                <w:color w:val="000000"/>
                <w:sz w:val="20"/>
                <w:szCs w:val="20"/>
                <w:bdr w:val="none" w:sz="0" w:space="0" w:color="auto" w:frame="1"/>
              </w:rPr>
              <w:t>:treatmentuninfected</w:t>
            </w:r>
            <w:proofErr w:type="spellEnd"/>
          </w:p>
          <w:p w14:paraId="522AAAF6" w14:textId="3E817351" w:rsidR="00A77E7D" w:rsidRPr="006940E7"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6940E7">
              <w:rPr>
                <w:rFonts w:ascii="Lucida Console" w:eastAsia="Times New Roman" w:hAnsi="Lucida Console" w:cs="Courier New"/>
                <w:color w:val="000000"/>
                <w:sz w:val="20"/>
                <w:szCs w:val="20"/>
                <w:bdr w:val="none" w:sz="0" w:space="0" w:color="auto" w:frame="1"/>
              </w:rPr>
              <w:t>***</w:t>
            </w:r>
          </w:p>
        </w:tc>
        <w:tc>
          <w:tcPr>
            <w:tcW w:w="4606" w:type="dxa"/>
          </w:tcPr>
          <w:p w14:paraId="0731B475" w14:textId="77777777" w:rsidR="00A77E7D"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8"/>
              <w:rPr>
                <w:rFonts w:ascii="Lucida Console" w:eastAsia="Times New Roman" w:hAnsi="Lucida Console" w:cs="Courier New"/>
                <w:color w:val="000000"/>
                <w:sz w:val="20"/>
                <w:szCs w:val="20"/>
                <w:bdr w:val="none" w:sz="0" w:space="0" w:color="auto" w:frame="1"/>
              </w:rPr>
            </w:pPr>
            <w:r w:rsidRPr="006940E7">
              <w:rPr>
                <w:rFonts w:ascii="Lucida Console" w:eastAsia="Times New Roman" w:hAnsi="Lucida Console" w:cs="Courier New"/>
                <w:color w:val="000000"/>
                <w:sz w:val="20"/>
                <w:szCs w:val="20"/>
                <w:bdr w:val="none" w:sz="0" w:space="0" w:color="auto" w:frame="1"/>
              </w:rPr>
              <w:t xml:space="preserve">0.62451    </w:t>
            </w:r>
            <w:proofErr w:type="gramStart"/>
            <w:r w:rsidRPr="006940E7">
              <w:rPr>
                <w:rFonts w:ascii="Lucida Console" w:eastAsia="Times New Roman" w:hAnsi="Lucida Console" w:cs="Courier New"/>
                <w:color w:val="000000"/>
                <w:sz w:val="20"/>
                <w:szCs w:val="20"/>
                <w:bdr w:val="none" w:sz="0" w:space="0" w:color="auto" w:frame="1"/>
              </w:rPr>
              <w:t>0.01319  47.365</w:t>
            </w:r>
            <w:proofErr w:type="gramEnd"/>
            <w:r w:rsidRPr="006940E7">
              <w:rPr>
                <w:rFonts w:ascii="Lucida Console" w:eastAsia="Times New Roman" w:hAnsi="Lucida Console" w:cs="Courier New"/>
                <w:color w:val="000000"/>
                <w:sz w:val="20"/>
                <w:szCs w:val="20"/>
                <w:bdr w:val="none" w:sz="0" w:space="0" w:color="auto" w:frame="1"/>
              </w:rPr>
              <w:t xml:space="preserve">  &lt; 2e-16 </w:t>
            </w:r>
          </w:p>
          <w:p w14:paraId="37218E7C" w14:textId="77777777" w:rsidR="00A77E7D" w:rsidRPr="006940E7"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r>
      <w:tr w:rsidR="00A77E7D" w:rsidRPr="006940E7" w14:paraId="31CAC924" w14:textId="77777777" w:rsidTr="00825A0F">
        <w:tc>
          <w:tcPr>
            <w:tcW w:w="4436" w:type="dxa"/>
          </w:tcPr>
          <w:p w14:paraId="23F5FFE8" w14:textId="4DAF8E58" w:rsidR="00A77E7D" w:rsidRPr="006940E7"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c>
          <w:tcPr>
            <w:tcW w:w="4606" w:type="dxa"/>
          </w:tcPr>
          <w:p w14:paraId="23F2B9B3" w14:textId="77777777" w:rsidR="00A77E7D" w:rsidRPr="006940E7" w:rsidRDefault="00A77E7D" w:rsidP="00825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r>
    </w:tbl>
    <w:p w14:paraId="1A65480B" w14:textId="5A67619C" w:rsidR="00996171" w:rsidRPr="00825A0F" w:rsidRDefault="00996171" w:rsidP="002A2A29">
      <w:pPr>
        <w:ind w:left="-360"/>
        <w:rPr>
          <w:i/>
          <w:sz w:val="20"/>
          <w:szCs w:val="20"/>
        </w:rPr>
      </w:pPr>
    </w:p>
    <w:p w14:paraId="3A897F26" w14:textId="291891EC" w:rsidR="00996171" w:rsidRDefault="00996171" w:rsidP="00AA3D48">
      <w:pPr>
        <w:ind w:left="720"/>
      </w:pPr>
    </w:p>
    <w:p w14:paraId="47DFB4A3" w14:textId="55EA571D" w:rsidR="00996171" w:rsidRDefault="00996171" w:rsidP="00AA3D48">
      <w:pPr>
        <w:ind w:left="720"/>
      </w:pPr>
    </w:p>
    <w:p w14:paraId="648094AD" w14:textId="3FB63198" w:rsidR="00996171" w:rsidRDefault="00996171" w:rsidP="00791ECA"/>
    <w:p w14:paraId="6C3C5CB4" w14:textId="77777777" w:rsidR="00791ECA" w:rsidRDefault="00791ECA" w:rsidP="00791ECA"/>
    <w:p w14:paraId="33D49D1F" w14:textId="2E527FA7" w:rsidR="00996171" w:rsidRDefault="00AC5E28" w:rsidP="00AA3D48">
      <w:pPr>
        <w:ind w:left="720"/>
      </w:pPr>
      <w:r w:rsidRPr="00661450">
        <w:rPr>
          <w:noProof/>
        </w:rPr>
        <w:drawing>
          <wp:anchor distT="0" distB="0" distL="114300" distR="114300" simplePos="0" relativeHeight="251785216" behindDoc="0" locked="0" layoutInCell="1" allowOverlap="1" wp14:anchorId="050087B4" wp14:editId="1CDC98B9">
            <wp:simplePos x="0" y="0"/>
            <wp:positionH relativeFrom="column">
              <wp:posOffset>3266441</wp:posOffset>
            </wp:positionH>
            <wp:positionV relativeFrom="paragraph">
              <wp:posOffset>168772</wp:posOffset>
            </wp:positionV>
            <wp:extent cx="3027366" cy="2511142"/>
            <wp:effectExtent l="0" t="0" r="0" b="381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29488" cy="251290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7264" behindDoc="0" locked="0" layoutInCell="1" allowOverlap="1" wp14:anchorId="5C784051" wp14:editId="5368EEC3">
            <wp:simplePos x="0" y="0"/>
            <wp:positionH relativeFrom="column">
              <wp:posOffset>-48769</wp:posOffset>
            </wp:positionH>
            <wp:positionV relativeFrom="paragraph">
              <wp:posOffset>168772</wp:posOffset>
            </wp:positionV>
            <wp:extent cx="2972309" cy="251556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94371" cy="2534241"/>
                    </a:xfrm>
                    <a:prstGeom prst="rect">
                      <a:avLst/>
                    </a:prstGeom>
                  </pic:spPr>
                </pic:pic>
              </a:graphicData>
            </a:graphic>
            <wp14:sizeRelH relativeFrom="page">
              <wp14:pctWidth>0</wp14:pctWidth>
            </wp14:sizeRelH>
            <wp14:sizeRelV relativeFrom="page">
              <wp14:pctHeight>0</wp14:pctHeight>
            </wp14:sizeRelV>
          </wp:anchor>
        </w:drawing>
      </w:r>
    </w:p>
    <w:p w14:paraId="7E9C73CB" w14:textId="51ECF987" w:rsidR="00996171" w:rsidRDefault="00996171" w:rsidP="00AA3D48">
      <w:pPr>
        <w:ind w:left="720"/>
      </w:pPr>
    </w:p>
    <w:p w14:paraId="5313222A" w14:textId="46DF6D0E" w:rsidR="00996171" w:rsidRDefault="00996171" w:rsidP="00AA3D48">
      <w:pPr>
        <w:ind w:left="720"/>
      </w:pPr>
    </w:p>
    <w:p w14:paraId="201282FF" w14:textId="418187A5" w:rsidR="00996171" w:rsidRDefault="00996171" w:rsidP="00AA3D48">
      <w:pPr>
        <w:ind w:left="720"/>
      </w:pPr>
    </w:p>
    <w:p w14:paraId="01382D08" w14:textId="10944D6A" w:rsidR="00996171" w:rsidRDefault="00996171" w:rsidP="00AA3D48">
      <w:pPr>
        <w:ind w:left="720"/>
      </w:pPr>
    </w:p>
    <w:p w14:paraId="63244ED1" w14:textId="25197EE9" w:rsidR="00996171" w:rsidRDefault="00996171" w:rsidP="00AA3D48">
      <w:pPr>
        <w:ind w:left="720"/>
      </w:pPr>
    </w:p>
    <w:p w14:paraId="02F089A3" w14:textId="7253E50F" w:rsidR="00996171" w:rsidRDefault="007529D1" w:rsidP="00AA3D48">
      <w:pPr>
        <w:ind w:left="720"/>
      </w:pPr>
      <w:r>
        <w:rPr>
          <w:noProof/>
        </w:rPr>
        <mc:AlternateContent>
          <mc:Choice Requires="wps">
            <w:drawing>
              <wp:anchor distT="0" distB="0" distL="114300" distR="114300" simplePos="0" relativeHeight="251791360" behindDoc="0" locked="0" layoutInCell="1" allowOverlap="1" wp14:anchorId="139221C1" wp14:editId="0D0F8D36">
                <wp:simplePos x="0" y="0"/>
                <wp:positionH relativeFrom="column">
                  <wp:posOffset>6235065</wp:posOffset>
                </wp:positionH>
                <wp:positionV relativeFrom="paragraph">
                  <wp:posOffset>151130</wp:posOffset>
                </wp:positionV>
                <wp:extent cx="285115" cy="341630"/>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285115"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ED059E" w14:textId="7B610227" w:rsidR="00DE3302" w:rsidRDefault="00DE3302" w:rsidP="007529D1">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221C1" id="Text Box 93" o:spid="_x0000_s1053" type="#_x0000_t202" style="position:absolute;left:0;text-align:left;margin-left:490.95pt;margin-top:11.9pt;width:22.45pt;height:26.9pt;z-index:251791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" filled="f" stroked="f">
                <v:textbox>
                  <w:txbxContent>
                    <w:p w14:paraId="6FED059E" w14:textId="7B610227" w:rsidR="00DE3302" w:rsidRDefault="00DE3302" w:rsidP="007529D1">
                      <w:r>
                        <w:t>B</w:t>
                      </w:r>
                    </w:p>
                  </w:txbxContent>
                </v:textbox>
                <w10:wrap type="square"/>
              </v:shape>
            </w:pict>
          </mc:Fallback>
        </mc:AlternateContent>
      </w:r>
      <w:r>
        <w:rPr>
          <w:noProof/>
        </w:rPr>
        <mc:AlternateContent>
          <mc:Choice Requires="wps">
            <w:drawing>
              <wp:anchor distT="0" distB="0" distL="114300" distR="114300" simplePos="0" relativeHeight="251789312" behindDoc="0" locked="0" layoutInCell="1" allowOverlap="1" wp14:anchorId="1DC37043" wp14:editId="3D04040E">
                <wp:simplePos x="0" y="0"/>
                <wp:positionH relativeFrom="column">
                  <wp:posOffset>-621030</wp:posOffset>
                </wp:positionH>
                <wp:positionV relativeFrom="paragraph">
                  <wp:posOffset>145415</wp:posOffset>
                </wp:positionV>
                <wp:extent cx="293370" cy="341630"/>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29337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D81E85" w14:textId="0F549563" w:rsidR="00DE3302" w:rsidRDefault="00DE3302">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C37043" id="Text Box 92" o:spid="_x0000_s1054" type="#_x0000_t202" style="position:absolute;left:0;text-align:left;margin-left:-48.9pt;margin-top:11.45pt;width:23.1pt;height:26.9pt;z-index:251789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" filled="f" stroked="f">
                <v:textbox>
                  <w:txbxContent>
                    <w:p w14:paraId="0ED81E85" w14:textId="0F549563" w:rsidR="00DE3302" w:rsidRDefault="00DE3302">
                      <w:r>
                        <w:t>A</w:t>
                      </w:r>
                    </w:p>
                  </w:txbxContent>
                </v:textbox>
                <w10:wrap type="square"/>
              </v:shape>
            </w:pict>
          </mc:Fallback>
        </mc:AlternateContent>
      </w:r>
    </w:p>
    <w:p w14:paraId="60DCEBC2" w14:textId="1FFAC492" w:rsidR="00996171" w:rsidRDefault="00996171" w:rsidP="00AA3D48">
      <w:pPr>
        <w:ind w:left="720"/>
      </w:pPr>
    </w:p>
    <w:p w14:paraId="164D5E81" w14:textId="6467C9D0" w:rsidR="00996171" w:rsidRDefault="00996171" w:rsidP="00AA3D48">
      <w:pPr>
        <w:ind w:left="720"/>
      </w:pPr>
    </w:p>
    <w:p w14:paraId="312F29FF" w14:textId="1F44B045" w:rsidR="00996171" w:rsidRDefault="00996171" w:rsidP="00AA3D48">
      <w:pPr>
        <w:ind w:left="720"/>
      </w:pPr>
    </w:p>
    <w:p w14:paraId="796AD8C6" w14:textId="2C898159" w:rsidR="00996171" w:rsidRDefault="00996171" w:rsidP="00AA3D48">
      <w:pPr>
        <w:ind w:left="720"/>
      </w:pPr>
    </w:p>
    <w:p w14:paraId="130B2C87" w14:textId="61231111" w:rsidR="00996171" w:rsidRDefault="00996171" w:rsidP="00AA3D48">
      <w:pPr>
        <w:ind w:left="720"/>
      </w:pPr>
    </w:p>
    <w:p w14:paraId="2EB7EF9D" w14:textId="1A9E0B55" w:rsidR="00996171" w:rsidRDefault="00996171" w:rsidP="00AA3D48">
      <w:pPr>
        <w:ind w:left="720"/>
      </w:pPr>
    </w:p>
    <w:p w14:paraId="61703931" w14:textId="60133DD6" w:rsidR="00996171" w:rsidRDefault="00996171" w:rsidP="00AA3D48">
      <w:pPr>
        <w:ind w:left="720"/>
      </w:pPr>
    </w:p>
    <w:p w14:paraId="294F00DE" w14:textId="0ECBC061" w:rsidR="00996171" w:rsidRDefault="00996171" w:rsidP="00AA3D48">
      <w:pPr>
        <w:ind w:left="720"/>
      </w:pPr>
    </w:p>
    <w:p w14:paraId="56E105FC" w14:textId="156A1829" w:rsidR="00996171" w:rsidRDefault="00AC5E28" w:rsidP="00AA3D48">
      <w:pPr>
        <w:ind w:left="720"/>
      </w:pPr>
      <w:r>
        <w:rPr>
          <w:noProof/>
        </w:rPr>
        <w:drawing>
          <wp:anchor distT="0" distB="0" distL="114300" distR="114300" simplePos="0" relativeHeight="251786240" behindDoc="0" locked="0" layoutInCell="1" allowOverlap="1" wp14:anchorId="0E565CE9" wp14:editId="4ABA6AA8">
            <wp:simplePos x="0" y="0"/>
            <wp:positionH relativeFrom="column">
              <wp:posOffset>66549</wp:posOffset>
            </wp:positionH>
            <wp:positionV relativeFrom="paragraph">
              <wp:posOffset>169740</wp:posOffset>
            </wp:positionV>
            <wp:extent cx="2739831" cy="2399307"/>
            <wp:effectExtent l="0" t="0" r="381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39831" cy="2399307"/>
                    </a:xfrm>
                    <a:prstGeom prst="rect">
                      <a:avLst/>
                    </a:prstGeom>
                  </pic:spPr>
                </pic:pic>
              </a:graphicData>
            </a:graphic>
            <wp14:sizeRelH relativeFrom="page">
              <wp14:pctWidth>0</wp14:pctWidth>
            </wp14:sizeRelH>
            <wp14:sizeRelV relativeFrom="page">
              <wp14:pctHeight>0</wp14:pctHeight>
            </wp14:sizeRelV>
          </wp:anchor>
        </w:drawing>
      </w:r>
      <w:r w:rsidRPr="00D06FED">
        <w:rPr>
          <w:noProof/>
        </w:rPr>
        <w:drawing>
          <wp:anchor distT="0" distB="0" distL="114300" distR="114300" simplePos="0" relativeHeight="251788288" behindDoc="0" locked="0" layoutInCell="1" allowOverlap="1" wp14:anchorId="2313ECF3" wp14:editId="512A443E">
            <wp:simplePos x="0" y="0"/>
            <wp:positionH relativeFrom="column">
              <wp:posOffset>3380740</wp:posOffset>
            </wp:positionH>
            <wp:positionV relativeFrom="paragraph">
              <wp:posOffset>165377</wp:posOffset>
            </wp:positionV>
            <wp:extent cx="2888766" cy="2388870"/>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00760" cy="2398788"/>
                    </a:xfrm>
                    <a:prstGeom prst="rect">
                      <a:avLst/>
                    </a:prstGeom>
                  </pic:spPr>
                </pic:pic>
              </a:graphicData>
            </a:graphic>
            <wp14:sizeRelH relativeFrom="page">
              <wp14:pctWidth>0</wp14:pctWidth>
            </wp14:sizeRelH>
            <wp14:sizeRelV relativeFrom="page">
              <wp14:pctHeight>0</wp14:pctHeight>
            </wp14:sizeRelV>
          </wp:anchor>
        </w:drawing>
      </w:r>
    </w:p>
    <w:p w14:paraId="11AF7D60" w14:textId="005ED16E" w:rsidR="00996171" w:rsidRDefault="00996171" w:rsidP="00AA3D48">
      <w:pPr>
        <w:ind w:left="720"/>
      </w:pPr>
    </w:p>
    <w:p w14:paraId="146983C6" w14:textId="5AE0B4F1" w:rsidR="00996171" w:rsidRDefault="00996171" w:rsidP="00AA3D48">
      <w:pPr>
        <w:ind w:left="720"/>
      </w:pPr>
    </w:p>
    <w:p w14:paraId="3ED17E01" w14:textId="249F92A0" w:rsidR="00996171" w:rsidRDefault="00996171" w:rsidP="00F4626C"/>
    <w:p w14:paraId="00434C02" w14:textId="5E835DAD" w:rsidR="00AC5E28" w:rsidRDefault="00AC5E28" w:rsidP="000F6C85">
      <w:pPr>
        <w:rPr>
          <w:i/>
          <w:sz w:val="20"/>
          <w:szCs w:val="20"/>
        </w:rPr>
      </w:pPr>
    </w:p>
    <w:p w14:paraId="30C79144" w14:textId="28635BD6" w:rsidR="00AC5E28" w:rsidRDefault="00AC5E28" w:rsidP="000F6C85">
      <w:pPr>
        <w:rPr>
          <w:i/>
          <w:sz w:val="20"/>
          <w:szCs w:val="20"/>
        </w:rPr>
      </w:pPr>
    </w:p>
    <w:p w14:paraId="731C9B71" w14:textId="06C6D87E" w:rsidR="00AC5E28" w:rsidRDefault="007529D1" w:rsidP="000F6C85">
      <w:pPr>
        <w:rPr>
          <w:i/>
          <w:sz w:val="20"/>
          <w:szCs w:val="20"/>
        </w:rPr>
      </w:pPr>
      <w:r>
        <w:rPr>
          <w:noProof/>
        </w:rPr>
        <mc:AlternateContent>
          <mc:Choice Requires="wps">
            <w:drawing>
              <wp:anchor distT="0" distB="0" distL="114300" distR="114300" simplePos="0" relativeHeight="251795456" behindDoc="0" locked="0" layoutInCell="1" allowOverlap="1" wp14:anchorId="7F141DCC" wp14:editId="04DA0C87">
                <wp:simplePos x="0" y="0"/>
                <wp:positionH relativeFrom="column">
                  <wp:posOffset>6241415</wp:posOffset>
                </wp:positionH>
                <wp:positionV relativeFrom="paragraph">
                  <wp:posOffset>203200</wp:posOffset>
                </wp:positionV>
                <wp:extent cx="297815" cy="341630"/>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297815"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A8F76F" w14:textId="18A87469" w:rsidR="00DE3302" w:rsidRDefault="00DE3302" w:rsidP="007529D1">
                            <w: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141DCC" id="Text Box 95" o:spid="_x0000_s1055" type="#_x0000_t202" style="position:absolute;margin-left:491.45pt;margin-top:16pt;width:23.45pt;height:26.9pt;z-index:251795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" filled="f" stroked="f">
                <v:textbox>
                  <w:txbxContent>
                    <w:p w14:paraId="28A8F76F" w14:textId="18A87469" w:rsidR="00DE3302" w:rsidRDefault="00DE3302" w:rsidP="007529D1">
                      <w:r>
                        <w:t>D</w:t>
                      </w:r>
                    </w:p>
                  </w:txbxContent>
                </v:textbox>
                <w10:wrap type="square"/>
              </v:shape>
            </w:pict>
          </mc:Fallback>
        </mc:AlternateContent>
      </w:r>
      <w:r>
        <w:rPr>
          <w:noProof/>
        </w:rPr>
        <mc:AlternateContent>
          <mc:Choice Requires="wps">
            <w:drawing>
              <wp:anchor distT="0" distB="0" distL="114300" distR="114300" simplePos="0" relativeHeight="251793408" behindDoc="0" locked="0" layoutInCell="1" allowOverlap="1" wp14:anchorId="5BDE853F" wp14:editId="47910570">
                <wp:simplePos x="0" y="0"/>
                <wp:positionH relativeFrom="column">
                  <wp:posOffset>-508000</wp:posOffset>
                </wp:positionH>
                <wp:positionV relativeFrom="paragraph">
                  <wp:posOffset>207010</wp:posOffset>
                </wp:positionV>
                <wp:extent cx="285115" cy="341630"/>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285115"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9C8D33" w14:textId="385B88B0" w:rsidR="00DE3302" w:rsidRDefault="00DE3302" w:rsidP="007529D1">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E853F" id="Text Box 94" o:spid="_x0000_s1056" type="#_x0000_t202" style="position:absolute;margin-left:-40pt;margin-top:16.3pt;width:22.45pt;height:26.9pt;z-index:251793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" filled="f" stroked="f">
                <v:textbox>
                  <w:txbxContent>
                    <w:p w14:paraId="539C8D33" w14:textId="385B88B0" w:rsidR="00DE3302" w:rsidRDefault="00DE3302" w:rsidP="007529D1">
                      <w:r>
                        <w:t>C</w:t>
                      </w:r>
                    </w:p>
                  </w:txbxContent>
                </v:textbox>
                <w10:wrap type="square"/>
              </v:shape>
            </w:pict>
          </mc:Fallback>
        </mc:AlternateContent>
      </w:r>
    </w:p>
    <w:p w14:paraId="2E0F50F4" w14:textId="79E6BFE0" w:rsidR="00AC5E28" w:rsidRDefault="00AC5E28" w:rsidP="000F6C85">
      <w:pPr>
        <w:rPr>
          <w:i/>
          <w:sz w:val="20"/>
          <w:szCs w:val="20"/>
        </w:rPr>
      </w:pPr>
    </w:p>
    <w:p w14:paraId="1CA1643A" w14:textId="77777777" w:rsidR="00AC5E28" w:rsidRDefault="00AC5E28" w:rsidP="000F6C85">
      <w:pPr>
        <w:rPr>
          <w:i/>
          <w:sz w:val="20"/>
          <w:szCs w:val="20"/>
        </w:rPr>
      </w:pPr>
    </w:p>
    <w:p w14:paraId="768ED8C3" w14:textId="18B13E98" w:rsidR="00AC5E28" w:rsidRDefault="00AC5E28" w:rsidP="000F6C85">
      <w:pPr>
        <w:rPr>
          <w:i/>
          <w:sz w:val="20"/>
          <w:szCs w:val="20"/>
        </w:rPr>
      </w:pPr>
    </w:p>
    <w:p w14:paraId="611EACEB" w14:textId="0400ED97" w:rsidR="00AC5E28" w:rsidRDefault="00AC5E28" w:rsidP="000F6C85">
      <w:pPr>
        <w:rPr>
          <w:i/>
          <w:sz w:val="20"/>
          <w:szCs w:val="20"/>
        </w:rPr>
      </w:pPr>
    </w:p>
    <w:p w14:paraId="70DCABC7" w14:textId="77777777" w:rsidR="00AC5E28" w:rsidRDefault="00AC5E28" w:rsidP="000F6C85">
      <w:pPr>
        <w:rPr>
          <w:i/>
          <w:sz w:val="20"/>
          <w:szCs w:val="20"/>
        </w:rPr>
      </w:pPr>
    </w:p>
    <w:p w14:paraId="5CB6ED86" w14:textId="13E14CE9" w:rsidR="00AC5E28" w:rsidRDefault="00AC5E28" w:rsidP="000F6C85">
      <w:pPr>
        <w:rPr>
          <w:i/>
          <w:sz w:val="20"/>
          <w:szCs w:val="20"/>
        </w:rPr>
      </w:pPr>
    </w:p>
    <w:p w14:paraId="70C30DCF" w14:textId="4750628A" w:rsidR="00AC5E28" w:rsidRDefault="00AC5E28" w:rsidP="000F6C85">
      <w:pPr>
        <w:rPr>
          <w:i/>
          <w:sz w:val="20"/>
          <w:szCs w:val="20"/>
        </w:rPr>
      </w:pPr>
    </w:p>
    <w:p w14:paraId="05F5C021" w14:textId="52395194" w:rsidR="00AC5E28" w:rsidRDefault="00AC5E28" w:rsidP="000F6C85">
      <w:pPr>
        <w:rPr>
          <w:i/>
          <w:sz w:val="20"/>
          <w:szCs w:val="20"/>
        </w:rPr>
      </w:pPr>
    </w:p>
    <w:p w14:paraId="36530629" w14:textId="77777777" w:rsidR="00AC5E28" w:rsidRDefault="00AC5E28" w:rsidP="000F6C85">
      <w:pPr>
        <w:rPr>
          <w:i/>
          <w:sz w:val="20"/>
          <w:szCs w:val="20"/>
        </w:rPr>
      </w:pPr>
    </w:p>
    <w:p w14:paraId="2A201236" w14:textId="1E2A98E1" w:rsidR="00AC5E28" w:rsidRDefault="00AC5E28" w:rsidP="000F6C85">
      <w:pPr>
        <w:rPr>
          <w:i/>
          <w:sz w:val="20"/>
          <w:szCs w:val="20"/>
        </w:rPr>
      </w:pPr>
    </w:p>
    <w:p w14:paraId="08ED2DC2" w14:textId="34F1390C" w:rsidR="000F6C85" w:rsidRPr="000F6C85" w:rsidRDefault="00DE7439" w:rsidP="000F6C85">
      <w:pPr>
        <w:rPr>
          <w:sz w:val="20"/>
          <w:szCs w:val="20"/>
        </w:rPr>
      </w:pPr>
      <w:r w:rsidRPr="000F6C85">
        <w:rPr>
          <w:i/>
          <w:sz w:val="20"/>
          <w:szCs w:val="20"/>
        </w:rPr>
        <w:t>Figure 7.</w:t>
      </w:r>
      <w:r w:rsidR="000F6C85" w:rsidRPr="000F6C85">
        <w:rPr>
          <w:i/>
          <w:sz w:val="20"/>
          <w:szCs w:val="20"/>
        </w:rPr>
        <w:t xml:space="preserve"> </w:t>
      </w:r>
      <w:r w:rsidR="000F6C85" w:rsidRPr="000F6C85">
        <w:rPr>
          <w:sz w:val="20"/>
          <w:szCs w:val="20"/>
        </w:rPr>
        <w:t>The solid lines are the GLM model prediction and the solid points are the mean observed fraction of dead flies over the four replicates</w:t>
      </w:r>
      <w:r w:rsidR="000F6C85">
        <w:rPr>
          <w:sz w:val="20"/>
          <w:szCs w:val="20"/>
        </w:rPr>
        <w:t xml:space="preserve">. </w:t>
      </w:r>
      <w:r w:rsidR="00B92097">
        <w:rPr>
          <w:sz w:val="20"/>
          <w:szCs w:val="20"/>
        </w:rPr>
        <w:t>This graph shows the m</w:t>
      </w:r>
      <w:r w:rsidR="000F6C85">
        <w:rPr>
          <w:sz w:val="20"/>
          <w:szCs w:val="20"/>
        </w:rPr>
        <w:t>ortality rate comparison of infected and un-infected ACO</w:t>
      </w:r>
      <w:r w:rsidR="000F6C85">
        <w:rPr>
          <w:sz w:val="20"/>
          <w:szCs w:val="20"/>
          <w:vertAlign w:val="subscript"/>
        </w:rPr>
        <w:t>1-5</w:t>
      </w:r>
      <w:r w:rsidR="000F6C85">
        <w:rPr>
          <w:sz w:val="20"/>
          <w:szCs w:val="20"/>
        </w:rPr>
        <w:t xml:space="preserve"> </w:t>
      </w:r>
      <w:r w:rsidR="00BC6985">
        <w:rPr>
          <w:sz w:val="20"/>
          <w:szCs w:val="20"/>
        </w:rPr>
        <w:t>and CO</w:t>
      </w:r>
      <w:r w:rsidR="00BC6985">
        <w:rPr>
          <w:sz w:val="20"/>
          <w:szCs w:val="20"/>
          <w:vertAlign w:val="subscript"/>
        </w:rPr>
        <w:t>1-5</w:t>
      </w:r>
      <w:r w:rsidR="00BC6985">
        <w:rPr>
          <w:sz w:val="20"/>
          <w:szCs w:val="20"/>
        </w:rPr>
        <w:t xml:space="preserve"> </w:t>
      </w:r>
      <w:r w:rsidR="000F6C85">
        <w:rPr>
          <w:sz w:val="20"/>
          <w:szCs w:val="20"/>
        </w:rPr>
        <w:t>flies at age 14</w:t>
      </w:r>
      <w:r w:rsidR="009757FF">
        <w:rPr>
          <w:sz w:val="20"/>
          <w:szCs w:val="20"/>
        </w:rPr>
        <w:t xml:space="preserve"> days. </w:t>
      </w:r>
      <w:r w:rsidR="00A6767A">
        <w:rPr>
          <w:sz w:val="20"/>
          <w:szCs w:val="20"/>
        </w:rPr>
        <w:t>Pa</w:t>
      </w:r>
      <w:r w:rsidR="000C1AF1">
        <w:rPr>
          <w:sz w:val="20"/>
          <w:szCs w:val="20"/>
        </w:rPr>
        <w:t>nels A and B shows result of ACO</w:t>
      </w:r>
      <w:r w:rsidR="000C1AF1">
        <w:rPr>
          <w:sz w:val="20"/>
          <w:szCs w:val="20"/>
          <w:vertAlign w:val="subscript"/>
        </w:rPr>
        <w:t>1-5</w:t>
      </w:r>
      <w:r w:rsidR="000C1AF1">
        <w:rPr>
          <w:sz w:val="20"/>
          <w:szCs w:val="20"/>
        </w:rPr>
        <w:t xml:space="preserve"> males and females respectively. Panels C and D displays mortality rates for CO</w:t>
      </w:r>
      <w:r w:rsidR="000C1AF1">
        <w:rPr>
          <w:sz w:val="20"/>
          <w:szCs w:val="20"/>
          <w:vertAlign w:val="subscript"/>
        </w:rPr>
        <w:t>1-5</w:t>
      </w:r>
      <w:r w:rsidR="000C1AF1">
        <w:rPr>
          <w:sz w:val="20"/>
          <w:szCs w:val="20"/>
        </w:rPr>
        <w:t xml:space="preserve"> males and females respectively. </w:t>
      </w:r>
      <w:r w:rsidR="009757FF">
        <w:rPr>
          <w:sz w:val="20"/>
          <w:szCs w:val="20"/>
        </w:rPr>
        <w:t xml:space="preserve">Y axis displays mortality rate and X axis shows </w:t>
      </w:r>
      <w:proofErr w:type="gramStart"/>
      <w:r w:rsidR="009757FF">
        <w:rPr>
          <w:sz w:val="20"/>
          <w:szCs w:val="20"/>
        </w:rPr>
        <w:t>days  after</w:t>
      </w:r>
      <w:proofErr w:type="gramEnd"/>
      <w:r w:rsidR="009757FF">
        <w:rPr>
          <w:sz w:val="20"/>
          <w:szCs w:val="20"/>
        </w:rPr>
        <w:t xml:space="preserve"> infection.</w:t>
      </w:r>
    </w:p>
    <w:p w14:paraId="1F635B58" w14:textId="00E0DA20" w:rsidR="00996171" w:rsidRDefault="00996171" w:rsidP="003C7911"/>
    <w:p w14:paraId="31F82159" w14:textId="50E78DE9" w:rsidR="00DB0405" w:rsidRPr="00791ECA" w:rsidRDefault="00791ECA" w:rsidP="00791ECA">
      <w:pPr>
        <w:rPr>
          <w:sz w:val="20"/>
          <w:szCs w:val="20"/>
        </w:rPr>
      </w:pPr>
      <w:r w:rsidRPr="00791ECA">
        <w:rPr>
          <w:i/>
          <w:sz w:val="20"/>
          <w:szCs w:val="20"/>
        </w:rPr>
        <w:t>Table 2.</w:t>
      </w:r>
      <w:r w:rsidR="000C1AF1" w:rsidRPr="00791ECA">
        <w:rPr>
          <w:i/>
          <w:sz w:val="20"/>
          <w:szCs w:val="20"/>
        </w:rPr>
        <w:t xml:space="preserve">  </w:t>
      </w:r>
      <w:r w:rsidRPr="00791ECA">
        <w:rPr>
          <w:sz w:val="20"/>
          <w:szCs w:val="20"/>
        </w:rPr>
        <w:t xml:space="preserve">The table below gives the </w:t>
      </w:r>
      <w:r w:rsidRPr="00791ECA">
        <w:rPr>
          <w:i/>
          <w:iCs/>
          <w:sz w:val="20"/>
          <w:szCs w:val="20"/>
        </w:rPr>
        <w:t>t</w:t>
      </w:r>
      <w:r w:rsidRPr="00791ECA">
        <w:rPr>
          <w:sz w:val="20"/>
          <w:szCs w:val="20"/>
          <w:vertAlign w:val="subscript"/>
        </w:rPr>
        <w:t>50</w:t>
      </w:r>
      <w:r w:rsidRPr="00791ECA">
        <w:rPr>
          <w:sz w:val="20"/>
          <w:szCs w:val="20"/>
        </w:rPr>
        <w:t xml:space="preserve"> for each of the selection-sex-treatment groups</w:t>
      </w:r>
      <w:r w:rsidR="005B7476">
        <w:rPr>
          <w:sz w:val="20"/>
          <w:szCs w:val="20"/>
        </w:rPr>
        <w:t xml:space="preserve"> at age 14</w:t>
      </w:r>
      <w:r w:rsidRPr="00791ECA">
        <w:rPr>
          <w:sz w:val="20"/>
          <w:szCs w:val="20"/>
        </w:rPr>
        <w:t>.</w:t>
      </w:r>
    </w:p>
    <w:p w14:paraId="64F90D5F" w14:textId="77777777" w:rsidR="00791ECA" w:rsidRDefault="00791ECA" w:rsidP="00791ECA"/>
    <w:tbl>
      <w:tblPr>
        <w:tblStyle w:val="TableGrid"/>
        <w:tblW w:w="0" w:type="auto"/>
        <w:tblLook w:val="04A0" w:firstRow="1" w:lastRow="0" w:firstColumn="1" w:lastColumn="0" w:noHBand="0" w:noVBand="1"/>
      </w:tblPr>
      <w:tblGrid>
        <w:gridCol w:w="1909"/>
        <w:gridCol w:w="355"/>
        <w:gridCol w:w="1624"/>
        <w:gridCol w:w="630"/>
        <w:gridCol w:w="1895"/>
        <w:gridCol w:w="381"/>
        <w:gridCol w:w="2248"/>
      </w:tblGrid>
      <w:tr w:rsidR="00791ECA" w14:paraId="0208C9DF" w14:textId="77777777" w:rsidTr="00791ECA">
        <w:tc>
          <w:tcPr>
            <w:tcW w:w="1910" w:type="dxa"/>
            <w:tcBorders>
              <w:top w:val="single" w:sz="4" w:space="0" w:color="auto"/>
              <w:left w:val="single" w:sz="4" w:space="0" w:color="auto"/>
              <w:bottom w:val="single" w:sz="4" w:space="0" w:color="auto"/>
              <w:right w:val="nil"/>
            </w:tcBorders>
          </w:tcPr>
          <w:p w14:paraId="72FEB165" w14:textId="77777777" w:rsidR="00791ECA" w:rsidRDefault="00791ECA" w:rsidP="00B605A3">
            <w:r>
              <w:t>Selection Regime</w:t>
            </w:r>
          </w:p>
        </w:tc>
        <w:tc>
          <w:tcPr>
            <w:tcW w:w="355" w:type="dxa"/>
            <w:tcBorders>
              <w:top w:val="single" w:sz="4" w:space="0" w:color="auto"/>
              <w:left w:val="single" w:sz="4" w:space="0" w:color="auto"/>
              <w:bottom w:val="single" w:sz="4" w:space="0" w:color="auto"/>
              <w:right w:val="nil"/>
            </w:tcBorders>
          </w:tcPr>
          <w:p w14:paraId="295272C9" w14:textId="77777777" w:rsidR="00791ECA" w:rsidRDefault="00791ECA" w:rsidP="00791ECA"/>
        </w:tc>
        <w:tc>
          <w:tcPr>
            <w:tcW w:w="1625" w:type="dxa"/>
            <w:tcBorders>
              <w:top w:val="single" w:sz="4" w:space="0" w:color="auto"/>
              <w:left w:val="nil"/>
              <w:bottom w:val="single" w:sz="4" w:space="0" w:color="auto"/>
              <w:right w:val="single" w:sz="4" w:space="0" w:color="auto"/>
            </w:tcBorders>
          </w:tcPr>
          <w:p w14:paraId="2FE85D03" w14:textId="29046990" w:rsidR="00791ECA" w:rsidRDefault="00791ECA" w:rsidP="00B605A3">
            <w:r>
              <w:t>Sex</w:t>
            </w:r>
          </w:p>
        </w:tc>
        <w:tc>
          <w:tcPr>
            <w:tcW w:w="630" w:type="dxa"/>
            <w:tcBorders>
              <w:top w:val="single" w:sz="4" w:space="0" w:color="auto"/>
              <w:left w:val="single" w:sz="4" w:space="0" w:color="auto"/>
              <w:bottom w:val="single" w:sz="4" w:space="0" w:color="auto"/>
              <w:right w:val="nil"/>
            </w:tcBorders>
          </w:tcPr>
          <w:p w14:paraId="617E13B5" w14:textId="77777777" w:rsidR="00791ECA" w:rsidRDefault="00791ECA" w:rsidP="00791ECA"/>
        </w:tc>
        <w:tc>
          <w:tcPr>
            <w:tcW w:w="1896" w:type="dxa"/>
            <w:tcBorders>
              <w:top w:val="single" w:sz="4" w:space="0" w:color="auto"/>
              <w:left w:val="nil"/>
              <w:bottom w:val="single" w:sz="4" w:space="0" w:color="auto"/>
              <w:right w:val="single" w:sz="4" w:space="0" w:color="auto"/>
            </w:tcBorders>
          </w:tcPr>
          <w:p w14:paraId="00451688" w14:textId="2F296114" w:rsidR="00791ECA" w:rsidRDefault="00791ECA" w:rsidP="00B605A3">
            <w:r>
              <w:t>Treatment</w:t>
            </w:r>
          </w:p>
        </w:tc>
        <w:tc>
          <w:tcPr>
            <w:tcW w:w="381" w:type="dxa"/>
            <w:tcBorders>
              <w:top w:val="single" w:sz="4" w:space="0" w:color="auto"/>
              <w:left w:val="single" w:sz="4" w:space="0" w:color="auto"/>
              <w:bottom w:val="single" w:sz="4" w:space="0" w:color="auto"/>
              <w:right w:val="nil"/>
            </w:tcBorders>
          </w:tcPr>
          <w:p w14:paraId="1F9EAE2B" w14:textId="77777777" w:rsidR="00791ECA" w:rsidRDefault="00791ECA" w:rsidP="00791ECA"/>
        </w:tc>
        <w:tc>
          <w:tcPr>
            <w:tcW w:w="2250" w:type="dxa"/>
            <w:tcBorders>
              <w:top w:val="single" w:sz="4" w:space="0" w:color="auto"/>
              <w:left w:val="nil"/>
              <w:bottom w:val="single" w:sz="4" w:space="0" w:color="auto"/>
              <w:right w:val="single" w:sz="4" w:space="0" w:color="auto"/>
            </w:tcBorders>
          </w:tcPr>
          <w:p w14:paraId="757E1C18" w14:textId="0D0F50E2" w:rsidR="00791ECA" w:rsidRDefault="00791ECA" w:rsidP="00B605A3">
            <w:r w:rsidRPr="00BF510E">
              <w:rPr>
                <w:i/>
                <w:iCs/>
              </w:rPr>
              <w:t>t</w:t>
            </w:r>
            <w:r w:rsidRPr="00BF510E">
              <w:rPr>
                <w:vertAlign w:val="subscript"/>
              </w:rPr>
              <w:t>50</w:t>
            </w:r>
            <w:r>
              <w:t xml:space="preserve"> (days)</w:t>
            </w:r>
          </w:p>
        </w:tc>
      </w:tr>
      <w:tr w:rsidR="00791ECA" w14:paraId="5C902DF6" w14:textId="77777777" w:rsidTr="00791ECA">
        <w:tc>
          <w:tcPr>
            <w:tcW w:w="1910" w:type="dxa"/>
            <w:tcBorders>
              <w:top w:val="single" w:sz="4" w:space="0" w:color="auto"/>
              <w:left w:val="single" w:sz="4" w:space="0" w:color="auto"/>
              <w:bottom w:val="nil"/>
              <w:right w:val="nil"/>
            </w:tcBorders>
          </w:tcPr>
          <w:p w14:paraId="26352955" w14:textId="77777777" w:rsidR="00791ECA" w:rsidRDefault="00791ECA" w:rsidP="00B605A3">
            <w:r>
              <w:t>CO</w:t>
            </w:r>
          </w:p>
        </w:tc>
        <w:tc>
          <w:tcPr>
            <w:tcW w:w="355" w:type="dxa"/>
            <w:tcBorders>
              <w:top w:val="single" w:sz="4" w:space="0" w:color="auto"/>
              <w:left w:val="single" w:sz="4" w:space="0" w:color="auto"/>
              <w:bottom w:val="nil"/>
              <w:right w:val="nil"/>
            </w:tcBorders>
          </w:tcPr>
          <w:p w14:paraId="20B1D455" w14:textId="77777777" w:rsidR="00791ECA" w:rsidRDefault="00791ECA" w:rsidP="00791ECA"/>
        </w:tc>
        <w:tc>
          <w:tcPr>
            <w:tcW w:w="1625" w:type="dxa"/>
            <w:tcBorders>
              <w:top w:val="single" w:sz="4" w:space="0" w:color="auto"/>
              <w:left w:val="nil"/>
              <w:bottom w:val="nil"/>
              <w:right w:val="single" w:sz="4" w:space="0" w:color="auto"/>
            </w:tcBorders>
          </w:tcPr>
          <w:p w14:paraId="607F79FF" w14:textId="01CFEC88" w:rsidR="00791ECA" w:rsidRDefault="00791ECA" w:rsidP="00B605A3">
            <w:r>
              <w:t>Male</w:t>
            </w:r>
          </w:p>
        </w:tc>
        <w:tc>
          <w:tcPr>
            <w:tcW w:w="630" w:type="dxa"/>
            <w:tcBorders>
              <w:top w:val="single" w:sz="4" w:space="0" w:color="auto"/>
              <w:left w:val="single" w:sz="4" w:space="0" w:color="auto"/>
              <w:bottom w:val="nil"/>
              <w:right w:val="nil"/>
            </w:tcBorders>
          </w:tcPr>
          <w:p w14:paraId="40881C17" w14:textId="77777777" w:rsidR="00791ECA" w:rsidRDefault="00791ECA" w:rsidP="00791ECA"/>
        </w:tc>
        <w:tc>
          <w:tcPr>
            <w:tcW w:w="1896" w:type="dxa"/>
            <w:tcBorders>
              <w:top w:val="single" w:sz="4" w:space="0" w:color="auto"/>
              <w:left w:val="nil"/>
              <w:bottom w:val="nil"/>
              <w:right w:val="single" w:sz="4" w:space="0" w:color="auto"/>
            </w:tcBorders>
          </w:tcPr>
          <w:p w14:paraId="15780D7F" w14:textId="0BE3E300" w:rsidR="00791ECA" w:rsidRDefault="00791ECA" w:rsidP="00B605A3">
            <w:r>
              <w:t>Uninfected</w:t>
            </w:r>
          </w:p>
        </w:tc>
        <w:tc>
          <w:tcPr>
            <w:tcW w:w="381" w:type="dxa"/>
            <w:tcBorders>
              <w:top w:val="single" w:sz="4" w:space="0" w:color="auto"/>
              <w:left w:val="single" w:sz="4" w:space="0" w:color="auto"/>
              <w:bottom w:val="nil"/>
              <w:right w:val="nil"/>
            </w:tcBorders>
          </w:tcPr>
          <w:p w14:paraId="4D1B29CC" w14:textId="77777777" w:rsidR="00791ECA" w:rsidRDefault="00791ECA" w:rsidP="00791ECA"/>
        </w:tc>
        <w:tc>
          <w:tcPr>
            <w:tcW w:w="2250" w:type="dxa"/>
            <w:tcBorders>
              <w:top w:val="single" w:sz="4" w:space="0" w:color="auto"/>
              <w:left w:val="nil"/>
              <w:bottom w:val="nil"/>
              <w:right w:val="single" w:sz="4" w:space="0" w:color="auto"/>
            </w:tcBorders>
          </w:tcPr>
          <w:p w14:paraId="39AA7D28" w14:textId="0B94234E" w:rsidR="00791ECA" w:rsidRDefault="00791ECA" w:rsidP="00B605A3">
            <w:r>
              <w:t>41.9</w:t>
            </w:r>
          </w:p>
        </w:tc>
      </w:tr>
      <w:tr w:rsidR="00791ECA" w14:paraId="4D068D2F" w14:textId="77777777" w:rsidTr="00791ECA">
        <w:tc>
          <w:tcPr>
            <w:tcW w:w="1910" w:type="dxa"/>
            <w:tcBorders>
              <w:top w:val="nil"/>
              <w:left w:val="single" w:sz="4" w:space="0" w:color="auto"/>
              <w:bottom w:val="nil"/>
              <w:right w:val="nil"/>
            </w:tcBorders>
          </w:tcPr>
          <w:p w14:paraId="22402CAE" w14:textId="77777777" w:rsidR="00791ECA" w:rsidRDefault="00791ECA" w:rsidP="00B605A3"/>
        </w:tc>
        <w:tc>
          <w:tcPr>
            <w:tcW w:w="355" w:type="dxa"/>
            <w:tcBorders>
              <w:top w:val="nil"/>
              <w:left w:val="single" w:sz="4" w:space="0" w:color="auto"/>
              <w:bottom w:val="nil"/>
              <w:right w:val="nil"/>
            </w:tcBorders>
          </w:tcPr>
          <w:p w14:paraId="04EEDBB5" w14:textId="77777777" w:rsidR="00791ECA" w:rsidRDefault="00791ECA" w:rsidP="00B605A3"/>
        </w:tc>
        <w:tc>
          <w:tcPr>
            <w:tcW w:w="1625" w:type="dxa"/>
            <w:tcBorders>
              <w:top w:val="nil"/>
              <w:left w:val="nil"/>
              <w:bottom w:val="nil"/>
              <w:right w:val="single" w:sz="4" w:space="0" w:color="auto"/>
            </w:tcBorders>
          </w:tcPr>
          <w:p w14:paraId="12FEE1C9" w14:textId="09E0822E" w:rsidR="00791ECA" w:rsidRDefault="00791ECA" w:rsidP="00B605A3">
            <w:r>
              <w:t>Male</w:t>
            </w:r>
          </w:p>
        </w:tc>
        <w:tc>
          <w:tcPr>
            <w:tcW w:w="630" w:type="dxa"/>
            <w:tcBorders>
              <w:top w:val="nil"/>
              <w:left w:val="single" w:sz="4" w:space="0" w:color="auto"/>
              <w:bottom w:val="nil"/>
              <w:right w:val="nil"/>
            </w:tcBorders>
          </w:tcPr>
          <w:p w14:paraId="15743082" w14:textId="77777777" w:rsidR="00791ECA" w:rsidRDefault="00791ECA" w:rsidP="00791ECA"/>
        </w:tc>
        <w:tc>
          <w:tcPr>
            <w:tcW w:w="1896" w:type="dxa"/>
            <w:tcBorders>
              <w:top w:val="nil"/>
              <w:left w:val="nil"/>
              <w:bottom w:val="nil"/>
              <w:right w:val="single" w:sz="4" w:space="0" w:color="auto"/>
            </w:tcBorders>
          </w:tcPr>
          <w:p w14:paraId="572895F0" w14:textId="26D6B1EA" w:rsidR="00791ECA" w:rsidRDefault="00791ECA" w:rsidP="00B605A3">
            <w:r>
              <w:t>Infected</w:t>
            </w:r>
          </w:p>
        </w:tc>
        <w:tc>
          <w:tcPr>
            <w:tcW w:w="381" w:type="dxa"/>
            <w:tcBorders>
              <w:top w:val="nil"/>
              <w:left w:val="single" w:sz="4" w:space="0" w:color="auto"/>
              <w:bottom w:val="nil"/>
              <w:right w:val="nil"/>
            </w:tcBorders>
          </w:tcPr>
          <w:p w14:paraId="0F8AA566" w14:textId="77777777" w:rsidR="00791ECA" w:rsidRDefault="00791ECA" w:rsidP="00791ECA"/>
        </w:tc>
        <w:tc>
          <w:tcPr>
            <w:tcW w:w="2250" w:type="dxa"/>
            <w:tcBorders>
              <w:top w:val="nil"/>
              <w:left w:val="nil"/>
              <w:bottom w:val="nil"/>
              <w:right w:val="single" w:sz="4" w:space="0" w:color="auto"/>
            </w:tcBorders>
          </w:tcPr>
          <w:p w14:paraId="4B0D01B0" w14:textId="4068CCEE" w:rsidR="00791ECA" w:rsidRDefault="00791ECA" w:rsidP="00B605A3">
            <w:r>
              <w:t>7.42</w:t>
            </w:r>
          </w:p>
        </w:tc>
      </w:tr>
      <w:tr w:rsidR="00791ECA" w14:paraId="52503B49" w14:textId="77777777" w:rsidTr="00791ECA">
        <w:tc>
          <w:tcPr>
            <w:tcW w:w="1910" w:type="dxa"/>
            <w:tcBorders>
              <w:top w:val="nil"/>
              <w:left w:val="single" w:sz="4" w:space="0" w:color="auto"/>
              <w:bottom w:val="nil"/>
              <w:right w:val="nil"/>
            </w:tcBorders>
          </w:tcPr>
          <w:p w14:paraId="0F633286" w14:textId="77777777" w:rsidR="00791ECA" w:rsidRDefault="00791ECA" w:rsidP="00B605A3">
            <w:r>
              <w:t>ACO</w:t>
            </w:r>
          </w:p>
        </w:tc>
        <w:tc>
          <w:tcPr>
            <w:tcW w:w="355" w:type="dxa"/>
            <w:tcBorders>
              <w:top w:val="nil"/>
              <w:left w:val="single" w:sz="4" w:space="0" w:color="auto"/>
              <w:bottom w:val="nil"/>
              <w:right w:val="nil"/>
            </w:tcBorders>
          </w:tcPr>
          <w:p w14:paraId="226E4C71" w14:textId="77777777" w:rsidR="00791ECA" w:rsidRDefault="00791ECA" w:rsidP="00791ECA"/>
        </w:tc>
        <w:tc>
          <w:tcPr>
            <w:tcW w:w="1625" w:type="dxa"/>
            <w:tcBorders>
              <w:top w:val="nil"/>
              <w:left w:val="nil"/>
              <w:bottom w:val="nil"/>
              <w:right w:val="single" w:sz="4" w:space="0" w:color="auto"/>
            </w:tcBorders>
          </w:tcPr>
          <w:p w14:paraId="6B95E81D" w14:textId="482DDC6E" w:rsidR="00791ECA" w:rsidRDefault="00791ECA" w:rsidP="00B605A3">
            <w:r>
              <w:t>Male</w:t>
            </w:r>
          </w:p>
        </w:tc>
        <w:tc>
          <w:tcPr>
            <w:tcW w:w="630" w:type="dxa"/>
            <w:tcBorders>
              <w:top w:val="nil"/>
              <w:left w:val="single" w:sz="4" w:space="0" w:color="auto"/>
              <w:bottom w:val="nil"/>
              <w:right w:val="nil"/>
            </w:tcBorders>
          </w:tcPr>
          <w:p w14:paraId="035B1D2D" w14:textId="77777777" w:rsidR="00791ECA" w:rsidRDefault="00791ECA" w:rsidP="00791ECA"/>
        </w:tc>
        <w:tc>
          <w:tcPr>
            <w:tcW w:w="1896" w:type="dxa"/>
            <w:tcBorders>
              <w:top w:val="nil"/>
              <w:left w:val="nil"/>
              <w:bottom w:val="nil"/>
              <w:right w:val="single" w:sz="4" w:space="0" w:color="auto"/>
            </w:tcBorders>
          </w:tcPr>
          <w:p w14:paraId="70F68B88" w14:textId="6A4F6824" w:rsidR="00791ECA" w:rsidRDefault="00791ECA" w:rsidP="00B605A3">
            <w:r>
              <w:t>Uninfected</w:t>
            </w:r>
          </w:p>
        </w:tc>
        <w:tc>
          <w:tcPr>
            <w:tcW w:w="381" w:type="dxa"/>
            <w:tcBorders>
              <w:top w:val="nil"/>
              <w:left w:val="single" w:sz="4" w:space="0" w:color="auto"/>
              <w:bottom w:val="nil"/>
              <w:right w:val="nil"/>
            </w:tcBorders>
          </w:tcPr>
          <w:p w14:paraId="281F4A45" w14:textId="77777777" w:rsidR="00791ECA" w:rsidRDefault="00791ECA" w:rsidP="00791ECA"/>
        </w:tc>
        <w:tc>
          <w:tcPr>
            <w:tcW w:w="2250" w:type="dxa"/>
            <w:tcBorders>
              <w:top w:val="nil"/>
              <w:left w:val="nil"/>
              <w:bottom w:val="nil"/>
              <w:right w:val="single" w:sz="4" w:space="0" w:color="auto"/>
            </w:tcBorders>
          </w:tcPr>
          <w:p w14:paraId="3D53C8EF" w14:textId="4AEAADED" w:rsidR="00791ECA" w:rsidRDefault="00791ECA" w:rsidP="00B605A3">
            <w:r>
              <w:t>15.6</w:t>
            </w:r>
          </w:p>
        </w:tc>
      </w:tr>
      <w:tr w:rsidR="00791ECA" w14:paraId="199E3379" w14:textId="77777777" w:rsidTr="00791ECA">
        <w:tc>
          <w:tcPr>
            <w:tcW w:w="1910" w:type="dxa"/>
            <w:tcBorders>
              <w:top w:val="nil"/>
              <w:left w:val="single" w:sz="4" w:space="0" w:color="auto"/>
              <w:bottom w:val="nil"/>
              <w:right w:val="nil"/>
            </w:tcBorders>
          </w:tcPr>
          <w:p w14:paraId="6AFF3DC7" w14:textId="77777777" w:rsidR="00791ECA" w:rsidRDefault="00791ECA" w:rsidP="00B605A3"/>
        </w:tc>
        <w:tc>
          <w:tcPr>
            <w:tcW w:w="355" w:type="dxa"/>
            <w:tcBorders>
              <w:top w:val="nil"/>
              <w:left w:val="single" w:sz="4" w:space="0" w:color="auto"/>
              <w:bottom w:val="nil"/>
              <w:right w:val="nil"/>
            </w:tcBorders>
          </w:tcPr>
          <w:p w14:paraId="725DEB66" w14:textId="77777777" w:rsidR="00791ECA" w:rsidRDefault="00791ECA" w:rsidP="00B605A3"/>
        </w:tc>
        <w:tc>
          <w:tcPr>
            <w:tcW w:w="1625" w:type="dxa"/>
            <w:tcBorders>
              <w:top w:val="nil"/>
              <w:left w:val="nil"/>
              <w:bottom w:val="nil"/>
              <w:right w:val="single" w:sz="4" w:space="0" w:color="auto"/>
            </w:tcBorders>
          </w:tcPr>
          <w:p w14:paraId="5CF1E876" w14:textId="1316F266" w:rsidR="00791ECA" w:rsidRDefault="00791ECA" w:rsidP="00B605A3">
            <w:r>
              <w:t>Male</w:t>
            </w:r>
          </w:p>
        </w:tc>
        <w:tc>
          <w:tcPr>
            <w:tcW w:w="630" w:type="dxa"/>
            <w:tcBorders>
              <w:top w:val="nil"/>
              <w:left w:val="single" w:sz="4" w:space="0" w:color="auto"/>
              <w:bottom w:val="nil"/>
              <w:right w:val="nil"/>
            </w:tcBorders>
          </w:tcPr>
          <w:p w14:paraId="1C7F9312" w14:textId="77777777" w:rsidR="00791ECA" w:rsidRDefault="00791ECA" w:rsidP="00791ECA"/>
        </w:tc>
        <w:tc>
          <w:tcPr>
            <w:tcW w:w="1896" w:type="dxa"/>
            <w:tcBorders>
              <w:top w:val="nil"/>
              <w:left w:val="nil"/>
              <w:bottom w:val="nil"/>
              <w:right w:val="single" w:sz="4" w:space="0" w:color="auto"/>
            </w:tcBorders>
          </w:tcPr>
          <w:p w14:paraId="476FE9BB" w14:textId="2F138FC7" w:rsidR="00791ECA" w:rsidRDefault="00791ECA" w:rsidP="00B605A3">
            <w:r>
              <w:t>Infected</w:t>
            </w:r>
          </w:p>
        </w:tc>
        <w:tc>
          <w:tcPr>
            <w:tcW w:w="381" w:type="dxa"/>
            <w:tcBorders>
              <w:top w:val="nil"/>
              <w:left w:val="single" w:sz="4" w:space="0" w:color="auto"/>
              <w:bottom w:val="nil"/>
              <w:right w:val="nil"/>
            </w:tcBorders>
          </w:tcPr>
          <w:p w14:paraId="491C0D88" w14:textId="77777777" w:rsidR="00791ECA" w:rsidRDefault="00791ECA" w:rsidP="00791ECA"/>
        </w:tc>
        <w:tc>
          <w:tcPr>
            <w:tcW w:w="2250" w:type="dxa"/>
            <w:tcBorders>
              <w:top w:val="nil"/>
              <w:left w:val="nil"/>
              <w:bottom w:val="nil"/>
              <w:right w:val="single" w:sz="4" w:space="0" w:color="auto"/>
            </w:tcBorders>
          </w:tcPr>
          <w:p w14:paraId="2B66963C" w14:textId="2CC97F0E" w:rsidR="00791ECA" w:rsidRDefault="00791ECA" w:rsidP="00B605A3">
            <w:r>
              <w:t>4.27</w:t>
            </w:r>
          </w:p>
        </w:tc>
      </w:tr>
      <w:tr w:rsidR="00791ECA" w14:paraId="7D77C391" w14:textId="77777777" w:rsidTr="00791ECA">
        <w:tc>
          <w:tcPr>
            <w:tcW w:w="1910" w:type="dxa"/>
            <w:tcBorders>
              <w:top w:val="nil"/>
              <w:left w:val="single" w:sz="4" w:space="0" w:color="auto"/>
              <w:bottom w:val="nil"/>
              <w:right w:val="nil"/>
            </w:tcBorders>
          </w:tcPr>
          <w:p w14:paraId="65295ADB" w14:textId="77777777" w:rsidR="00791ECA" w:rsidRDefault="00791ECA" w:rsidP="00B605A3">
            <w:r>
              <w:t>CO</w:t>
            </w:r>
          </w:p>
        </w:tc>
        <w:tc>
          <w:tcPr>
            <w:tcW w:w="355" w:type="dxa"/>
            <w:tcBorders>
              <w:top w:val="nil"/>
              <w:left w:val="single" w:sz="4" w:space="0" w:color="auto"/>
              <w:bottom w:val="nil"/>
              <w:right w:val="nil"/>
            </w:tcBorders>
          </w:tcPr>
          <w:p w14:paraId="0DDAACF0" w14:textId="77777777" w:rsidR="00791ECA" w:rsidRDefault="00791ECA" w:rsidP="00791ECA"/>
        </w:tc>
        <w:tc>
          <w:tcPr>
            <w:tcW w:w="1625" w:type="dxa"/>
            <w:tcBorders>
              <w:top w:val="nil"/>
              <w:left w:val="nil"/>
              <w:bottom w:val="nil"/>
              <w:right w:val="single" w:sz="4" w:space="0" w:color="auto"/>
            </w:tcBorders>
          </w:tcPr>
          <w:p w14:paraId="7E8F82B5" w14:textId="51498E08" w:rsidR="00791ECA" w:rsidRDefault="00791ECA" w:rsidP="00B605A3">
            <w:r>
              <w:t>Female</w:t>
            </w:r>
          </w:p>
        </w:tc>
        <w:tc>
          <w:tcPr>
            <w:tcW w:w="630" w:type="dxa"/>
            <w:tcBorders>
              <w:top w:val="nil"/>
              <w:left w:val="single" w:sz="4" w:space="0" w:color="auto"/>
              <w:bottom w:val="nil"/>
              <w:right w:val="nil"/>
            </w:tcBorders>
          </w:tcPr>
          <w:p w14:paraId="7078C396" w14:textId="77777777" w:rsidR="00791ECA" w:rsidRDefault="00791ECA" w:rsidP="00791ECA"/>
        </w:tc>
        <w:tc>
          <w:tcPr>
            <w:tcW w:w="1896" w:type="dxa"/>
            <w:tcBorders>
              <w:top w:val="nil"/>
              <w:left w:val="nil"/>
              <w:bottom w:val="nil"/>
              <w:right w:val="single" w:sz="4" w:space="0" w:color="auto"/>
            </w:tcBorders>
          </w:tcPr>
          <w:p w14:paraId="62966352" w14:textId="3B2E0B6A" w:rsidR="00791ECA" w:rsidRDefault="00791ECA" w:rsidP="00B605A3">
            <w:r>
              <w:t>Uninfected</w:t>
            </w:r>
          </w:p>
        </w:tc>
        <w:tc>
          <w:tcPr>
            <w:tcW w:w="381" w:type="dxa"/>
            <w:tcBorders>
              <w:top w:val="nil"/>
              <w:left w:val="single" w:sz="4" w:space="0" w:color="auto"/>
              <w:bottom w:val="nil"/>
              <w:right w:val="nil"/>
            </w:tcBorders>
          </w:tcPr>
          <w:p w14:paraId="08718AF7" w14:textId="77777777" w:rsidR="00791ECA" w:rsidRDefault="00791ECA" w:rsidP="00791ECA"/>
        </w:tc>
        <w:tc>
          <w:tcPr>
            <w:tcW w:w="2250" w:type="dxa"/>
            <w:tcBorders>
              <w:top w:val="nil"/>
              <w:left w:val="nil"/>
              <w:bottom w:val="nil"/>
              <w:right w:val="single" w:sz="4" w:space="0" w:color="auto"/>
            </w:tcBorders>
          </w:tcPr>
          <w:p w14:paraId="3E6D2D83" w14:textId="13CF07F9" w:rsidR="00791ECA" w:rsidRDefault="00791ECA" w:rsidP="00B605A3">
            <w:r>
              <w:t>49.3</w:t>
            </w:r>
          </w:p>
        </w:tc>
      </w:tr>
      <w:tr w:rsidR="00791ECA" w14:paraId="25C252FD" w14:textId="77777777" w:rsidTr="00791ECA">
        <w:tc>
          <w:tcPr>
            <w:tcW w:w="1910" w:type="dxa"/>
            <w:tcBorders>
              <w:top w:val="nil"/>
              <w:left w:val="single" w:sz="4" w:space="0" w:color="auto"/>
              <w:bottom w:val="nil"/>
              <w:right w:val="nil"/>
            </w:tcBorders>
          </w:tcPr>
          <w:p w14:paraId="76968EBA" w14:textId="77777777" w:rsidR="00791ECA" w:rsidRDefault="00791ECA" w:rsidP="00B605A3"/>
        </w:tc>
        <w:tc>
          <w:tcPr>
            <w:tcW w:w="355" w:type="dxa"/>
            <w:tcBorders>
              <w:top w:val="nil"/>
              <w:left w:val="single" w:sz="4" w:space="0" w:color="auto"/>
              <w:bottom w:val="nil"/>
              <w:right w:val="nil"/>
            </w:tcBorders>
          </w:tcPr>
          <w:p w14:paraId="4EA931E7" w14:textId="77777777" w:rsidR="00791ECA" w:rsidRDefault="00791ECA" w:rsidP="00B605A3"/>
        </w:tc>
        <w:tc>
          <w:tcPr>
            <w:tcW w:w="1625" w:type="dxa"/>
            <w:tcBorders>
              <w:top w:val="nil"/>
              <w:left w:val="nil"/>
              <w:bottom w:val="nil"/>
              <w:right w:val="single" w:sz="4" w:space="0" w:color="auto"/>
            </w:tcBorders>
          </w:tcPr>
          <w:p w14:paraId="08EE7BEC" w14:textId="536E6F1B" w:rsidR="00791ECA" w:rsidRDefault="00791ECA" w:rsidP="00B605A3">
            <w:r>
              <w:t>Female</w:t>
            </w:r>
          </w:p>
        </w:tc>
        <w:tc>
          <w:tcPr>
            <w:tcW w:w="630" w:type="dxa"/>
            <w:tcBorders>
              <w:top w:val="nil"/>
              <w:left w:val="single" w:sz="4" w:space="0" w:color="auto"/>
              <w:bottom w:val="nil"/>
              <w:right w:val="nil"/>
            </w:tcBorders>
          </w:tcPr>
          <w:p w14:paraId="63FD34ED" w14:textId="77777777" w:rsidR="00791ECA" w:rsidRDefault="00791ECA" w:rsidP="00791ECA"/>
        </w:tc>
        <w:tc>
          <w:tcPr>
            <w:tcW w:w="1896" w:type="dxa"/>
            <w:tcBorders>
              <w:top w:val="nil"/>
              <w:left w:val="nil"/>
              <w:bottom w:val="nil"/>
              <w:right w:val="single" w:sz="4" w:space="0" w:color="auto"/>
            </w:tcBorders>
          </w:tcPr>
          <w:p w14:paraId="4014B412" w14:textId="3225821C" w:rsidR="00791ECA" w:rsidRDefault="00791ECA" w:rsidP="00B605A3">
            <w:r>
              <w:t>Infected</w:t>
            </w:r>
          </w:p>
        </w:tc>
        <w:tc>
          <w:tcPr>
            <w:tcW w:w="381" w:type="dxa"/>
            <w:tcBorders>
              <w:top w:val="nil"/>
              <w:left w:val="single" w:sz="4" w:space="0" w:color="auto"/>
              <w:bottom w:val="nil"/>
              <w:right w:val="nil"/>
            </w:tcBorders>
          </w:tcPr>
          <w:p w14:paraId="7DEB6565" w14:textId="77777777" w:rsidR="00791ECA" w:rsidRDefault="00791ECA" w:rsidP="00791ECA"/>
        </w:tc>
        <w:tc>
          <w:tcPr>
            <w:tcW w:w="2250" w:type="dxa"/>
            <w:tcBorders>
              <w:top w:val="nil"/>
              <w:left w:val="nil"/>
              <w:bottom w:val="nil"/>
              <w:right w:val="single" w:sz="4" w:space="0" w:color="auto"/>
            </w:tcBorders>
          </w:tcPr>
          <w:p w14:paraId="754CFE3D" w14:textId="6BBAF239" w:rsidR="00791ECA" w:rsidRDefault="00791ECA" w:rsidP="00B605A3">
            <w:r>
              <w:t>14.4</w:t>
            </w:r>
          </w:p>
        </w:tc>
      </w:tr>
      <w:tr w:rsidR="00791ECA" w14:paraId="4AAA05A9" w14:textId="77777777" w:rsidTr="00791ECA">
        <w:tc>
          <w:tcPr>
            <w:tcW w:w="1910" w:type="dxa"/>
            <w:tcBorders>
              <w:top w:val="nil"/>
              <w:left w:val="single" w:sz="4" w:space="0" w:color="auto"/>
              <w:bottom w:val="nil"/>
              <w:right w:val="nil"/>
            </w:tcBorders>
          </w:tcPr>
          <w:p w14:paraId="2AF66BE2" w14:textId="77777777" w:rsidR="00791ECA" w:rsidRDefault="00791ECA" w:rsidP="00B605A3">
            <w:r>
              <w:t>ACO</w:t>
            </w:r>
          </w:p>
        </w:tc>
        <w:tc>
          <w:tcPr>
            <w:tcW w:w="355" w:type="dxa"/>
            <w:tcBorders>
              <w:top w:val="nil"/>
              <w:left w:val="single" w:sz="4" w:space="0" w:color="auto"/>
              <w:bottom w:val="nil"/>
              <w:right w:val="nil"/>
            </w:tcBorders>
          </w:tcPr>
          <w:p w14:paraId="4952E28E" w14:textId="77777777" w:rsidR="00791ECA" w:rsidRDefault="00791ECA" w:rsidP="00791ECA"/>
        </w:tc>
        <w:tc>
          <w:tcPr>
            <w:tcW w:w="1625" w:type="dxa"/>
            <w:tcBorders>
              <w:top w:val="nil"/>
              <w:left w:val="nil"/>
              <w:bottom w:val="nil"/>
              <w:right w:val="single" w:sz="4" w:space="0" w:color="auto"/>
            </w:tcBorders>
          </w:tcPr>
          <w:p w14:paraId="4A958AE0" w14:textId="287FC91B" w:rsidR="00791ECA" w:rsidRDefault="00791ECA" w:rsidP="00B605A3">
            <w:r>
              <w:t>Female</w:t>
            </w:r>
          </w:p>
        </w:tc>
        <w:tc>
          <w:tcPr>
            <w:tcW w:w="630" w:type="dxa"/>
            <w:tcBorders>
              <w:top w:val="nil"/>
              <w:left w:val="single" w:sz="4" w:space="0" w:color="auto"/>
              <w:bottom w:val="nil"/>
              <w:right w:val="nil"/>
            </w:tcBorders>
          </w:tcPr>
          <w:p w14:paraId="5D852B52" w14:textId="77777777" w:rsidR="00791ECA" w:rsidRDefault="00791ECA" w:rsidP="00791ECA"/>
        </w:tc>
        <w:tc>
          <w:tcPr>
            <w:tcW w:w="1896" w:type="dxa"/>
            <w:tcBorders>
              <w:top w:val="nil"/>
              <w:left w:val="nil"/>
              <w:bottom w:val="nil"/>
              <w:right w:val="single" w:sz="4" w:space="0" w:color="auto"/>
            </w:tcBorders>
          </w:tcPr>
          <w:p w14:paraId="65FDA20B" w14:textId="4C36631D" w:rsidR="00791ECA" w:rsidRDefault="00791ECA" w:rsidP="00B605A3">
            <w:r>
              <w:t>Uninfected</w:t>
            </w:r>
          </w:p>
        </w:tc>
        <w:tc>
          <w:tcPr>
            <w:tcW w:w="381" w:type="dxa"/>
            <w:tcBorders>
              <w:top w:val="nil"/>
              <w:left w:val="single" w:sz="4" w:space="0" w:color="auto"/>
              <w:bottom w:val="nil"/>
              <w:right w:val="nil"/>
            </w:tcBorders>
          </w:tcPr>
          <w:p w14:paraId="30B53A66" w14:textId="77777777" w:rsidR="00791ECA" w:rsidRDefault="00791ECA" w:rsidP="00791ECA"/>
        </w:tc>
        <w:tc>
          <w:tcPr>
            <w:tcW w:w="2250" w:type="dxa"/>
            <w:tcBorders>
              <w:top w:val="nil"/>
              <w:left w:val="nil"/>
              <w:bottom w:val="nil"/>
              <w:right w:val="single" w:sz="4" w:space="0" w:color="auto"/>
            </w:tcBorders>
          </w:tcPr>
          <w:p w14:paraId="4E3E64B3" w14:textId="722C8347" w:rsidR="00791ECA" w:rsidRDefault="00791ECA" w:rsidP="00B605A3">
            <w:r>
              <w:t>19.7</w:t>
            </w:r>
          </w:p>
        </w:tc>
      </w:tr>
      <w:tr w:rsidR="00791ECA" w14:paraId="521CEE6E" w14:textId="77777777" w:rsidTr="00791ECA">
        <w:tc>
          <w:tcPr>
            <w:tcW w:w="1910" w:type="dxa"/>
            <w:tcBorders>
              <w:top w:val="nil"/>
              <w:left w:val="single" w:sz="4" w:space="0" w:color="auto"/>
              <w:bottom w:val="single" w:sz="4" w:space="0" w:color="auto"/>
              <w:right w:val="nil"/>
            </w:tcBorders>
          </w:tcPr>
          <w:p w14:paraId="77A80E0A" w14:textId="77777777" w:rsidR="00791ECA" w:rsidRDefault="00791ECA" w:rsidP="00B605A3"/>
        </w:tc>
        <w:tc>
          <w:tcPr>
            <w:tcW w:w="355" w:type="dxa"/>
            <w:tcBorders>
              <w:top w:val="nil"/>
              <w:left w:val="single" w:sz="4" w:space="0" w:color="auto"/>
              <w:bottom w:val="single" w:sz="4" w:space="0" w:color="auto"/>
              <w:right w:val="nil"/>
            </w:tcBorders>
          </w:tcPr>
          <w:p w14:paraId="770FC1C6" w14:textId="77777777" w:rsidR="00791ECA" w:rsidRDefault="00791ECA" w:rsidP="00B605A3"/>
        </w:tc>
        <w:tc>
          <w:tcPr>
            <w:tcW w:w="1625" w:type="dxa"/>
            <w:tcBorders>
              <w:top w:val="nil"/>
              <w:left w:val="nil"/>
              <w:bottom w:val="single" w:sz="4" w:space="0" w:color="auto"/>
              <w:right w:val="single" w:sz="4" w:space="0" w:color="auto"/>
            </w:tcBorders>
          </w:tcPr>
          <w:p w14:paraId="052F9A2F" w14:textId="3B20DECA" w:rsidR="00791ECA" w:rsidRDefault="00791ECA" w:rsidP="00B605A3">
            <w:r>
              <w:t>Female</w:t>
            </w:r>
          </w:p>
        </w:tc>
        <w:tc>
          <w:tcPr>
            <w:tcW w:w="630" w:type="dxa"/>
            <w:tcBorders>
              <w:top w:val="nil"/>
              <w:left w:val="single" w:sz="4" w:space="0" w:color="auto"/>
              <w:bottom w:val="single" w:sz="4" w:space="0" w:color="auto"/>
              <w:right w:val="nil"/>
            </w:tcBorders>
          </w:tcPr>
          <w:p w14:paraId="7E6D96A2" w14:textId="77777777" w:rsidR="00791ECA" w:rsidRDefault="00791ECA" w:rsidP="00791ECA"/>
        </w:tc>
        <w:tc>
          <w:tcPr>
            <w:tcW w:w="1896" w:type="dxa"/>
            <w:tcBorders>
              <w:top w:val="nil"/>
              <w:left w:val="nil"/>
              <w:bottom w:val="single" w:sz="4" w:space="0" w:color="auto"/>
              <w:right w:val="single" w:sz="4" w:space="0" w:color="auto"/>
            </w:tcBorders>
          </w:tcPr>
          <w:p w14:paraId="0E3ABCFE" w14:textId="15A88E73" w:rsidR="00791ECA" w:rsidRDefault="00791ECA" w:rsidP="00B605A3">
            <w:r>
              <w:t>Infected</w:t>
            </w:r>
          </w:p>
        </w:tc>
        <w:tc>
          <w:tcPr>
            <w:tcW w:w="381" w:type="dxa"/>
            <w:tcBorders>
              <w:top w:val="nil"/>
              <w:left w:val="single" w:sz="4" w:space="0" w:color="auto"/>
              <w:bottom w:val="single" w:sz="4" w:space="0" w:color="auto"/>
              <w:right w:val="nil"/>
            </w:tcBorders>
          </w:tcPr>
          <w:p w14:paraId="65F6A6B5" w14:textId="77777777" w:rsidR="00791ECA" w:rsidRDefault="00791ECA" w:rsidP="00791ECA"/>
        </w:tc>
        <w:tc>
          <w:tcPr>
            <w:tcW w:w="2250" w:type="dxa"/>
            <w:tcBorders>
              <w:top w:val="nil"/>
              <w:left w:val="nil"/>
              <w:bottom w:val="single" w:sz="4" w:space="0" w:color="auto"/>
              <w:right w:val="single" w:sz="4" w:space="0" w:color="auto"/>
            </w:tcBorders>
          </w:tcPr>
          <w:p w14:paraId="7E710D6C" w14:textId="283A7712" w:rsidR="00791ECA" w:rsidRDefault="00791ECA" w:rsidP="00B605A3">
            <w:r>
              <w:t>5.26</w:t>
            </w:r>
          </w:p>
        </w:tc>
      </w:tr>
    </w:tbl>
    <w:p w14:paraId="17240F34" w14:textId="16F01DDF" w:rsidR="00DB0405" w:rsidRDefault="00DB0405" w:rsidP="00AA3D48">
      <w:pPr>
        <w:ind w:left="720"/>
      </w:pPr>
    </w:p>
    <w:p w14:paraId="03C35A4A" w14:textId="77777777" w:rsidR="006817AA" w:rsidRPr="006817AA" w:rsidRDefault="006817AA" w:rsidP="006817AA">
      <w:pPr>
        <w:rPr>
          <w:sz w:val="20"/>
          <w:szCs w:val="20"/>
        </w:rPr>
      </w:pPr>
      <w:r w:rsidRPr="006817AA">
        <w:rPr>
          <w:i/>
          <w:sz w:val="20"/>
          <w:szCs w:val="20"/>
        </w:rPr>
        <w:lastRenderedPageBreak/>
        <w:t xml:space="preserve">Table 3. </w:t>
      </w:r>
      <w:r w:rsidRPr="006817AA">
        <w:rPr>
          <w:sz w:val="20"/>
          <w:szCs w:val="20"/>
        </w:rPr>
        <w:t xml:space="preserve">Below the relevant differences in </w:t>
      </w:r>
      <w:r w:rsidRPr="006817AA">
        <w:rPr>
          <w:i/>
          <w:iCs/>
          <w:sz w:val="20"/>
          <w:szCs w:val="20"/>
        </w:rPr>
        <w:t>t</w:t>
      </w:r>
      <w:r w:rsidRPr="006817AA">
        <w:rPr>
          <w:sz w:val="20"/>
          <w:szCs w:val="20"/>
          <w:vertAlign w:val="subscript"/>
        </w:rPr>
        <w:t>50</w:t>
      </w:r>
      <w:r w:rsidRPr="006817AA">
        <w:rPr>
          <w:sz w:val="20"/>
          <w:szCs w:val="20"/>
        </w:rPr>
        <w:t xml:space="preserve"> values that assess the effects of selection regime are show. The difference between the ACO and CO controls is of course expected given the life cycle these two populations are kept on. The new result will be the differences between ACO and CO infected flies. If the confidence interval does not include zero we conclude that the difference is significantly different from 0.</w:t>
      </w:r>
    </w:p>
    <w:p w14:paraId="5D67F663" w14:textId="04060F3A" w:rsidR="00DB0405" w:rsidRPr="006817AA" w:rsidRDefault="00DB0405" w:rsidP="006817AA">
      <w:pPr>
        <w:ind w:left="90"/>
        <w:rPr>
          <w:sz w:val="20"/>
          <w:szCs w:val="20"/>
        </w:rPr>
      </w:pPr>
    </w:p>
    <w:tbl>
      <w:tblPr>
        <w:tblStyle w:val="TableGrid"/>
        <w:tblpPr w:leftFromText="180" w:rightFromText="180" w:vertAnchor="page" w:horzAnchor="page" w:tblpX="1450" w:tblpY="2885"/>
        <w:tblW w:w="9900" w:type="dxa"/>
        <w:tblLook w:val="04A0" w:firstRow="1" w:lastRow="0" w:firstColumn="1" w:lastColumn="0" w:noHBand="0" w:noVBand="1"/>
      </w:tblPr>
      <w:tblGrid>
        <w:gridCol w:w="3060"/>
        <w:gridCol w:w="1291"/>
        <w:gridCol w:w="1683"/>
        <w:gridCol w:w="1674"/>
        <w:gridCol w:w="2192"/>
      </w:tblGrid>
      <w:tr w:rsidR="006817AA" w14:paraId="3B48E6EB" w14:textId="77777777" w:rsidTr="005317E5">
        <w:trPr>
          <w:trHeight w:val="310"/>
        </w:trPr>
        <w:tc>
          <w:tcPr>
            <w:tcW w:w="3060" w:type="dxa"/>
          </w:tcPr>
          <w:p w14:paraId="3A9F1F6E" w14:textId="77777777" w:rsidR="006817AA" w:rsidRDefault="006817AA" w:rsidP="006817AA">
            <w:pPr>
              <w:jc w:val="center"/>
            </w:pPr>
            <w:r>
              <w:t>Population Contrast interval</w:t>
            </w:r>
          </w:p>
        </w:tc>
        <w:tc>
          <w:tcPr>
            <w:tcW w:w="1291" w:type="dxa"/>
          </w:tcPr>
          <w:p w14:paraId="0585907D" w14:textId="77777777" w:rsidR="006817AA" w:rsidRDefault="006817AA" w:rsidP="006817AA">
            <w:pPr>
              <w:jc w:val="center"/>
            </w:pPr>
            <w:r>
              <w:t>Sex</w:t>
            </w:r>
          </w:p>
        </w:tc>
        <w:tc>
          <w:tcPr>
            <w:tcW w:w="1683" w:type="dxa"/>
          </w:tcPr>
          <w:p w14:paraId="7004B07F" w14:textId="77777777" w:rsidR="006817AA" w:rsidRDefault="006817AA" w:rsidP="006817AA">
            <w:pPr>
              <w:jc w:val="center"/>
            </w:pPr>
            <w:r>
              <w:t>Treatment</w:t>
            </w:r>
          </w:p>
        </w:tc>
        <w:tc>
          <w:tcPr>
            <w:tcW w:w="1674" w:type="dxa"/>
          </w:tcPr>
          <w:p w14:paraId="7EF3F4F7" w14:textId="77777777" w:rsidR="006817AA" w:rsidRDefault="006817AA" w:rsidP="006817AA">
            <w:pPr>
              <w:jc w:val="center"/>
            </w:pPr>
            <w:r>
              <w:t>Difference</w:t>
            </w:r>
          </w:p>
        </w:tc>
        <w:tc>
          <w:tcPr>
            <w:tcW w:w="2192" w:type="dxa"/>
          </w:tcPr>
          <w:p w14:paraId="7009993F" w14:textId="77777777" w:rsidR="006817AA" w:rsidRDefault="006817AA" w:rsidP="006817AA">
            <w:pPr>
              <w:jc w:val="center"/>
            </w:pPr>
            <w:r>
              <w:t>98.75% Confidence</w:t>
            </w:r>
          </w:p>
        </w:tc>
      </w:tr>
      <w:tr w:rsidR="006817AA" w14:paraId="092C352D" w14:textId="77777777" w:rsidTr="006817AA">
        <w:trPr>
          <w:trHeight w:val="305"/>
        </w:trPr>
        <w:tc>
          <w:tcPr>
            <w:tcW w:w="3060" w:type="dxa"/>
          </w:tcPr>
          <w:p w14:paraId="76CFA7E6" w14:textId="77777777" w:rsidR="006817AA" w:rsidRDefault="006817AA" w:rsidP="006817AA">
            <w:pPr>
              <w:jc w:val="center"/>
            </w:pPr>
            <w:r>
              <w:t>CO-ACO</w:t>
            </w:r>
          </w:p>
        </w:tc>
        <w:tc>
          <w:tcPr>
            <w:tcW w:w="1291" w:type="dxa"/>
          </w:tcPr>
          <w:p w14:paraId="17691D4A" w14:textId="77777777" w:rsidR="006817AA" w:rsidRDefault="006817AA" w:rsidP="006817AA">
            <w:pPr>
              <w:jc w:val="center"/>
            </w:pPr>
            <w:r>
              <w:t>Male</w:t>
            </w:r>
          </w:p>
        </w:tc>
        <w:tc>
          <w:tcPr>
            <w:tcW w:w="1683" w:type="dxa"/>
          </w:tcPr>
          <w:p w14:paraId="369567BD" w14:textId="77777777" w:rsidR="006817AA" w:rsidRDefault="006817AA" w:rsidP="006817AA">
            <w:pPr>
              <w:jc w:val="center"/>
            </w:pPr>
            <w:r>
              <w:t>Infected</w:t>
            </w:r>
          </w:p>
        </w:tc>
        <w:tc>
          <w:tcPr>
            <w:tcW w:w="1674" w:type="dxa"/>
          </w:tcPr>
          <w:p w14:paraId="1CB99EEB" w14:textId="77777777" w:rsidR="006817AA" w:rsidRDefault="006817AA" w:rsidP="006817AA">
            <w:pPr>
              <w:jc w:val="center"/>
            </w:pPr>
            <w:r>
              <w:t>3.15</w:t>
            </w:r>
          </w:p>
        </w:tc>
        <w:tc>
          <w:tcPr>
            <w:tcW w:w="2192" w:type="dxa"/>
          </w:tcPr>
          <w:p w14:paraId="18126E5F" w14:textId="77777777" w:rsidR="006817AA" w:rsidRDefault="006817AA" w:rsidP="006817AA">
            <w:pPr>
              <w:jc w:val="center"/>
            </w:pPr>
            <w:r>
              <w:t>(2.8, 3.5)</w:t>
            </w:r>
          </w:p>
          <w:p w14:paraId="1620F38D" w14:textId="77777777" w:rsidR="006817AA" w:rsidRDefault="006817AA" w:rsidP="006817AA">
            <w:pPr>
              <w:jc w:val="center"/>
            </w:pPr>
          </w:p>
        </w:tc>
      </w:tr>
      <w:tr w:rsidR="006817AA" w14:paraId="4B45FF41" w14:textId="77777777" w:rsidTr="006817AA">
        <w:tc>
          <w:tcPr>
            <w:tcW w:w="3060" w:type="dxa"/>
          </w:tcPr>
          <w:p w14:paraId="0000C7BC" w14:textId="77777777" w:rsidR="006817AA" w:rsidRDefault="006817AA" w:rsidP="006817AA">
            <w:pPr>
              <w:jc w:val="center"/>
            </w:pPr>
            <w:r>
              <w:t>CO-ACO</w:t>
            </w:r>
          </w:p>
        </w:tc>
        <w:tc>
          <w:tcPr>
            <w:tcW w:w="1291" w:type="dxa"/>
          </w:tcPr>
          <w:p w14:paraId="38FB163E" w14:textId="77777777" w:rsidR="006817AA" w:rsidRDefault="006817AA" w:rsidP="006817AA">
            <w:pPr>
              <w:jc w:val="center"/>
            </w:pPr>
            <w:r>
              <w:t>Female</w:t>
            </w:r>
          </w:p>
        </w:tc>
        <w:tc>
          <w:tcPr>
            <w:tcW w:w="1683" w:type="dxa"/>
          </w:tcPr>
          <w:p w14:paraId="1391230B" w14:textId="77777777" w:rsidR="006817AA" w:rsidRDefault="006817AA" w:rsidP="006817AA">
            <w:pPr>
              <w:jc w:val="center"/>
            </w:pPr>
            <w:r>
              <w:t>Infected</w:t>
            </w:r>
          </w:p>
        </w:tc>
        <w:tc>
          <w:tcPr>
            <w:tcW w:w="1674" w:type="dxa"/>
          </w:tcPr>
          <w:p w14:paraId="41FA0814" w14:textId="77777777" w:rsidR="006817AA" w:rsidRDefault="006817AA" w:rsidP="006817AA">
            <w:pPr>
              <w:jc w:val="center"/>
            </w:pPr>
            <w:r>
              <w:t>9.14</w:t>
            </w:r>
          </w:p>
        </w:tc>
        <w:tc>
          <w:tcPr>
            <w:tcW w:w="2192" w:type="dxa"/>
          </w:tcPr>
          <w:p w14:paraId="3014D21D" w14:textId="77777777" w:rsidR="006817AA" w:rsidRDefault="006817AA" w:rsidP="006817AA">
            <w:pPr>
              <w:jc w:val="center"/>
            </w:pPr>
            <w:r>
              <w:t>(8.9, 9.4)</w:t>
            </w:r>
          </w:p>
          <w:p w14:paraId="29CD7D20" w14:textId="77777777" w:rsidR="006817AA" w:rsidRDefault="006817AA" w:rsidP="006817AA">
            <w:pPr>
              <w:jc w:val="center"/>
            </w:pPr>
          </w:p>
        </w:tc>
      </w:tr>
      <w:tr w:rsidR="006817AA" w14:paraId="2FC9C283" w14:textId="77777777" w:rsidTr="006817AA">
        <w:tc>
          <w:tcPr>
            <w:tcW w:w="3060" w:type="dxa"/>
          </w:tcPr>
          <w:p w14:paraId="575E3728" w14:textId="77777777" w:rsidR="006817AA" w:rsidRDefault="006817AA" w:rsidP="006817AA">
            <w:pPr>
              <w:jc w:val="center"/>
            </w:pPr>
            <w:r>
              <w:t>CO-ACO</w:t>
            </w:r>
          </w:p>
        </w:tc>
        <w:tc>
          <w:tcPr>
            <w:tcW w:w="1291" w:type="dxa"/>
          </w:tcPr>
          <w:p w14:paraId="5476CB80" w14:textId="77777777" w:rsidR="006817AA" w:rsidRDefault="006817AA" w:rsidP="006817AA">
            <w:pPr>
              <w:jc w:val="center"/>
            </w:pPr>
            <w:r>
              <w:t>Male</w:t>
            </w:r>
          </w:p>
        </w:tc>
        <w:tc>
          <w:tcPr>
            <w:tcW w:w="1683" w:type="dxa"/>
          </w:tcPr>
          <w:p w14:paraId="6C69E2C3" w14:textId="77777777" w:rsidR="006817AA" w:rsidRDefault="006817AA" w:rsidP="006817AA">
            <w:pPr>
              <w:jc w:val="center"/>
            </w:pPr>
            <w:r>
              <w:t>Uninfected</w:t>
            </w:r>
          </w:p>
        </w:tc>
        <w:tc>
          <w:tcPr>
            <w:tcW w:w="1674" w:type="dxa"/>
          </w:tcPr>
          <w:p w14:paraId="352D36F2" w14:textId="77777777" w:rsidR="006817AA" w:rsidRDefault="006817AA" w:rsidP="006817AA">
            <w:pPr>
              <w:jc w:val="center"/>
            </w:pPr>
            <w:r>
              <w:t>26.3</w:t>
            </w:r>
          </w:p>
        </w:tc>
        <w:tc>
          <w:tcPr>
            <w:tcW w:w="2192" w:type="dxa"/>
          </w:tcPr>
          <w:p w14:paraId="22A1AF2B" w14:textId="77777777" w:rsidR="006817AA" w:rsidRDefault="006817AA" w:rsidP="006817AA">
            <w:pPr>
              <w:jc w:val="center"/>
            </w:pPr>
            <w:r>
              <w:t>(26.0, 26.6)</w:t>
            </w:r>
          </w:p>
        </w:tc>
      </w:tr>
      <w:tr w:rsidR="006817AA" w14:paraId="236E0043" w14:textId="77777777" w:rsidTr="006817AA">
        <w:tc>
          <w:tcPr>
            <w:tcW w:w="3060" w:type="dxa"/>
          </w:tcPr>
          <w:p w14:paraId="6A37F6C6" w14:textId="77777777" w:rsidR="006817AA" w:rsidRDefault="006817AA" w:rsidP="006817AA">
            <w:pPr>
              <w:jc w:val="center"/>
            </w:pPr>
            <w:r>
              <w:t>CO-ACO</w:t>
            </w:r>
          </w:p>
        </w:tc>
        <w:tc>
          <w:tcPr>
            <w:tcW w:w="1291" w:type="dxa"/>
          </w:tcPr>
          <w:p w14:paraId="00030C4F" w14:textId="77777777" w:rsidR="006817AA" w:rsidRDefault="006817AA" w:rsidP="006817AA">
            <w:pPr>
              <w:jc w:val="center"/>
            </w:pPr>
            <w:r>
              <w:t>Female</w:t>
            </w:r>
          </w:p>
        </w:tc>
        <w:tc>
          <w:tcPr>
            <w:tcW w:w="1683" w:type="dxa"/>
          </w:tcPr>
          <w:p w14:paraId="0FFBE847" w14:textId="77777777" w:rsidR="006817AA" w:rsidRDefault="006817AA" w:rsidP="006817AA">
            <w:pPr>
              <w:jc w:val="center"/>
            </w:pPr>
            <w:r>
              <w:t>Uninfected</w:t>
            </w:r>
          </w:p>
        </w:tc>
        <w:tc>
          <w:tcPr>
            <w:tcW w:w="1674" w:type="dxa"/>
          </w:tcPr>
          <w:p w14:paraId="4E0A9A66" w14:textId="77777777" w:rsidR="006817AA" w:rsidRDefault="006817AA" w:rsidP="006817AA">
            <w:pPr>
              <w:jc w:val="center"/>
            </w:pPr>
            <w:r>
              <w:t>29.6</w:t>
            </w:r>
          </w:p>
        </w:tc>
        <w:tc>
          <w:tcPr>
            <w:tcW w:w="2192" w:type="dxa"/>
          </w:tcPr>
          <w:p w14:paraId="07D221F9" w14:textId="77777777" w:rsidR="006817AA" w:rsidRDefault="006817AA" w:rsidP="006817AA">
            <w:pPr>
              <w:jc w:val="center"/>
            </w:pPr>
            <w:r>
              <w:t>(29.2, 29.9)</w:t>
            </w:r>
          </w:p>
        </w:tc>
      </w:tr>
    </w:tbl>
    <w:p w14:paraId="7313164E" w14:textId="6703B8FC" w:rsidR="00DB0405" w:rsidRDefault="00DB0405" w:rsidP="00AA3D48">
      <w:pPr>
        <w:ind w:left="720"/>
      </w:pPr>
    </w:p>
    <w:p w14:paraId="3E4B9656" w14:textId="20D89BA5" w:rsidR="00DB0405" w:rsidRDefault="00DB0405" w:rsidP="00AA3D48">
      <w:pPr>
        <w:ind w:left="720"/>
      </w:pPr>
    </w:p>
    <w:p w14:paraId="5FDECD0E" w14:textId="77777777" w:rsidR="00B11B4F" w:rsidRDefault="00B11B4F" w:rsidP="00AA3D48">
      <w:pPr>
        <w:ind w:left="720"/>
      </w:pPr>
    </w:p>
    <w:p w14:paraId="4F514E52" w14:textId="6DF0EC27" w:rsidR="00730398" w:rsidRDefault="00B11B4F" w:rsidP="00C3076A">
      <w:pPr>
        <w:rPr>
          <w:sz w:val="20"/>
          <w:szCs w:val="20"/>
        </w:rPr>
      </w:pPr>
      <w:r w:rsidRPr="00730398">
        <w:rPr>
          <w:i/>
          <w:sz w:val="20"/>
          <w:szCs w:val="20"/>
        </w:rPr>
        <w:t>Table 4</w:t>
      </w:r>
      <w:r w:rsidRPr="00730398">
        <w:rPr>
          <w:sz w:val="20"/>
          <w:szCs w:val="20"/>
        </w:rPr>
        <w:t xml:space="preserve">. </w:t>
      </w:r>
      <w:r w:rsidR="00730398" w:rsidRPr="00730398">
        <w:rPr>
          <w:sz w:val="20"/>
          <w:szCs w:val="20"/>
        </w:rPr>
        <w:t>Below we use subscripts “</w:t>
      </w:r>
      <w:proofErr w:type="spellStart"/>
      <w:r w:rsidR="00730398" w:rsidRPr="00730398">
        <w:rPr>
          <w:sz w:val="20"/>
          <w:szCs w:val="20"/>
        </w:rPr>
        <w:t>i</w:t>
      </w:r>
      <w:proofErr w:type="spellEnd"/>
      <w:r w:rsidR="00730398" w:rsidRPr="00730398">
        <w:rPr>
          <w:sz w:val="20"/>
          <w:szCs w:val="20"/>
        </w:rPr>
        <w:t>” and “u” for infected and uninfected respectively</w:t>
      </w:r>
      <w:r w:rsidR="00474169">
        <w:rPr>
          <w:sz w:val="20"/>
          <w:szCs w:val="20"/>
        </w:rPr>
        <w:t xml:space="preserve"> at age 14</w:t>
      </w:r>
      <w:r w:rsidR="00730398" w:rsidRPr="00730398">
        <w:rPr>
          <w:sz w:val="20"/>
          <w:szCs w:val="20"/>
        </w:rPr>
        <w:t>.</w:t>
      </w:r>
    </w:p>
    <w:p w14:paraId="21468E92" w14:textId="77777777" w:rsidR="00C3076A" w:rsidRDefault="00C3076A" w:rsidP="00C3076A">
      <w:pPr>
        <w:rPr>
          <w:sz w:val="20"/>
          <w:szCs w:val="20"/>
        </w:rPr>
      </w:pPr>
    </w:p>
    <w:tbl>
      <w:tblPr>
        <w:tblStyle w:val="TableGrid"/>
        <w:tblW w:w="9991" w:type="dxa"/>
        <w:tblLook w:val="04A0" w:firstRow="1" w:lastRow="0" w:firstColumn="1" w:lastColumn="0" w:noHBand="0" w:noVBand="1"/>
      </w:tblPr>
      <w:tblGrid>
        <w:gridCol w:w="2260"/>
        <w:gridCol w:w="2260"/>
        <w:gridCol w:w="2261"/>
        <w:gridCol w:w="3210"/>
      </w:tblGrid>
      <w:tr w:rsidR="00C3076A" w14:paraId="195C0B0E" w14:textId="77777777" w:rsidTr="00C3076A">
        <w:trPr>
          <w:trHeight w:val="305"/>
        </w:trPr>
        <w:tc>
          <w:tcPr>
            <w:tcW w:w="2260" w:type="dxa"/>
          </w:tcPr>
          <w:p w14:paraId="2D8BE387" w14:textId="3C9FC5F8" w:rsidR="00C3076A" w:rsidRDefault="00C3076A" w:rsidP="00C3076A">
            <w:pPr>
              <w:jc w:val="center"/>
              <w:rPr>
                <w:sz w:val="20"/>
                <w:szCs w:val="20"/>
              </w:rPr>
            </w:pPr>
            <w:r>
              <w:t>Population Contrast</w:t>
            </w:r>
          </w:p>
        </w:tc>
        <w:tc>
          <w:tcPr>
            <w:tcW w:w="2260" w:type="dxa"/>
          </w:tcPr>
          <w:p w14:paraId="6AA48775" w14:textId="6D23CAB0" w:rsidR="00C3076A" w:rsidRDefault="00C3076A" w:rsidP="00C3076A">
            <w:pPr>
              <w:jc w:val="center"/>
              <w:rPr>
                <w:sz w:val="20"/>
                <w:szCs w:val="20"/>
              </w:rPr>
            </w:pPr>
            <w:r>
              <w:t>Sex</w:t>
            </w:r>
          </w:p>
        </w:tc>
        <w:tc>
          <w:tcPr>
            <w:tcW w:w="2261" w:type="dxa"/>
          </w:tcPr>
          <w:p w14:paraId="44ED9667" w14:textId="055C0C5B" w:rsidR="00C3076A" w:rsidRDefault="00C3076A" w:rsidP="00C3076A">
            <w:pPr>
              <w:jc w:val="center"/>
              <w:rPr>
                <w:sz w:val="20"/>
                <w:szCs w:val="20"/>
              </w:rPr>
            </w:pPr>
            <w:r>
              <w:t>Difference</w:t>
            </w:r>
          </w:p>
        </w:tc>
        <w:tc>
          <w:tcPr>
            <w:tcW w:w="3210" w:type="dxa"/>
          </w:tcPr>
          <w:p w14:paraId="69AFD3C5" w14:textId="7413A79F" w:rsidR="00C3076A" w:rsidRDefault="00C3076A" w:rsidP="00C3076A">
            <w:pPr>
              <w:jc w:val="center"/>
              <w:rPr>
                <w:sz w:val="20"/>
                <w:szCs w:val="20"/>
              </w:rPr>
            </w:pPr>
            <w:r>
              <w:t>95% Confidence Interval</w:t>
            </w:r>
          </w:p>
        </w:tc>
      </w:tr>
      <w:tr w:rsidR="00C3076A" w14:paraId="25FCE161" w14:textId="77777777" w:rsidTr="00C3076A">
        <w:tc>
          <w:tcPr>
            <w:tcW w:w="2260" w:type="dxa"/>
          </w:tcPr>
          <w:p w14:paraId="7B20CD6E" w14:textId="2CFE1075" w:rsidR="00C3076A" w:rsidRDefault="00C3076A" w:rsidP="00C3076A">
            <w:pPr>
              <w:jc w:val="center"/>
              <w:rPr>
                <w:sz w:val="20"/>
                <w:szCs w:val="20"/>
              </w:rPr>
            </w:pPr>
            <w:proofErr w:type="spellStart"/>
            <w:r>
              <w:t>COu-COi</w:t>
            </w:r>
            <w:proofErr w:type="spellEnd"/>
          </w:p>
        </w:tc>
        <w:tc>
          <w:tcPr>
            <w:tcW w:w="2260" w:type="dxa"/>
          </w:tcPr>
          <w:p w14:paraId="347601C1" w14:textId="2BDD8DB2" w:rsidR="00C3076A" w:rsidRDefault="00C3076A" w:rsidP="00C3076A">
            <w:pPr>
              <w:jc w:val="center"/>
              <w:rPr>
                <w:sz w:val="20"/>
                <w:szCs w:val="20"/>
              </w:rPr>
            </w:pPr>
            <w:r>
              <w:t>Male</w:t>
            </w:r>
          </w:p>
        </w:tc>
        <w:tc>
          <w:tcPr>
            <w:tcW w:w="2261" w:type="dxa"/>
          </w:tcPr>
          <w:p w14:paraId="2E2E0847" w14:textId="1E332938" w:rsidR="00C3076A" w:rsidRDefault="00C3076A" w:rsidP="00C3076A">
            <w:pPr>
              <w:jc w:val="center"/>
              <w:rPr>
                <w:sz w:val="20"/>
                <w:szCs w:val="20"/>
              </w:rPr>
            </w:pPr>
            <w:r>
              <w:t>34.48</w:t>
            </w:r>
          </w:p>
        </w:tc>
        <w:tc>
          <w:tcPr>
            <w:tcW w:w="3210" w:type="dxa"/>
          </w:tcPr>
          <w:p w14:paraId="37006A5A" w14:textId="05507573" w:rsidR="00C3076A" w:rsidRDefault="00C3076A" w:rsidP="00C3076A">
            <w:pPr>
              <w:jc w:val="center"/>
              <w:rPr>
                <w:sz w:val="20"/>
                <w:szCs w:val="20"/>
              </w:rPr>
            </w:pPr>
            <w:r>
              <w:t>(34.1, 34.9)</w:t>
            </w:r>
          </w:p>
        </w:tc>
      </w:tr>
      <w:tr w:rsidR="00C3076A" w14:paraId="7AFC48AF" w14:textId="77777777" w:rsidTr="00C3076A">
        <w:trPr>
          <w:trHeight w:val="476"/>
        </w:trPr>
        <w:tc>
          <w:tcPr>
            <w:tcW w:w="2260" w:type="dxa"/>
          </w:tcPr>
          <w:p w14:paraId="715F022E" w14:textId="29CA315F" w:rsidR="00C3076A" w:rsidRDefault="00C3076A" w:rsidP="00C3076A">
            <w:pPr>
              <w:jc w:val="center"/>
              <w:rPr>
                <w:sz w:val="20"/>
                <w:szCs w:val="20"/>
              </w:rPr>
            </w:pPr>
            <w:proofErr w:type="spellStart"/>
            <w:r>
              <w:t>COu-COi</w:t>
            </w:r>
            <w:proofErr w:type="spellEnd"/>
          </w:p>
        </w:tc>
        <w:tc>
          <w:tcPr>
            <w:tcW w:w="2260" w:type="dxa"/>
          </w:tcPr>
          <w:p w14:paraId="64E38489" w14:textId="6D3FA479" w:rsidR="00C3076A" w:rsidRDefault="00C3076A" w:rsidP="00C3076A">
            <w:pPr>
              <w:jc w:val="center"/>
              <w:rPr>
                <w:sz w:val="20"/>
                <w:szCs w:val="20"/>
              </w:rPr>
            </w:pPr>
            <w:r>
              <w:t>Female</w:t>
            </w:r>
          </w:p>
        </w:tc>
        <w:tc>
          <w:tcPr>
            <w:tcW w:w="2261" w:type="dxa"/>
          </w:tcPr>
          <w:p w14:paraId="07607648" w14:textId="3C69223D" w:rsidR="00C3076A" w:rsidRDefault="00C3076A" w:rsidP="00C3076A">
            <w:pPr>
              <w:jc w:val="center"/>
              <w:rPr>
                <w:sz w:val="20"/>
                <w:szCs w:val="20"/>
              </w:rPr>
            </w:pPr>
            <w:r>
              <w:t>34.9</w:t>
            </w:r>
          </w:p>
        </w:tc>
        <w:tc>
          <w:tcPr>
            <w:tcW w:w="3210" w:type="dxa"/>
          </w:tcPr>
          <w:p w14:paraId="61A3E4EE" w14:textId="77777777" w:rsidR="00C3076A" w:rsidRDefault="00C3076A" w:rsidP="00C3076A">
            <w:pPr>
              <w:jc w:val="center"/>
            </w:pPr>
            <w:r>
              <w:t>(34.5, 35.2)</w:t>
            </w:r>
          </w:p>
          <w:p w14:paraId="1AA65AF6" w14:textId="77777777" w:rsidR="00C3076A" w:rsidRDefault="00C3076A" w:rsidP="00C3076A">
            <w:pPr>
              <w:jc w:val="center"/>
              <w:rPr>
                <w:sz w:val="20"/>
                <w:szCs w:val="20"/>
              </w:rPr>
            </w:pPr>
          </w:p>
        </w:tc>
      </w:tr>
      <w:tr w:rsidR="00C3076A" w14:paraId="4FF4D9AD" w14:textId="77777777" w:rsidTr="00C3076A">
        <w:tc>
          <w:tcPr>
            <w:tcW w:w="2260" w:type="dxa"/>
          </w:tcPr>
          <w:p w14:paraId="3B7D600E" w14:textId="121CE4B0" w:rsidR="00C3076A" w:rsidRDefault="00C3076A" w:rsidP="00C3076A">
            <w:pPr>
              <w:jc w:val="center"/>
              <w:rPr>
                <w:sz w:val="20"/>
                <w:szCs w:val="20"/>
              </w:rPr>
            </w:pPr>
            <w:proofErr w:type="spellStart"/>
            <w:r>
              <w:t>ACOu-ACOi</w:t>
            </w:r>
            <w:proofErr w:type="spellEnd"/>
          </w:p>
        </w:tc>
        <w:tc>
          <w:tcPr>
            <w:tcW w:w="2260" w:type="dxa"/>
          </w:tcPr>
          <w:p w14:paraId="53DAC3F0" w14:textId="6D91B503" w:rsidR="00C3076A" w:rsidRDefault="00C3076A" w:rsidP="00C3076A">
            <w:pPr>
              <w:jc w:val="center"/>
              <w:rPr>
                <w:sz w:val="20"/>
                <w:szCs w:val="20"/>
              </w:rPr>
            </w:pPr>
            <w:r>
              <w:t>Male</w:t>
            </w:r>
          </w:p>
        </w:tc>
        <w:tc>
          <w:tcPr>
            <w:tcW w:w="2261" w:type="dxa"/>
          </w:tcPr>
          <w:p w14:paraId="0A9BB9A3" w14:textId="290B8442" w:rsidR="00C3076A" w:rsidRDefault="00C3076A" w:rsidP="00C3076A">
            <w:pPr>
              <w:jc w:val="center"/>
              <w:rPr>
                <w:sz w:val="20"/>
                <w:szCs w:val="20"/>
              </w:rPr>
            </w:pPr>
            <w:r>
              <w:t>11.33</w:t>
            </w:r>
          </w:p>
        </w:tc>
        <w:tc>
          <w:tcPr>
            <w:tcW w:w="3210" w:type="dxa"/>
          </w:tcPr>
          <w:p w14:paraId="132D67D4" w14:textId="76605BFA" w:rsidR="00C3076A" w:rsidRDefault="00C3076A" w:rsidP="00C3076A">
            <w:pPr>
              <w:jc w:val="center"/>
              <w:rPr>
                <w:sz w:val="20"/>
                <w:szCs w:val="20"/>
              </w:rPr>
            </w:pPr>
            <w:r>
              <w:t>(11.1, 11.5)</w:t>
            </w:r>
          </w:p>
        </w:tc>
      </w:tr>
      <w:tr w:rsidR="00C3076A" w14:paraId="27FFAFD8" w14:textId="77777777" w:rsidTr="00C3076A">
        <w:tc>
          <w:tcPr>
            <w:tcW w:w="2260" w:type="dxa"/>
          </w:tcPr>
          <w:p w14:paraId="7F4F9B62" w14:textId="797DE0BE" w:rsidR="00C3076A" w:rsidRDefault="00C3076A" w:rsidP="00C3076A">
            <w:pPr>
              <w:jc w:val="center"/>
              <w:rPr>
                <w:sz w:val="20"/>
                <w:szCs w:val="20"/>
              </w:rPr>
            </w:pPr>
            <w:proofErr w:type="spellStart"/>
            <w:r>
              <w:t>ACOu-ACOi</w:t>
            </w:r>
            <w:proofErr w:type="spellEnd"/>
          </w:p>
        </w:tc>
        <w:tc>
          <w:tcPr>
            <w:tcW w:w="2260" w:type="dxa"/>
          </w:tcPr>
          <w:p w14:paraId="2C090121" w14:textId="3D959A23" w:rsidR="00C3076A" w:rsidRDefault="00C3076A" w:rsidP="00C3076A">
            <w:pPr>
              <w:jc w:val="center"/>
              <w:rPr>
                <w:sz w:val="20"/>
                <w:szCs w:val="20"/>
              </w:rPr>
            </w:pPr>
            <w:r>
              <w:t>Female</w:t>
            </w:r>
          </w:p>
        </w:tc>
        <w:tc>
          <w:tcPr>
            <w:tcW w:w="2261" w:type="dxa"/>
          </w:tcPr>
          <w:p w14:paraId="707D12A5" w14:textId="1123B0E9" w:rsidR="00C3076A" w:rsidRDefault="00C3076A" w:rsidP="00C3076A">
            <w:pPr>
              <w:jc w:val="center"/>
              <w:rPr>
                <w:sz w:val="20"/>
                <w:szCs w:val="20"/>
              </w:rPr>
            </w:pPr>
            <w:r>
              <w:t>14.44</w:t>
            </w:r>
          </w:p>
        </w:tc>
        <w:tc>
          <w:tcPr>
            <w:tcW w:w="3210" w:type="dxa"/>
          </w:tcPr>
          <w:p w14:paraId="094144F9" w14:textId="025B2A43" w:rsidR="00C3076A" w:rsidRDefault="00C3076A" w:rsidP="00C3076A">
            <w:pPr>
              <w:jc w:val="center"/>
              <w:rPr>
                <w:sz w:val="20"/>
                <w:szCs w:val="20"/>
              </w:rPr>
            </w:pPr>
            <w:r>
              <w:t>(14.3, 14.6)</w:t>
            </w:r>
          </w:p>
        </w:tc>
      </w:tr>
    </w:tbl>
    <w:p w14:paraId="3ACAF71A" w14:textId="77777777" w:rsidR="00C3076A" w:rsidRPr="00C3076A" w:rsidRDefault="00C3076A" w:rsidP="00C3076A">
      <w:pPr>
        <w:jc w:val="center"/>
        <w:rPr>
          <w:sz w:val="20"/>
          <w:szCs w:val="20"/>
        </w:rPr>
      </w:pPr>
    </w:p>
    <w:p w14:paraId="45E16359" w14:textId="77777777" w:rsidR="00AC5E28" w:rsidRDefault="00AC5E28" w:rsidP="00C3076A">
      <w:pPr>
        <w:ind w:left="720"/>
        <w:jc w:val="center"/>
      </w:pPr>
    </w:p>
    <w:p w14:paraId="7838C199" w14:textId="77777777" w:rsidR="00052D25" w:rsidRDefault="00052D25" w:rsidP="00C3076A">
      <w:pPr>
        <w:ind w:left="720"/>
        <w:jc w:val="center"/>
      </w:pPr>
    </w:p>
    <w:p w14:paraId="3468064A" w14:textId="77777777" w:rsidR="00052D25" w:rsidRDefault="00052D25" w:rsidP="00C3076A">
      <w:pPr>
        <w:ind w:left="720"/>
        <w:jc w:val="center"/>
      </w:pPr>
    </w:p>
    <w:p w14:paraId="508F38DC" w14:textId="77777777" w:rsidR="00052D25" w:rsidRDefault="00052D25" w:rsidP="00052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utlineLvl w:val="0"/>
        <w:rPr>
          <w:rFonts w:eastAsia="Times New Roman"/>
          <w:color w:val="000000"/>
          <w:sz w:val="20"/>
          <w:szCs w:val="20"/>
          <w:bdr w:val="none" w:sz="0" w:space="0" w:color="auto" w:frame="1"/>
        </w:rPr>
      </w:pPr>
      <w:r w:rsidRPr="00052D25">
        <w:rPr>
          <w:i/>
        </w:rPr>
        <w:t xml:space="preserve">Table 5. </w:t>
      </w:r>
      <w:proofErr w:type="spellStart"/>
      <w:proofErr w:type="gramStart"/>
      <w:r w:rsidRPr="00052D25">
        <w:rPr>
          <w:rFonts w:eastAsia="Times New Roman"/>
          <w:color w:val="000000"/>
          <w:sz w:val="20"/>
          <w:szCs w:val="20"/>
          <w:bdr w:val="none" w:sz="0" w:space="0" w:color="auto" w:frame="1"/>
        </w:rPr>
        <w:t>glm</w:t>
      </w:r>
      <w:proofErr w:type="spellEnd"/>
      <w:r w:rsidRPr="00052D25">
        <w:rPr>
          <w:rFonts w:eastAsia="Times New Roman"/>
          <w:color w:val="000000"/>
          <w:sz w:val="20"/>
          <w:szCs w:val="20"/>
          <w:bdr w:val="none" w:sz="0" w:space="0" w:color="auto" w:frame="1"/>
        </w:rPr>
        <w:t>(</w:t>
      </w:r>
      <w:proofErr w:type="gramEnd"/>
      <w:r w:rsidRPr="00052D25">
        <w:rPr>
          <w:rFonts w:eastAsia="Times New Roman"/>
          <w:color w:val="000000"/>
          <w:sz w:val="20"/>
          <w:szCs w:val="20"/>
          <w:bdr w:val="none" w:sz="0" w:space="0" w:color="auto" w:frame="1"/>
        </w:rPr>
        <w:t xml:space="preserve">formula = dead.data.28 ~ day * selection * treatment + sex, family = binomial, data = day.28.rep.data)Deviance Residuals: </w:t>
      </w:r>
      <w:r>
        <w:rPr>
          <w:rFonts w:eastAsia="Times New Roman"/>
          <w:color w:val="000000"/>
          <w:sz w:val="20"/>
          <w:szCs w:val="20"/>
          <w:bdr w:val="none" w:sz="0" w:space="0" w:color="auto" w:frame="1"/>
        </w:rPr>
        <w:t xml:space="preserve"> Min (-8.0053) , </w:t>
      </w:r>
      <w:r w:rsidRPr="00052D25">
        <w:rPr>
          <w:rFonts w:eastAsia="Times New Roman"/>
          <w:color w:val="000000"/>
          <w:sz w:val="20"/>
          <w:szCs w:val="20"/>
          <w:bdr w:val="none" w:sz="0" w:space="0" w:color="auto" w:frame="1"/>
        </w:rPr>
        <w:t xml:space="preserve">1Q </w:t>
      </w:r>
      <w:r>
        <w:rPr>
          <w:rFonts w:eastAsia="Times New Roman"/>
          <w:color w:val="000000"/>
          <w:sz w:val="20"/>
          <w:szCs w:val="20"/>
          <w:bdr w:val="none" w:sz="0" w:space="0" w:color="auto" w:frame="1"/>
        </w:rPr>
        <w:t>(</w:t>
      </w:r>
      <w:r w:rsidRPr="00052D25">
        <w:rPr>
          <w:rFonts w:eastAsia="Times New Roman"/>
          <w:color w:val="000000"/>
          <w:sz w:val="20"/>
          <w:szCs w:val="20"/>
          <w:bdr w:val="none" w:sz="0" w:space="0" w:color="auto" w:frame="1"/>
        </w:rPr>
        <w:t>-2.0373</w:t>
      </w:r>
      <w:r>
        <w:rPr>
          <w:rFonts w:eastAsia="Times New Roman"/>
          <w:color w:val="000000"/>
          <w:sz w:val="20"/>
          <w:szCs w:val="20"/>
          <w:bdr w:val="none" w:sz="0" w:space="0" w:color="auto" w:frame="1"/>
        </w:rPr>
        <w:t xml:space="preserve">), </w:t>
      </w:r>
      <w:r w:rsidRPr="00052D25">
        <w:rPr>
          <w:rFonts w:eastAsia="Times New Roman"/>
          <w:color w:val="000000"/>
          <w:sz w:val="20"/>
          <w:szCs w:val="20"/>
          <w:bdr w:val="none" w:sz="0" w:space="0" w:color="auto" w:frame="1"/>
        </w:rPr>
        <w:t>Median</w:t>
      </w:r>
      <w:r>
        <w:rPr>
          <w:rFonts w:eastAsia="Times New Roman"/>
          <w:color w:val="000000"/>
          <w:sz w:val="20"/>
          <w:szCs w:val="20"/>
          <w:bdr w:val="none" w:sz="0" w:space="0" w:color="auto" w:frame="1"/>
        </w:rPr>
        <w:t xml:space="preserve"> (0.0127), </w:t>
      </w:r>
      <w:r w:rsidRPr="00052D25">
        <w:rPr>
          <w:rFonts w:eastAsia="Times New Roman"/>
          <w:color w:val="000000"/>
          <w:sz w:val="20"/>
          <w:szCs w:val="20"/>
          <w:bdr w:val="none" w:sz="0" w:space="0" w:color="auto" w:frame="1"/>
        </w:rPr>
        <w:t>3Q</w:t>
      </w:r>
      <w:r>
        <w:rPr>
          <w:rFonts w:eastAsia="Times New Roman"/>
          <w:color w:val="000000"/>
          <w:sz w:val="20"/>
          <w:szCs w:val="20"/>
          <w:bdr w:val="none" w:sz="0" w:space="0" w:color="auto" w:frame="1"/>
        </w:rPr>
        <w:t xml:space="preserve"> (</w:t>
      </w:r>
      <w:r w:rsidRPr="00052D25">
        <w:rPr>
          <w:rFonts w:eastAsia="Times New Roman"/>
          <w:color w:val="000000"/>
          <w:sz w:val="20"/>
          <w:szCs w:val="20"/>
          <w:bdr w:val="none" w:sz="0" w:space="0" w:color="auto" w:frame="1"/>
        </w:rPr>
        <w:t>1.8645</w:t>
      </w:r>
      <w:r>
        <w:rPr>
          <w:rFonts w:eastAsia="Times New Roman"/>
          <w:color w:val="000000"/>
          <w:sz w:val="20"/>
          <w:szCs w:val="20"/>
          <w:bdr w:val="none" w:sz="0" w:space="0" w:color="auto" w:frame="1"/>
        </w:rPr>
        <w:t>), Max (</w:t>
      </w:r>
      <w:r w:rsidRPr="00052D25">
        <w:rPr>
          <w:rFonts w:eastAsia="Times New Roman"/>
          <w:color w:val="000000"/>
          <w:sz w:val="20"/>
          <w:szCs w:val="20"/>
          <w:bdr w:val="none" w:sz="0" w:space="0" w:color="auto" w:frame="1"/>
        </w:rPr>
        <w:t>11.9496</w:t>
      </w:r>
      <w:r>
        <w:rPr>
          <w:rFonts w:eastAsia="Times New Roman"/>
          <w:color w:val="000000"/>
          <w:sz w:val="20"/>
          <w:szCs w:val="20"/>
          <w:bdr w:val="none" w:sz="0" w:space="0" w:color="auto" w:frame="1"/>
        </w:rPr>
        <w:t xml:space="preserve">). </w:t>
      </w:r>
    </w:p>
    <w:p w14:paraId="07A2CB24" w14:textId="77777777" w:rsidR="00052D25" w:rsidRDefault="00052D25" w:rsidP="00052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utlineLvl w:val="0"/>
        <w:rPr>
          <w:rFonts w:eastAsia="Times New Roman"/>
          <w:color w:val="000000"/>
          <w:sz w:val="20"/>
          <w:szCs w:val="20"/>
          <w:bdr w:val="none" w:sz="0" w:space="0" w:color="auto" w:frame="1"/>
        </w:rPr>
      </w:pPr>
      <w:proofErr w:type="spellStart"/>
      <w:r w:rsidRPr="00052D25">
        <w:rPr>
          <w:rFonts w:eastAsia="Times New Roman"/>
          <w:color w:val="000000"/>
          <w:sz w:val="20"/>
          <w:szCs w:val="20"/>
          <w:bdr w:val="none" w:sz="0" w:space="0" w:color="auto" w:frame="1"/>
        </w:rPr>
        <w:t>Signif</w:t>
      </w:r>
      <w:proofErr w:type="spellEnd"/>
      <w:r w:rsidRPr="00052D25">
        <w:rPr>
          <w:rFonts w:eastAsia="Times New Roman"/>
          <w:color w:val="000000"/>
          <w:sz w:val="20"/>
          <w:szCs w:val="20"/>
          <w:bdr w:val="none" w:sz="0" w:space="0" w:color="auto" w:frame="1"/>
        </w:rPr>
        <w:t xml:space="preserve">. codes:  0 ‘***’ 0.001 ‘**’ 0.01 ‘*’ 0.05 ‘.’ 0.1 </w:t>
      </w:r>
      <w:proofErr w:type="gramStart"/>
      <w:r w:rsidRPr="00052D25">
        <w:rPr>
          <w:rFonts w:eastAsia="Times New Roman"/>
          <w:color w:val="000000"/>
          <w:sz w:val="20"/>
          <w:szCs w:val="20"/>
          <w:bdr w:val="none" w:sz="0" w:space="0" w:color="auto" w:frame="1"/>
        </w:rPr>
        <w:t>‘ ’</w:t>
      </w:r>
      <w:proofErr w:type="gramEnd"/>
      <w:r w:rsidRPr="00052D25">
        <w:rPr>
          <w:rFonts w:eastAsia="Times New Roman"/>
          <w:color w:val="000000"/>
          <w:sz w:val="20"/>
          <w:szCs w:val="20"/>
          <w:bdr w:val="none" w:sz="0" w:space="0" w:color="auto" w:frame="1"/>
        </w:rPr>
        <w:t xml:space="preserve"> 1</w:t>
      </w:r>
      <w:r>
        <w:rPr>
          <w:rFonts w:eastAsia="Times New Roman"/>
          <w:color w:val="000000"/>
          <w:sz w:val="20"/>
          <w:szCs w:val="20"/>
          <w:bdr w:val="none" w:sz="0" w:space="0" w:color="auto" w:frame="1"/>
        </w:rPr>
        <w:t xml:space="preserve">, </w:t>
      </w:r>
      <w:r w:rsidRPr="00052D25">
        <w:rPr>
          <w:rFonts w:eastAsia="Times New Roman"/>
          <w:color w:val="000000"/>
          <w:sz w:val="20"/>
          <w:szCs w:val="20"/>
          <w:bdr w:val="none" w:sz="0" w:space="0" w:color="auto" w:frame="1"/>
        </w:rPr>
        <w:t>(Dispersion parameter for binomial family taken to be 1)</w:t>
      </w:r>
      <w:r>
        <w:rPr>
          <w:rFonts w:eastAsia="Times New Roman"/>
          <w:color w:val="000000"/>
          <w:sz w:val="20"/>
          <w:szCs w:val="20"/>
          <w:bdr w:val="none" w:sz="0" w:space="0" w:color="auto" w:frame="1"/>
        </w:rPr>
        <w:t xml:space="preserve">, </w:t>
      </w:r>
      <w:r w:rsidRPr="00052D25">
        <w:rPr>
          <w:rFonts w:eastAsia="Times New Roman"/>
          <w:color w:val="000000"/>
          <w:sz w:val="20"/>
          <w:szCs w:val="20"/>
          <w:bdr w:val="none" w:sz="0" w:space="0" w:color="auto" w:frame="1"/>
        </w:rPr>
        <w:t xml:space="preserve"> Null deviance: 81304.9  on 867  degrees of freedom</w:t>
      </w:r>
      <w:r>
        <w:rPr>
          <w:rFonts w:eastAsia="Times New Roman"/>
          <w:color w:val="000000"/>
          <w:sz w:val="20"/>
          <w:szCs w:val="20"/>
          <w:bdr w:val="none" w:sz="0" w:space="0" w:color="auto" w:frame="1"/>
        </w:rPr>
        <w:t xml:space="preserve">, </w:t>
      </w:r>
      <w:r w:rsidRPr="00052D25">
        <w:rPr>
          <w:rFonts w:eastAsia="Times New Roman"/>
          <w:color w:val="000000"/>
          <w:sz w:val="20"/>
          <w:szCs w:val="20"/>
          <w:bdr w:val="none" w:sz="0" w:space="0" w:color="auto" w:frame="1"/>
        </w:rPr>
        <w:t xml:space="preserve">Residual deviance:  8846.6  on 859  degrees of </w:t>
      </w:r>
    </w:p>
    <w:p w14:paraId="72AD30D6" w14:textId="1576A091" w:rsidR="00AC5E28" w:rsidRDefault="00052D25" w:rsidP="00052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utlineLvl w:val="0"/>
        <w:rPr>
          <w:rFonts w:eastAsia="Times New Roman"/>
          <w:color w:val="000000"/>
          <w:sz w:val="20"/>
          <w:szCs w:val="20"/>
          <w:bdr w:val="none" w:sz="0" w:space="0" w:color="auto" w:frame="1"/>
        </w:rPr>
      </w:pPr>
      <w:r w:rsidRPr="00052D25">
        <w:rPr>
          <w:rFonts w:eastAsia="Times New Roman"/>
          <w:color w:val="000000"/>
          <w:sz w:val="20"/>
          <w:szCs w:val="20"/>
          <w:bdr w:val="none" w:sz="0" w:space="0" w:color="auto" w:frame="1"/>
        </w:rPr>
        <w:t>Freedom</w:t>
      </w:r>
      <w:r>
        <w:rPr>
          <w:rFonts w:eastAsia="Times New Roman"/>
          <w:color w:val="000000"/>
          <w:sz w:val="20"/>
          <w:szCs w:val="20"/>
          <w:bdr w:val="none" w:sz="0" w:space="0" w:color="auto" w:frame="1"/>
        </w:rPr>
        <w:t xml:space="preserve">, </w:t>
      </w:r>
      <w:r w:rsidRPr="00052D25">
        <w:rPr>
          <w:rFonts w:eastAsia="Times New Roman"/>
          <w:color w:val="000000"/>
          <w:sz w:val="20"/>
          <w:szCs w:val="20"/>
          <w:bdr w:val="none" w:sz="0" w:space="0" w:color="auto" w:frame="1"/>
        </w:rPr>
        <w:t>AIC: 12194</w:t>
      </w:r>
      <w:r>
        <w:rPr>
          <w:rFonts w:eastAsia="Times New Roman"/>
          <w:color w:val="000000"/>
          <w:sz w:val="20"/>
          <w:szCs w:val="20"/>
          <w:bdr w:val="none" w:sz="0" w:space="0" w:color="auto" w:frame="1"/>
        </w:rPr>
        <w:t xml:space="preserve">, </w:t>
      </w:r>
      <w:r w:rsidRPr="00052D25">
        <w:rPr>
          <w:rFonts w:eastAsia="Times New Roman"/>
          <w:color w:val="000000"/>
          <w:sz w:val="20"/>
          <w:szCs w:val="20"/>
          <w:bdr w:val="none" w:sz="0" w:space="0" w:color="auto" w:frame="1"/>
        </w:rPr>
        <w:t>Number of Fisher Scoring iterations: 6</w:t>
      </w:r>
    </w:p>
    <w:p w14:paraId="02FA920D" w14:textId="77777777" w:rsidR="00052D25" w:rsidRPr="00052D25" w:rsidRDefault="00052D25" w:rsidP="00052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utlineLvl w:val="0"/>
        <w:rPr>
          <w:rFonts w:eastAsia="Times New Roman"/>
          <w:color w:val="000000"/>
          <w:sz w:val="20"/>
          <w:szCs w:val="20"/>
          <w:bdr w:val="none" w:sz="0" w:space="0" w:color="auto" w:frame="1"/>
        </w:rPr>
      </w:pPr>
    </w:p>
    <w:tbl>
      <w:tblPr>
        <w:tblStyle w:val="TableGrid"/>
        <w:tblW w:w="0" w:type="auto"/>
        <w:tblLook w:val="04A0" w:firstRow="1" w:lastRow="0" w:firstColumn="1" w:lastColumn="0" w:noHBand="0" w:noVBand="1"/>
      </w:tblPr>
      <w:tblGrid>
        <w:gridCol w:w="4434"/>
        <w:gridCol w:w="4608"/>
      </w:tblGrid>
      <w:tr w:rsidR="00052D25" w:rsidRPr="00052D25" w14:paraId="67BFE745" w14:textId="0E053554" w:rsidTr="00052D25">
        <w:tc>
          <w:tcPr>
            <w:tcW w:w="4434" w:type="dxa"/>
          </w:tcPr>
          <w:p w14:paraId="6A660AF9" w14:textId="77777777" w:rsidR="00052D25" w:rsidRP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052D25">
              <w:rPr>
                <w:rFonts w:ascii="Lucida Console" w:eastAsia="Times New Roman" w:hAnsi="Lucida Console" w:cs="Courier New"/>
                <w:color w:val="000000"/>
                <w:sz w:val="20"/>
                <w:szCs w:val="20"/>
                <w:bdr w:val="none" w:sz="0" w:space="0" w:color="auto" w:frame="1"/>
              </w:rPr>
              <w:t>Coefficients:</w:t>
            </w:r>
          </w:p>
        </w:tc>
        <w:tc>
          <w:tcPr>
            <w:tcW w:w="4608" w:type="dxa"/>
          </w:tcPr>
          <w:p w14:paraId="78DB7D20" w14:textId="77777777" w:rsidR="00052D25" w:rsidRPr="00052D25" w:rsidRDefault="00052D25" w:rsidP="00052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r>
      <w:tr w:rsidR="00052D25" w:rsidRPr="00052D25" w14:paraId="60F8F92F" w14:textId="22B820AB" w:rsidTr="00052D25">
        <w:tc>
          <w:tcPr>
            <w:tcW w:w="4434" w:type="dxa"/>
          </w:tcPr>
          <w:p w14:paraId="481822B9" w14:textId="5E8D2721" w:rsidR="00052D25" w:rsidRP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c>
          <w:tcPr>
            <w:tcW w:w="4608" w:type="dxa"/>
          </w:tcPr>
          <w:p w14:paraId="0CC9F5FF" w14:textId="7AFD32A7" w:rsidR="00052D25" w:rsidRP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052D25">
              <w:rPr>
                <w:rFonts w:ascii="Lucida Console" w:eastAsia="Times New Roman" w:hAnsi="Lucida Console" w:cs="Courier New"/>
                <w:color w:val="000000"/>
                <w:sz w:val="20"/>
                <w:szCs w:val="20"/>
                <w:bdr w:val="none" w:sz="0" w:space="0" w:color="auto" w:frame="1"/>
              </w:rPr>
              <w:t xml:space="preserve">Estimate Std. Error z value </w:t>
            </w:r>
            <w:proofErr w:type="spellStart"/>
            <w:r w:rsidRPr="00052D25">
              <w:rPr>
                <w:rFonts w:ascii="Lucida Console" w:eastAsia="Times New Roman" w:hAnsi="Lucida Console" w:cs="Courier New"/>
                <w:color w:val="000000"/>
                <w:sz w:val="20"/>
                <w:szCs w:val="20"/>
                <w:bdr w:val="none" w:sz="0" w:space="0" w:color="auto" w:frame="1"/>
              </w:rPr>
              <w:t>Pr</w:t>
            </w:r>
            <w:proofErr w:type="spellEnd"/>
            <w:r w:rsidRPr="00052D25">
              <w:rPr>
                <w:rFonts w:ascii="Lucida Console" w:eastAsia="Times New Roman" w:hAnsi="Lucida Console" w:cs="Courier New"/>
                <w:color w:val="000000"/>
                <w:sz w:val="20"/>
                <w:szCs w:val="20"/>
                <w:bdr w:val="none" w:sz="0" w:space="0" w:color="auto" w:frame="1"/>
              </w:rPr>
              <w:t>(&gt;|z</w:t>
            </w:r>
            <w:proofErr w:type="gramStart"/>
            <w:r w:rsidRPr="00052D25">
              <w:rPr>
                <w:rFonts w:ascii="Lucida Console" w:eastAsia="Times New Roman" w:hAnsi="Lucida Console" w:cs="Courier New"/>
                <w:color w:val="000000"/>
                <w:sz w:val="20"/>
                <w:szCs w:val="20"/>
                <w:bdr w:val="none" w:sz="0" w:space="0" w:color="auto" w:frame="1"/>
              </w:rPr>
              <w:t xml:space="preserve">|)   </w:t>
            </w:r>
            <w:proofErr w:type="gramEnd"/>
            <w:r w:rsidRPr="00052D25">
              <w:rPr>
                <w:rFonts w:ascii="Lucida Console" w:eastAsia="Times New Roman" w:hAnsi="Lucida Console" w:cs="Courier New"/>
                <w:color w:val="000000"/>
                <w:sz w:val="20"/>
                <w:szCs w:val="20"/>
                <w:bdr w:val="none" w:sz="0" w:space="0" w:color="auto" w:frame="1"/>
              </w:rPr>
              <w:t xml:space="preserve"> </w:t>
            </w:r>
          </w:p>
        </w:tc>
      </w:tr>
      <w:tr w:rsidR="00052D25" w:rsidRPr="00052D25" w14:paraId="20CB8996" w14:textId="7F0F6C96" w:rsidTr="00052D25">
        <w:tc>
          <w:tcPr>
            <w:tcW w:w="4434" w:type="dxa"/>
          </w:tcPr>
          <w:p w14:paraId="52338CAE" w14:textId="77777777" w:rsid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052D25">
              <w:rPr>
                <w:rFonts w:ascii="Lucida Console" w:eastAsia="Times New Roman" w:hAnsi="Lucida Console" w:cs="Courier New"/>
                <w:color w:val="000000"/>
                <w:sz w:val="20"/>
                <w:szCs w:val="20"/>
                <w:bdr w:val="none" w:sz="0" w:space="0" w:color="auto" w:frame="1"/>
              </w:rPr>
              <w:t>(Intercept)</w:t>
            </w:r>
          </w:p>
          <w:p w14:paraId="4A7C6215" w14:textId="20865F44" w:rsidR="00052D25" w:rsidRP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052D25">
              <w:rPr>
                <w:rFonts w:ascii="Lucida Console" w:eastAsia="Times New Roman" w:hAnsi="Lucida Console" w:cs="Courier New"/>
                <w:color w:val="000000"/>
                <w:sz w:val="20"/>
                <w:szCs w:val="20"/>
                <w:bdr w:val="none" w:sz="0" w:space="0" w:color="auto" w:frame="1"/>
              </w:rPr>
              <w:t>***</w:t>
            </w:r>
          </w:p>
        </w:tc>
        <w:tc>
          <w:tcPr>
            <w:tcW w:w="4608" w:type="dxa"/>
          </w:tcPr>
          <w:p w14:paraId="7357AFD0" w14:textId="77777777" w:rsid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052D25">
              <w:rPr>
                <w:rFonts w:ascii="Lucida Console" w:eastAsia="Times New Roman" w:hAnsi="Lucida Console" w:cs="Courier New"/>
                <w:color w:val="000000"/>
                <w:sz w:val="20"/>
                <w:szCs w:val="20"/>
                <w:bdr w:val="none" w:sz="0" w:space="0" w:color="auto" w:frame="1"/>
              </w:rPr>
              <w:t xml:space="preserve">-4.04290    0.08428 -47.972   &lt;2e-16 </w:t>
            </w:r>
          </w:p>
          <w:p w14:paraId="0DC5C4A2" w14:textId="79F97DB0" w:rsidR="00052D25" w:rsidRPr="00052D25" w:rsidRDefault="00052D25" w:rsidP="00052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r>
      <w:tr w:rsidR="00052D25" w:rsidRPr="00052D25" w14:paraId="6C35F345" w14:textId="6AB86C86" w:rsidTr="00052D25">
        <w:tc>
          <w:tcPr>
            <w:tcW w:w="4434" w:type="dxa"/>
          </w:tcPr>
          <w:p w14:paraId="2E2D854A" w14:textId="77777777" w:rsid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052D25">
              <w:rPr>
                <w:rFonts w:ascii="Lucida Console" w:eastAsia="Times New Roman" w:hAnsi="Lucida Console" w:cs="Courier New"/>
                <w:color w:val="000000"/>
                <w:sz w:val="20"/>
                <w:szCs w:val="20"/>
                <w:bdr w:val="none" w:sz="0" w:space="0" w:color="auto" w:frame="1"/>
              </w:rPr>
              <w:t>day</w:t>
            </w:r>
          </w:p>
          <w:p w14:paraId="3B69FDAF" w14:textId="2B8CE61D" w:rsidR="00052D25" w:rsidRP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052D25">
              <w:rPr>
                <w:rFonts w:ascii="Lucida Console" w:eastAsia="Times New Roman" w:hAnsi="Lucida Console" w:cs="Courier New"/>
                <w:color w:val="000000"/>
                <w:sz w:val="20"/>
                <w:szCs w:val="20"/>
                <w:bdr w:val="none" w:sz="0" w:space="0" w:color="auto" w:frame="1"/>
              </w:rPr>
              <w:t>***</w:t>
            </w:r>
          </w:p>
        </w:tc>
        <w:tc>
          <w:tcPr>
            <w:tcW w:w="4608" w:type="dxa"/>
          </w:tcPr>
          <w:p w14:paraId="1C294D34" w14:textId="77777777" w:rsidR="00052D25" w:rsidRDefault="00052D25" w:rsidP="00052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5"/>
              <w:rPr>
                <w:rFonts w:ascii="Lucida Console" w:eastAsia="Times New Roman" w:hAnsi="Lucida Console" w:cs="Courier New"/>
                <w:color w:val="000000"/>
                <w:sz w:val="20"/>
                <w:szCs w:val="20"/>
                <w:bdr w:val="none" w:sz="0" w:space="0" w:color="auto" w:frame="1"/>
              </w:rPr>
            </w:pPr>
            <w:r w:rsidRPr="00052D25">
              <w:rPr>
                <w:rFonts w:ascii="Lucida Console" w:eastAsia="Times New Roman" w:hAnsi="Lucida Console" w:cs="Courier New"/>
                <w:color w:val="000000"/>
                <w:sz w:val="20"/>
                <w:szCs w:val="20"/>
                <w:bdr w:val="none" w:sz="0" w:space="0" w:color="auto" w:frame="1"/>
              </w:rPr>
              <w:t xml:space="preserve">1.15467    </w:t>
            </w:r>
            <w:proofErr w:type="gramStart"/>
            <w:r w:rsidRPr="00052D25">
              <w:rPr>
                <w:rFonts w:ascii="Lucida Console" w:eastAsia="Times New Roman" w:hAnsi="Lucida Console" w:cs="Courier New"/>
                <w:color w:val="000000"/>
                <w:sz w:val="20"/>
                <w:szCs w:val="20"/>
                <w:bdr w:val="none" w:sz="0" w:space="0" w:color="auto" w:frame="1"/>
              </w:rPr>
              <w:t>0.02223  51.946</w:t>
            </w:r>
            <w:proofErr w:type="gramEnd"/>
            <w:r w:rsidRPr="00052D25">
              <w:rPr>
                <w:rFonts w:ascii="Lucida Console" w:eastAsia="Times New Roman" w:hAnsi="Lucida Console" w:cs="Courier New"/>
                <w:color w:val="000000"/>
                <w:sz w:val="20"/>
                <w:szCs w:val="20"/>
                <w:bdr w:val="none" w:sz="0" w:space="0" w:color="auto" w:frame="1"/>
              </w:rPr>
              <w:t xml:space="preserve">   &lt;2e-16 </w:t>
            </w:r>
          </w:p>
          <w:p w14:paraId="402852D5" w14:textId="4EE7580A" w:rsidR="00052D25" w:rsidRPr="00052D25" w:rsidRDefault="00052D25" w:rsidP="00052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r>
      <w:tr w:rsidR="00052D25" w:rsidRPr="00052D25" w14:paraId="7F198770" w14:textId="41EA585B" w:rsidTr="00052D25">
        <w:tc>
          <w:tcPr>
            <w:tcW w:w="4434" w:type="dxa"/>
          </w:tcPr>
          <w:p w14:paraId="6CC28FF4" w14:textId="4654BF1E" w:rsidR="00052D25" w:rsidRP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r w:rsidRPr="00052D25">
              <w:rPr>
                <w:rFonts w:ascii="Lucida Console" w:eastAsia="Times New Roman" w:hAnsi="Lucida Console" w:cs="Courier New"/>
                <w:color w:val="000000"/>
                <w:sz w:val="20"/>
                <w:szCs w:val="20"/>
                <w:bdr w:val="none" w:sz="0" w:space="0" w:color="auto" w:frame="1"/>
              </w:rPr>
              <w:t>selectionco</w:t>
            </w:r>
            <w:proofErr w:type="spellEnd"/>
          </w:p>
        </w:tc>
        <w:tc>
          <w:tcPr>
            <w:tcW w:w="4608" w:type="dxa"/>
          </w:tcPr>
          <w:p w14:paraId="564C8442" w14:textId="06AD6DAA" w:rsidR="00052D25" w:rsidRPr="00052D25" w:rsidRDefault="00052D25" w:rsidP="00052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5"/>
              <w:rPr>
                <w:rFonts w:ascii="Lucida Console" w:eastAsia="Times New Roman" w:hAnsi="Lucida Console" w:cs="Courier New"/>
                <w:color w:val="000000"/>
                <w:sz w:val="20"/>
                <w:szCs w:val="20"/>
                <w:bdr w:val="none" w:sz="0" w:space="0" w:color="auto" w:frame="1"/>
              </w:rPr>
            </w:pPr>
            <w:r w:rsidRPr="00052D25">
              <w:rPr>
                <w:rFonts w:ascii="Lucida Console" w:eastAsia="Times New Roman" w:hAnsi="Lucida Console" w:cs="Courier New"/>
                <w:color w:val="000000"/>
                <w:sz w:val="20"/>
                <w:szCs w:val="20"/>
                <w:bdr w:val="none" w:sz="0" w:space="0" w:color="auto" w:frame="1"/>
              </w:rPr>
              <w:t xml:space="preserve">0.09959    0.10539   0.945    0.345    </w:t>
            </w:r>
          </w:p>
        </w:tc>
      </w:tr>
      <w:tr w:rsidR="00052D25" w:rsidRPr="00052D25" w14:paraId="3A92442A" w14:textId="0BA3D56F" w:rsidTr="00052D25">
        <w:tc>
          <w:tcPr>
            <w:tcW w:w="4434" w:type="dxa"/>
          </w:tcPr>
          <w:p w14:paraId="392585DD" w14:textId="77777777" w:rsid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r w:rsidRPr="00052D25">
              <w:rPr>
                <w:rFonts w:ascii="Lucida Console" w:eastAsia="Times New Roman" w:hAnsi="Lucida Console" w:cs="Courier New"/>
                <w:color w:val="000000"/>
                <w:sz w:val="20"/>
                <w:szCs w:val="20"/>
                <w:bdr w:val="none" w:sz="0" w:space="0" w:color="auto" w:frame="1"/>
              </w:rPr>
              <w:t>treatmentuninfected</w:t>
            </w:r>
            <w:proofErr w:type="spellEnd"/>
          </w:p>
          <w:p w14:paraId="116DC103" w14:textId="075E1708" w:rsidR="00052D25" w:rsidRP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052D25">
              <w:rPr>
                <w:rFonts w:ascii="Lucida Console" w:eastAsia="Times New Roman" w:hAnsi="Lucida Console" w:cs="Courier New"/>
                <w:color w:val="000000"/>
                <w:sz w:val="20"/>
                <w:szCs w:val="20"/>
                <w:bdr w:val="none" w:sz="0" w:space="0" w:color="auto" w:frame="1"/>
              </w:rPr>
              <w:t>***</w:t>
            </w:r>
          </w:p>
        </w:tc>
        <w:tc>
          <w:tcPr>
            <w:tcW w:w="4608" w:type="dxa"/>
          </w:tcPr>
          <w:p w14:paraId="1CAB67EC" w14:textId="77777777" w:rsidR="00052D25" w:rsidRDefault="00052D25" w:rsidP="00052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5"/>
              <w:rPr>
                <w:rFonts w:ascii="Lucida Console" w:eastAsia="Times New Roman" w:hAnsi="Lucida Console" w:cs="Courier New"/>
                <w:color w:val="000000"/>
                <w:sz w:val="20"/>
                <w:szCs w:val="20"/>
                <w:bdr w:val="none" w:sz="0" w:space="0" w:color="auto" w:frame="1"/>
              </w:rPr>
            </w:pPr>
            <w:r w:rsidRPr="00052D25">
              <w:rPr>
                <w:rFonts w:ascii="Lucida Console" w:eastAsia="Times New Roman" w:hAnsi="Lucida Console" w:cs="Courier New"/>
                <w:color w:val="000000"/>
                <w:sz w:val="20"/>
                <w:szCs w:val="20"/>
                <w:bdr w:val="none" w:sz="0" w:space="0" w:color="auto" w:frame="1"/>
              </w:rPr>
              <w:t xml:space="preserve">1.91240    </w:t>
            </w:r>
            <w:proofErr w:type="gramStart"/>
            <w:r w:rsidRPr="00052D25">
              <w:rPr>
                <w:rFonts w:ascii="Lucida Console" w:eastAsia="Times New Roman" w:hAnsi="Lucida Console" w:cs="Courier New"/>
                <w:color w:val="000000"/>
                <w:sz w:val="20"/>
                <w:szCs w:val="20"/>
                <w:bdr w:val="none" w:sz="0" w:space="0" w:color="auto" w:frame="1"/>
              </w:rPr>
              <w:t>0.08943  21.384</w:t>
            </w:r>
            <w:proofErr w:type="gramEnd"/>
            <w:r w:rsidRPr="00052D25">
              <w:rPr>
                <w:rFonts w:ascii="Lucida Console" w:eastAsia="Times New Roman" w:hAnsi="Lucida Console" w:cs="Courier New"/>
                <w:color w:val="000000"/>
                <w:sz w:val="20"/>
                <w:szCs w:val="20"/>
                <w:bdr w:val="none" w:sz="0" w:space="0" w:color="auto" w:frame="1"/>
              </w:rPr>
              <w:t xml:space="preserve">   &lt;2e-16 </w:t>
            </w:r>
          </w:p>
          <w:p w14:paraId="273FC8A2" w14:textId="65FC573B" w:rsidR="00052D25" w:rsidRPr="00052D25" w:rsidRDefault="00052D25" w:rsidP="00052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r>
      <w:tr w:rsidR="00052D25" w:rsidRPr="00052D25" w14:paraId="7EEFF5D8" w14:textId="097C3E12" w:rsidTr="00052D25">
        <w:tc>
          <w:tcPr>
            <w:tcW w:w="4434" w:type="dxa"/>
          </w:tcPr>
          <w:p w14:paraId="1A8C3E77" w14:textId="77777777" w:rsid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r w:rsidRPr="00052D25">
              <w:rPr>
                <w:rFonts w:ascii="Lucida Console" w:eastAsia="Times New Roman" w:hAnsi="Lucida Console" w:cs="Courier New"/>
                <w:color w:val="000000"/>
                <w:sz w:val="20"/>
                <w:szCs w:val="20"/>
                <w:bdr w:val="none" w:sz="0" w:space="0" w:color="auto" w:frame="1"/>
              </w:rPr>
              <w:t>sexm</w:t>
            </w:r>
            <w:proofErr w:type="spellEnd"/>
          </w:p>
          <w:p w14:paraId="184DE251" w14:textId="7C67FD75" w:rsidR="00052D25" w:rsidRP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052D25">
              <w:rPr>
                <w:rFonts w:ascii="Lucida Console" w:eastAsia="Times New Roman" w:hAnsi="Lucida Console" w:cs="Courier New"/>
                <w:color w:val="000000"/>
                <w:sz w:val="20"/>
                <w:szCs w:val="20"/>
                <w:bdr w:val="none" w:sz="0" w:space="0" w:color="auto" w:frame="1"/>
              </w:rPr>
              <w:t>***</w:t>
            </w:r>
          </w:p>
        </w:tc>
        <w:tc>
          <w:tcPr>
            <w:tcW w:w="4608" w:type="dxa"/>
          </w:tcPr>
          <w:p w14:paraId="144BA105" w14:textId="77777777" w:rsidR="00052D25" w:rsidRDefault="00052D25" w:rsidP="00052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5"/>
              <w:rPr>
                <w:rFonts w:ascii="Lucida Console" w:eastAsia="Times New Roman" w:hAnsi="Lucida Console" w:cs="Courier New"/>
                <w:color w:val="000000"/>
                <w:sz w:val="20"/>
                <w:szCs w:val="20"/>
                <w:bdr w:val="none" w:sz="0" w:space="0" w:color="auto" w:frame="1"/>
              </w:rPr>
            </w:pPr>
            <w:r w:rsidRPr="00052D25">
              <w:rPr>
                <w:rFonts w:ascii="Lucida Console" w:eastAsia="Times New Roman" w:hAnsi="Lucida Console" w:cs="Courier New"/>
                <w:color w:val="000000"/>
                <w:sz w:val="20"/>
                <w:szCs w:val="20"/>
                <w:bdr w:val="none" w:sz="0" w:space="0" w:color="auto" w:frame="1"/>
              </w:rPr>
              <w:t xml:space="preserve">0.24235    </w:t>
            </w:r>
            <w:proofErr w:type="gramStart"/>
            <w:r w:rsidRPr="00052D25">
              <w:rPr>
                <w:rFonts w:ascii="Lucida Console" w:eastAsia="Times New Roman" w:hAnsi="Lucida Console" w:cs="Courier New"/>
                <w:color w:val="000000"/>
                <w:sz w:val="20"/>
                <w:szCs w:val="20"/>
                <w:bdr w:val="none" w:sz="0" w:space="0" w:color="auto" w:frame="1"/>
              </w:rPr>
              <w:t>0.01731  14.003</w:t>
            </w:r>
            <w:proofErr w:type="gramEnd"/>
            <w:r w:rsidRPr="00052D25">
              <w:rPr>
                <w:rFonts w:ascii="Lucida Console" w:eastAsia="Times New Roman" w:hAnsi="Lucida Console" w:cs="Courier New"/>
                <w:color w:val="000000"/>
                <w:sz w:val="20"/>
                <w:szCs w:val="20"/>
                <w:bdr w:val="none" w:sz="0" w:space="0" w:color="auto" w:frame="1"/>
              </w:rPr>
              <w:t xml:space="preserve">   &lt;2e-16 </w:t>
            </w:r>
          </w:p>
          <w:p w14:paraId="7E65F47A" w14:textId="30C1C266" w:rsidR="00052D25" w:rsidRPr="00052D25" w:rsidRDefault="00052D25" w:rsidP="00052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r>
      <w:tr w:rsidR="00052D25" w:rsidRPr="00052D25" w14:paraId="52938A07" w14:textId="0532C0DE" w:rsidTr="00052D25">
        <w:tc>
          <w:tcPr>
            <w:tcW w:w="4434" w:type="dxa"/>
          </w:tcPr>
          <w:p w14:paraId="1701D6A5" w14:textId="77777777" w:rsid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proofErr w:type="gramStart"/>
            <w:r w:rsidRPr="00052D25">
              <w:rPr>
                <w:rFonts w:ascii="Lucida Console" w:eastAsia="Times New Roman" w:hAnsi="Lucida Console" w:cs="Courier New"/>
                <w:color w:val="000000"/>
                <w:sz w:val="20"/>
                <w:szCs w:val="20"/>
                <w:bdr w:val="none" w:sz="0" w:space="0" w:color="auto" w:frame="1"/>
              </w:rPr>
              <w:t>day:selectionco</w:t>
            </w:r>
            <w:proofErr w:type="spellEnd"/>
            <w:proofErr w:type="gramEnd"/>
          </w:p>
          <w:p w14:paraId="56B7570E" w14:textId="773EF534" w:rsidR="00052D25" w:rsidRP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052D25">
              <w:rPr>
                <w:rFonts w:ascii="Lucida Console" w:eastAsia="Times New Roman" w:hAnsi="Lucida Console" w:cs="Courier New"/>
                <w:color w:val="000000"/>
                <w:sz w:val="20"/>
                <w:szCs w:val="20"/>
                <w:bdr w:val="none" w:sz="0" w:space="0" w:color="auto" w:frame="1"/>
              </w:rPr>
              <w:t>***</w:t>
            </w:r>
          </w:p>
        </w:tc>
        <w:tc>
          <w:tcPr>
            <w:tcW w:w="4608" w:type="dxa"/>
          </w:tcPr>
          <w:p w14:paraId="46E7E390" w14:textId="77777777" w:rsid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052D25">
              <w:rPr>
                <w:rFonts w:ascii="Lucida Console" w:eastAsia="Times New Roman" w:hAnsi="Lucida Console" w:cs="Courier New"/>
                <w:color w:val="000000"/>
                <w:sz w:val="20"/>
                <w:szCs w:val="20"/>
                <w:bdr w:val="none" w:sz="0" w:space="0" w:color="auto" w:frame="1"/>
              </w:rPr>
              <w:t xml:space="preserve">-0.61154    0.02372 -25.777   &lt;2e-16 </w:t>
            </w:r>
          </w:p>
          <w:p w14:paraId="071DB31C" w14:textId="6F4BB83D" w:rsidR="00052D25" w:rsidRPr="00052D25" w:rsidRDefault="00052D25" w:rsidP="00052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r>
      <w:tr w:rsidR="00052D25" w:rsidRPr="00052D25" w14:paraId="39FC72A4" w14:textId="67726111" w:rsidTr="00052D25">
        <w:tc>
          <w:tcPr>
            <w:tcW w:w="4434" w:type="dxa"/>
          </w:tcPr>
          <w:p w14:paraId="00C964BB" w14:textId="77777777" w:rsid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proofErr w:type="gramStart"/>
            <w:r w:rsidRPr="00052D25">
              <w:rPr>
                <w:rFonts w:ascii="Lucida Console" w:eastAsia="Times New Roman" w:hAnsi="Lucida Console" w:cs="Courier New"/>
                <w:color w:val="000000"/>
                <w:sz w:val="20"/>
                <w:szCs w:val="20"/>
                <w:bdr w:val="none" w:sz="0" w:space="0" w:color="auto" w:frame="1"/>
              </w:rPr>
              <w:t>day:treatmentuninfected</w:t>
            </w:r>
            <w:proofErr w:type="spellEnd"/>
            <w:proofErr w:type="gramEnd"/>
          </w:p>
          <w:p w14:paraId="01231580" w14:textId="3F00CFE2" w:rsidR="00052D25" w:rsidRP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052D25">
              <w:rPr>
                <w:rFonts w:ascii="Lucida Console" w:eastAsia="Times New Roman" w:hAnsi="Lucida Console" w:cs="Courier New"/>
                <w:color w:val="000000"/>
                <w:sz w:val="20"/>
                <w:szCs w:val="20"/>
                <w:bdr w:val="none" w:sz="0" w:space="0" w:color="auto" w:frame="1"/>
              </w:rPr>
              <w:t>***</w:t>
            </w:r>
          </w:p>
        </w:tc>
        <w:tc>
          <w:tcPr>
            <w:tcW w:w="4608" w:type="dxa"/>
          </w:tcPr>
          <w:p w14:paraId="134B6330" w14:textId="77777777" w:rsid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052D25">
              <w:rPr>
                <w:rFonts w:ascii="Lucida Console" w:eastAsia="Times New Roman" w:hAnsi="Lucida Console" w:cs="Courier New"/>
                <w:color w:val="000000"/>
                <w:sz w:val="20"/>
                <w:szCs w:val="20"/>
                <w:bdr w:val="none" w:sz="0" w:space="0" w:color="auto" w:frame="1"/>
              </w:rPr>
              <w:t xml:space="preserve">-0.87250    0.02245 -38.868   &lt;2e-16 </w:t>
            </w:r>
          </w:p>
          <w:p w14:paraId="2A02CA34" w14:textId="69844B58" w:rsidR="00052D25" w:rsidRPr="00052D25" w:rsidRDefault="00052D25" w:rsidP="00052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r>
      <w:tr w:rsidR="00052D25" w:rsidRPr="00052D25" w14:paraId="7C59D476" w14:textId="1BD45FB6" w:rsidTr="00052D25">
        <w:tc>
          <w:tcPr>
            <w:tcW w:w="4434" w:type="dxa"/>
          </w:tcPr>
          <w:p w14:paraId="6E79F12B" w14:textId="77777777" w:rsid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proofErr w:type="gramStart"/>
            <w:r w:rsidRPr="00052D25">
              <w:rPr>
                <w:rFonts w:ascii="Lucida Console" w:eastAsia="Times New Roman" w:hAnsi="Lucida Console" w:cs="Courier New"/>
                <w:color w:val="000000"/>
                <w:sz w:val="20"/>
                <w:szCs w:val="20"/>
                <w:bdr w:val="none" w:sz="0" w:space="0" w:color="auto" w:frame="1"/>
              </w:rPr>
              <w:t>selectionco:treatmentuninfected</w:t>
            </w:r>
            <w:proofErr w:type="spellEnd"/>
            <w:proofErr w:type="gramEnd"/>
          </w:p>
          <w:p w14:paraId="24C6DEB0" w14:textId="3636EA67" w:rsidR="00052D25" w:rsidRP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052D25">
              <w:rPr>
                <w:rFonts w:ascii="Lucida Console" w:eastAsia="Times New Roman" w:hAnsi="Lucida Console" w:cs="Courier New"/>
                <w:color w:val="000000"/>
                <w:sz w:val="20"/>
                <w:szCs w:val="20"/>
                <w:bdr w:val="none" w:sz="0" w:space="0" w:color="auto" w:frame="1"/>
              </w:rPr>
              <w:t>***</w:t>
            </w:r>
          </w:p>
        </w:tc>
        <w:tc>
          <w:tcPr>
            <w:tcW w:w="4608" w:type="dxa"/>
          </w:tcPr>
          <w:p w14:paraId="3FE307A7" w14:textId="77777777" w:rsid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052D25">
              <w:rPr>
                <w:rFonts w:ascii="Lucida Console" w:eastAsia="Times New Roman" w:hAnsi="Lucida Console" w:cs="Courier New"/>
                <w:color w:val="000000"/>
                <w:sz w:val="20"/>
                <w:szCs w:val="20"/>
                <w:bdr w:val="none" w:sz="0" w:space="0" w:color="auto" w:frame="1"/>
              </w:rPr>
              <w:t xml:space="preserve">-1.78881    0.11489 -15.570   &lt;2e-16 </w:t>
            </w:r>
          </w:p>
          <w:p w14:paraId="3D688AD4" w14:textId="55FF5815" w:rsidR="00052D25" w:rsidRPr="00052D25" w:rsidRDefault="00052D25" w:rsidP="00052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r>
      <w:tr w:rsidR="00052D25" w:rsidRPr="00052D25" w14:paraId="1F8BB5B5" w14:textId="720FA2E3" w:rsidTr="00052D25">
        <w:tc>
          <w:tcPr>
            <w:tcW w:w="4434" w:type="dxa"/>
          </w:tcPr>
          <w:p w14:paraId="46C35AD9" w14:textId="77777777" w:rsid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proofErr w:type="gramStart"/>
            <w:r w:rsidRPr="00052D25">
              <w:rPr>
                <w:rFonts w:ascii="Lucida Console" w:eastAsia="Times New Roman" w:hAnsi="Lucida Console" w:cs="Courier New"/>
                <w:color w:val="000000"/>
                <w:sz w:val="20"/>
                <w:szCs w:val="20"/>
                <w:bdr w:val="none" w:sz="0" w:space="0" w:color="auto" w:frame="1"/>
              </w:rPr>
              <w:t>day:selectionco</w:t>
            </w:r>
            <w:proofErr w:type="gramEnd"/>
            <w:r w:rsidRPr="00052D25">
              <w:rPr>
                <w:rFonts w:ascii="Lucida Console" w:eastAsia="Times New Roman" w:hAnsi="Lucida Console" w:cs="Courier New"/>
                <w:color w:val="000000"/>
                <w:sz w:val="20"/>
                <w:szCs w:val="20"/>
                <w:bdr w:val="none" w:sz="0" w:space="0" w:color="auto" w:frame="1"/>
              </w:rPr>
              <w:t>:treatmentuninfected</w:t>
            </w:r>
            <w:proofErr w:type="spellEnd"/>
          </w:p>
          <w:p w14:paraId="1D389A7F" w14:textId="55896489" w:rsidR="00052D25" w:rsidRPr="00052D25" w:rsidRDefault="00052D25" w:rsidP="0031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052D25">
              <w:rPr>
                <w:rFonts w:ascii="Lucida Console" w:eastAsia="Times New Roman" w:hAnsi="Lucida Console" w:cs="Courier New"/>
                <w:color w:val="000000"/>
                <w:sz w:val="20"/>
                <w:szCs w:val="20"/>
                <w:bdr w:val="none" w:sz="0" w:space="0" w:color="auto" w:frame="1"/>
              </w:rPr>
              <w:t>***</w:t>
            </w:r>
          </w:p>
        </w:tc>
        <w:tc>
          <w:tcPr>
            <w:tcW w:w="4608" w:type="dxa"/>
          </w:tcPr>
          <w:p w14:paraId="3882425D" w14:textId="77777777" w:rsidR="00052D25" w:rsidRDefault="00052D25" w:rsidP="00052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5"/>
              <w:rPr>
                <w:rFonts w:ascii="Lucida Console" w:eastAsia="Times New Roman" w:hAnsi="Lucida Console" w:cs="Courier New"/>
                <w:color w:val="000000"/>
                <w:sz w:val="20"/>
                <w:szCs w:val="20"/>
                <w:bdr w:val="none" w:sz="0" w:space="0" w:color="auto" w:frame="1"/>
              </w:rPr>
            </w:pPr>
            <w:r w:rsidRPr="00052D25">
              <w:rPr>
                <w:rFonts w:ascii="Lucida Console" w:eastAsia="Times New Roman" w:hAnsi="Lucida Console" w:cs="Courier New"/>
                <w:color w:val="000000"/>
                <w:sz w:val="20"/>
                <w:szCs w:val="20"/>
                <w:bdr w:val="none" w:sz="0" w:space="0" w:color="auto" w:frame="1"/>
              </w:rPr>
              <w:t xml:space="preserve">0.45345    </w:t>
            </w:r>
            <w:proofErr w:type="gramStart"/>
            <w:r w:rsidRPr="00052D25">
              <w:rPr>
                <w:rFonts w:ascii="Lucida Console" w:eastAsia="Times New Roman" w:hAnsi="Lucida Console" w:cs="Courier New"/>
                <w:color w:val="000000"/>
                <w:sz w:val="20"/>
                <w:szCs w:val="20"/>
                <w:bdr w:val="none" w:sz="0" w:space="0" w:color="auto" w:frame="1"/>
              </w:rPr>
              <w:t>0.02396  18.929</w:t>
            </w:r>
            <w:proofErr w:type="gramEnd"/>
            <w:r w:rsidRPr="00052D25">
              <w:rPr>
                <w:rFonts w:ascii="Lucida Console" w:eastAsia="Times New Roman" w:hAnsi="Lucida Console" w:cs="Courier New"/>
                <w:color w:val="000000"/>
                <w:sz w:val="20"/>
                <w:szCs w:val="20"/>
                <w:bdr w:val="none" w:sz="0" w:space="0" w:color="auto" w:frame="1"/>
              </w:rPr>
              <w:t xml:space="preserve">   &lt;2e-16 </w:t>
            </w:r>
          </w:p>
          <w:p w14:paraId="5CE8D453" w14:textId="1FCDE2CB" w:rsidR="00052D25" w:rsidRPr="00052D25" w:rsidRDefault="00052D25" w:rsidP="00052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r>
    </w:tbl>
    <w:p w14:paraId="793763F8" w14:textId="77777777" w:rsidR="00AC5E28" w:rsidRDefault="00AC5E28" w:rsidP="00AA3D48">
      <w:pPr>
        <w:ind w:left="720"/>
      </w:pPr>
    </w:p>
    <w:p w14:paraId="5D032664" w14:textId="4AB7DB42" w:rsidR="00AC5E28" w:rsidRDefault="00AC5E28" w:rsidP="00AA3D48">
      <w:pPr>
        <w:ind w:left="720"/>
      </w:pPr>
    </w:p>
    <w:p w14:paraId="5CE4A98F" w14:textId="5F2BA6A2" w:rsidR="00AC5E28" w:rsidRDefault="00AC5E28" w:rsidP="00AA3D48">
      <w:pPr>
        <w:ind w:left="720"/>
      </w:pPr>
    </w:p>
    <w:p w14:paraId="01A49E53" w14:textId="15F3A158" w:rsidR="00E05416" w:rsidRDefault="00E05416" w:rsidP="00AA3D48">
      <w:pPr>
        <w:ind w:left="720"/>
      </w:pPr>
    </w:p>
    <w:p w14:paraId="43D0780B" w14:textId="4B8F8E0F" w:rsidR="00E05416" w:rsidRDefault="00E05416" w:rsidP="00AA3D48">
      <w:pPr>
        <w:ind w:left="720"/>
      </w:pPr>
    </w:p>
    <w:p w14:paraId="2F9A070D" w14:textId="53F24ECF" w:rsidR="00E05416" w:rsidRDefault="00310E28" w:rsidP="00AA3D48">
      <w:pPr>
        <w:ind w:left="720"/>
      </w:pPr>
      <w:r w:rsidRPr="00694549">
        <w:rPr>
          <w:noProof/>
        </w:rPr>
        <w:drawing>
          <wp:anchor distT="0" distB="0" distL="114300" distR="114300" simplePos="0" relativeHeight="251796480" behindDoc="0" locked="0" layoutInCell="1" allowOverlap="1" wp14:anchorId="4664358D" wp14:editId="0E3ED349">
            <wp:simplePos x="0" y="0"/>
            <wp:positionH relativeFrom="column">
              <wp:posOffset>3494499</wp:posOffset>
            </wp:positionH>
            <wp:positionV relativeFrom="paragraph">
              <wp:posOffset>109956</wp:posOffset>
            </wp:positionV>
            <wp:extent cx="2529297" cy="2054282"/>
            <wp:effectExtent l="0" t="0" r="10795"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9297" cy="2054282"/>
                    </a:xfrm>
                    <a:prstGeom prst="rect">
                      <a:avLst/>
                    </a:prstGeom>
                  </pic:spPr>
                </pic:pic>
              </a:graphicData>
            </a:graphic>
            <wp14:sizeRelH relativeFrom="page">
              <wp14:pctWidth>0</wp14:pctWidth>
            </wp14:sizeRelH>
            <wp14:sizeRelV relativeFrom="page">
              <wp14:pctHeight>0</wp14:pctHeight>
            </wp14:sizeRelV>
          </wp:anchor>
        </w:drawing>
      </w:r>
      <w:r w:rsidRPr="00CB7FF5">
        <w:rPr>
          <w:noProof/>
        </w:rPr>
        <w:drawing>
          <wp:anchor distT="0" distB="0" distL="114300" distR="114300" simplePos="0" relativeHeight="251798528" behindDoc="0" locked="0" layoutInCell="1" allowOverlap="1" wp14:anchorId="4395AF8C" wp14:editId="50EA1DC7">
            <wp:simplePos x="0" y="0"/>
            <wp:positionH relativeFrom="column">
              <wp:posOffset>403904</wp:posOffset>
            </wp:positionH>
            <wp:positionV relativeFrom="paragraph">
              <wp:posOffset>109220</wp:posOffset>
            </wp:positionV>
            <wp:extent cx="2510492" cy="2055357"/>
            <wp:effectExtent l="0" t="0" r="4445"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10492" cy="2055357"/>
                    </a:xfrm>
                    <a:prstGeom prst="rect">
                      <a:avLst/>
                    </a:prstGeom>
                  </pic:spPr>
                </pic:pic>
              </a:graphicData>
            </a:graphic>
            <wp14:sizeRelH relativeFrom="page">
              <wp14:pctWidth>0</wp14:pctWidth>
            </wp14:sizeRelH>
            <wp14:sizeRelV relativeFrom="page">
              <wp14:pctHeight>0</wp14:pctHeight>
            </wp14:sizeRelV>
          </wp:anchor>
        </w:drawing>
      </w:r>
    </w:p>
    <w:p w14:paraId="4B49CDFB" w14:textId="47DBBD19" w:rsidR="00AC5E28" w:rsidRDefault="00AC5E28" w:rsidP="00AA3D48">
      <w:pPr>
        <w:ind w:left="720"/>
      </w:pPr>
    </w:p>
    <w:p w14:paraId="696FF9C3" w14:textId="44F4060D" w:rsidR="00AC5E28" w:rsidRDefault="00AC5E28" w:rsidP="00AA3D48">
      <w:pPr>
        <w:ind w:left="720"/>
      </w:pPr>
    </w:p>
    <w:p w14:paraId="07CD970B" w14:textId="456D0A73" w:rsidR="00AC5E28" w:rsidRDefault="00AC5E28" w:rsidP="00AA3D48">
      <w:pPr>
        <w:ind w:left="720"/>
      </w:pPr>
    </w:p>
    <w:p w14:paraId="7528355E" w14:textId="541A26E5" w:rsidR="00AC5E28" w:rsidRDefault="001A5DD1" w:rsidP="00AA3D48">
      <w:pPr>
        <w:ind w:left="720"/>
      </w:pPr>
      <w:r>
        <w:rPr>
          <w:noProof/>
        </w:rPr>
        <mc:AlternateContent>
          <mc:Choice Requires="wps">
            <w:drawing>
              <wp:anchor distT="0" distB="0" distL="114300" distR="114300" simplePos="0" relativeHeight="251804672" behindDoc="0" locked="0" layoutInCell="1" allowOverlap="1" wp14:anchorId="127F03E5" wp14:editId="06EFDC9F">
                <wp:simplePos x="0" y="0"/>
                <wp:positionH relativeFrom="column">
                  <wp:posOffset>6125845</wp:posOffset>
                </wp:positionH>
                <wp:positionV relativeFrom="paragraph">
                  <wp:posOffset>212090</wp:posOffset>
                </wp:positionV>
                <wp:extent cx="342900" cy="346075"/>
                <wp:effectExtent l="0" t="0" r="0" b="9525"/>
                <wp:wrapSquare wrapText="bothSides"/>
                <wp:docPr id="20" name="Text Box 20"/>
                <wp:cNvGraphicFramePr/>
                <a:graphic xmlns:a="http://schemas.openxmlformats.org/drawingml/2006/main">
                  <a:graphicData uri="http://schemas.microsoft.com/office/word/2010/wordprocessingShape">
                    <wps:wsp>
                      <wps:cNvSpPr txBox="1"/>
                      <wps:spPr>
                        <a:xfrm>
                          <a:off x="0" y="0"/>
                          <a:ext cx="342900" cy="3460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20159E" w14:textId="67E9F181" w:rsidR="00DE3302" w:rsidRDefault="00DE3302" w:rsidP="00310E28">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F03E5" id="Text Box 20" o:spid="_x0000_s1057" type="#_x0000_t202" style="position:absolute;left:0;text-align:left;margin-left:482.35pt;margin-top:16.7pt;width:27pt;height:27.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" filled="f" stroked="f">
                <v:textbox>
                  <w:txbxContent>
                    <w:p w14:paraId="3920159E" w14:textId="67E9F181" w:rsidR="00DE3302" w:rsidRDefault="00DE3302" w:rsidP="00310E28">
                      <w:r>
                        <w:t>B</w:t>
                      </w:r>
                    </w:p>
                  </w:txbxContent>
                </v:textbox>
                <w10:wrap type="square"/>
              </v:shape>
            </w:pict>
          </mc:Fallback>
        </mc:AlternateContent>
      </w:r>
      <w:r>
        <w:rPr>
          <w:noProof/>
        </w:rPr>
        <mc:AlternateContent>
          <mc:Choice Requires="wps">
            <w:drawing>
              <wp:anchor distT="0" distB="0" distL="114300" distR="114300" simplePos="0" relativeHeight="251800576" behindDoc="0" locked="0" layoutInCell="1" allowOverlap="1" wp14:anchorId="7682BCB3" wp14:editId="0A530074">
                <wp:simplePos x="0" y="0"/>
                <wp:positionH relativeFrom="column">
                  <wp:posOffset>-161290</wp:posOffset>
                </wp:positionH>
                <wp:positionV relativeFrom="paragraph">
                  <wp:posOffset>208915</wp:posOffset>
                </wp:positionV>
                <wp:extent cx="342900" cy="346075"/>
                <wp:effectExtent l="0" t="0" r="0" b="9525"/>
                <wp:wrapSquare wrapText="bothSides"/>
                <wp:docPr id="18" name="Text Box 18"/>
                <wp:cNvGraphicFramePr/>
                <a:graphic xmlns:a="http://schemas.openxmlformats.org/drawingml/2006/main">
                  <a:graphicData uri="http://schemas.microsoft.com/office/word/2010/wordprocessingShape">
                    <wps:wsp>
                      <wps:cNvSpPr txBox="1"/>
                      <wps:spPr>
                        <a:xfrm>
                          <a:off x="0" y="0"/>
                          <a:ext cx="342900" cy="3460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0DC939" w14:textId="0886FFA0" w:rsidR="00DE3302" w:rsidRDefault="00DE330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2BCB3" id="Text Box 18" o:spid="_x0000_s1058" type="#_x0000_t202" style="position:absolute;left:0;text-align:left;margin-left:-12.7pt;margin-top:16.45pt;width:27pt;height:27.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D3HgCAABi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" filled="f" stroked="f">
                <v:textbox>
                  <w:txbxContent>
                    <w:p w14:paraId="580DC939" w14:textId="0886FFA0" w:rsidR="00DE3302" w:rsidRDefault="00DE3302">
                      <w:r>
                        <w:t>A</w:t>
                      </w:r>
                    </w:p>
                  </w:txbxContent>
                </v:textbox>
                <w10:wrap type="square"/>
              </v:shape>
            </w:pict>
          </mc:Fallback>
        </mc:AlternateContent>
      </w:r>
    </w:p>
    <w:p w14:paraId="74D33F93" w14:textId="1499C53D" w:rsidR="00DB0405" w:rsidRDefault="00DB0405" w:rsidP="00AA3D48">
      <w:pPr>
        <w:ind w:left="720"/>
      </w:pPr>
    </w:p>
    <w:p w14:paraId="6DEDE9A9" w14:textId="3688DEDF" w:rsidR="00310E28" w:rsidRDefault="00310E28" w:rsidP="00310E28"/>
    <w:p w14:paraId="673ADE8A" w14:textId="1F9D113D" w:rsidR="00DB0405" w:rsidRDefault="00DB0405" w:rsidP="00AA3D48">
      <w:pPr>
        <w:ind w:left="720"/>
      </w:pPr>
    </w:p>
    <w:p w14:paraId="587842F3" w14:textId="6047234C" w:rsidR="00DB0405" w:rsidRDefault="00DB0405" w:rsidP="00AA3D48">
      <w:pPr>
        <w:ind w:left="720"/>
      </w:pPr>
    </w:p>
    <w:p w14:paraId="18AD56EC" w14:textId="19B0E777" w:rsidR="00DB0405" w:rsidRDefault="00DB0405" w:rsidP="00AA3D48">
      <w:pPr>
        <w:ind w:left="720"/>
      </w:pPr>
    </w:p>
    <w:p w14:paraId="4CEC4BC3" w14:textId="48C1CB3F" w:rsidR="00DB0405" w:rsidRDefault="00DB0405" w:rsidP="00AA3D48">
      <w:pPr>
        <w:ind w:left="720"/>
      </w:pPr>
    </w:p>
    <w:p w14:paraId="2023623E" w14:textId="78C10441" w:rsidR="00DB0405" w:rsidRDefault="00DB0405" w:rsidP="00AA3D48">
      <w:pPr>
        <w:ind w:left="720"/>
      </w:pPr>
    </w:p>
    <w:p w14:paraId="087C954E" w14:textId="67833FEF" w:rsidR="00DB0405" w:rsidRDefault="00DB0405" w:rsidP="00AA3D48">
      <w:pPr>
        <w:ind w:left="720"/>
      </w:pPr>
    </w:p>
    <w:p w14:paraId="52E2476E" w14:textId="13B25F22" w:rsidR="00F4626C" w:rsidRPr="005D3AFA" w:rsidRDefault="00E05416" w:rsidP="00AA3D48">
      <w:pPr>
        <w:ind w:left="720"/>
        <w:rPr>
          <w:sz w:val="22"/>
          <w:szCs w:val="22"/>
        </w:rPr>
      </w:pPr>
      <w:r>
        <w:rPr>
          <w:noProof/>
        </w:rPr>
        <w:drawing>
          <wp:anchor distT="0" distB="0" distL="114300" distR="114300" simplePos="0" relativeHeight="251799552" behindDoc="0" locked="0" layoutInCell="1" allowOverlap="1" wp14:anchorId="423A59B7" wp14:editId="20A3C245">
            <wp:simplePos x="0" y="0"/>
            <wp:positionH relativeFrom="column">
              <wp:posOffset>408940</wp:posOffset>
            </wp:positionH>
            <wp:positionV relativeFrom="paragraph">
              <wp:posOffset>18635</wp:posOffset>
            </wp:positionV>
            <wp:extent cx="2505909" cy="2171065"/>
            <wp:effectExtent l="0" t="0" r="889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21159" cy="2184277"/>
                    </a:xfrm>
                    <a:prstGeom prst="rect">
                      <a:avLst/>
                    </a:prstGeom>
                  </pic:spPr>
                </pic:pic>
              </a:graphicData>
            </a:graphic>
            <wp14:sizeRelH relativeFrom="page">
              <wp14:pctWidth>0</wp14:pctWidth>
            </wp14:sizeRelH>
            <wp14:sizeRelV relativeFrom="page">
              <wp14:pctHeight>0</wp14:pctHeight>
            </wp14:sizeRelV>
          </wp:anchor>
        </w:drawing>
      </w:r>
      <w:r w:rsidRPr="0089320B">
        <w:rPr>
          <w:noProof/>
        </w:rPr>
        <w:drawing>
          <wp:anchor distT="0" distB="0" distL="114300" distR="114300" simplePos="0" relativeHeight="251797504" behindDoc="0" locked="0" layoutInCell="1" allowOverlap="1" wp14:anchorId="57FDD2A8" wp14:editId="66DAB5E3">
            <wp:simplePos x="0" y="0"/>
            <wp:positionH relativeFrom="column">
              <wp:posOffset>3497039</wp:posOffset>
            </wp:positionH>
            <wp:positionV relativeFrom="paragraph">
              <wp:posOffset>15793</wp:posOffset>
            </wp:positionV>
            <wp:extent cx="2533719" cy="2178677"/>
            <wp:effectExtent l="0" t="0" r="635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33719" cy="2178677"/>
                    </a:xfrm>
                    <a:prstGeom prst="rect">
                      <a:avLst/>
                    </a:prstGeom>
                  </pic:spPr>
                </pic:pic>
              </a:graphicData>
            </a:graphic>
            <wp14:sizeRelH relativeFrom="page">
              <wp14:pctWidth>0</wp14:pctWidth>
            </wp14:sizeRelH>
            <wp14:sizeRelV relativeFrom="page">
              <wp14:pctHeight>0</wp14:pctHeight>
            </wp14:sizeRelV>
          </wp:anchor>
        </w:drawing>
      </w:r>
    </w:p>
    <w:p w14:paraId="4DDB248C" w14:textId="09056F6B" w:rsidR="00F4626C" w:rsidRDefault="00F4626C" w:rsidP="00AA3D48">
      <w:pPr>
        <w:ind w:left="720"/>
      </w:pPr>
    </w:p>
    <w:p w14:paraId="6B15E3AD" w14:textId="548A8062" w:rsidR="00F4626C" w:rsidRDefault="00F4626C" w:rsidP="00AA3D48">
      <w:pPr>
        <w:ind w:left="720"/>
      </w:pPr>
    </w:p>
    <w:p w14:paraId="41CC555D" w14:textId="4DE9CDC7" w:rsidR="00F4626C" w:rsidRDefault="00F4626C" w:rsidP="00AA3D48">
      <w:pPr>
        <w:ind w:left="720"/>
      </w:pPr>
    </w:p>
    <w:p w14:paraId="20BEFE4F" w14:textId="606C0F6F" w:rsidR="00DF47CF" w:rsidRDefault="001A5DD1" w:rsidP="00AA3D48">
      <w:pPr>
        <w:ind w:left="720"/>
      </w:pPr>
      <w:r>
        <w:rPr>
          <w:noProof/>
        </w:rPr>
        <mc:AlternateContent>
          <mc:Choice Requires="wps">
            <w:drawing>
              <wp:anchor distT="0" distB="0" distL="114300" distR="114300" simplePos="0" relativeHeight="251806720" behindDoc="0" locked="0" layoutInCell="1" allowOverlap="1" wp14:anchorId="08CED388" wp14:editId="4F2372F1">
                <wp:simplePos x="0" y="0"/>
                <wp:positionH relativeFrom="column">
                  <wp:posOffset>6127115</wp:posOffset>
                </wp:positionH>
                <wp:positionV relativeFrom="paragraph">
                  <wp:posOffset>233045</wp:posOffset>
                </wp:positionV>
                <wp:extent cx="342900" cy="346075"/>
                <wp:effectExtent l="0" t="0" r="0" b="9525"/>
                <wp:wrapSquare wrapText="bothSides"/>
                <wp:docPr id="21" name="Text Box 21"/>
                <wp:cNvGraphicFramePr/>
                <a:graphic xmlns:a="http://schemas.openxmlformats.org/drawingml/2006/main">
                  <a:graphicData uri="http://schemas.microsoft.com/office/word/2010/wordprocessingShape">
                    <wps:wsp>
                      <wps:cNvSpPr txBox="1"/>
                      <wps:spPr>
                        <a:xfrm>
                          <a:off x="0" y="0"/>
                          <a:ext cx="342900" cy="3460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A9B30F" w14:textId="1BADD517" w:rsidR="00DE3302" w:rsidRDefault="00DE3302" w:rsidP="001A5DD1">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ED388" id="Text Box 21" o:spid="_x0000_s1059" type="#_x0000_t202" style="position:absolute;left:0;text-align:left;margin-left:482.45pt;margin-top:18.35pt;width:27pt;height:27.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" filled="f" stroked="f">
                <v:textbox>
                  <w:txbxContent>
                    <w:p w14:paraId="19A9B30F" w14:textId="1BADD517" w:rsidR="00DE3302" w:rsidRDefault="00DE3302" w:rsidP="001A5DD1">
                      <w:r>
                        <w:t>D</w:t>
                      </w:r>
                    </w:p>
                  </w:txbxContent>
                </v:textbox>
                <w10:wrap type="square"/>
              </v:shape>
            </w:pict>
          </mc:Fallback>
        </mc:AlternateContent>
      </w:r>
    </w:p>
    <w:p w14:paraId="11400666" w14:textId="7A60101F" w:rsidR="00DF47CF" w:rsidRDefault="001A5DD1" w:rsidP="00AA3D48">
      <w:pPr>
        <w:ind w:left="720"/>
      </w:pPr>
      <w:r>
        <w:rPr>
          <w:noProof/>
        </w:rPr>
        <mc:AlternateContent>
          <mc:Choice Requires="wps">
            <w:drawing>
              <wp:anchor distT="0" distB="0" distL="114300" distR="114300" simplePos="0" relativeHeight="251802624" behindDoc="0" locked="0" layoutInCell="1" allowOverlap="1" wp14:anchorId="4CA6462C" wp14:editId="36EF695C">
                <wp:simplePos x="0" y="0"/>
                <wp:positionH relativeFrom="column">
                  <wp:posOffset>-159385</wp:posOffset>
                </wp:positionH>
                <wp:positionV relativeFrom="paragraph">
                  <wp:posOffset>58420</wp:posOffset>
                </wp:positionV>
                <wp:extent cx="342900" cy="346075"/>
                <wp:effectExtent l="0" t="0" r="0" b="9525"/>
                <wp:wrapSquare wrapText="bothSides"/>
                <wp:docPr id="19" name="Text Box 19"/>
                <wp:cNvGraphicFramePr/>
                <a:graphic xmlns:a="http://schemas.openxmlformats.org/drawingml/2006/main">
                  <a:graphicData uri="http://schemas.microsoft.com/office/word/2010/wordprocessingShape">
                    <wps:wsp>
                      <wps:cNvSpPr txBox="1"/>
                      <wps:spPr>
                        <a:xfrm>
                          <a:off x="0" y="0"/>
                          <a:ext cx="342900" cy="3460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71A328" w14:textId="3587E319" w:rsidR="00DE3302" w:rsidRDefault="00DE3302" w:rsidP="00310E28">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6462C" id="Text Box 19" o:spid="_x0000_s1060" type="#_x0000_t202" style="position:absolute;left:0;text-align:left;margin-left:-12.55pt;margin-top:4.6pt;width:27pt;height:27.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" filled="f" stroked="f">
                <v:textbox>
                  <w:txbxContent>
                    <w:p w14:paraId="2571A328" w14:textId="3587E319" w:rsidR="00DE3302" w:rsidRDefault="00DE3302" w:rsidP="00310E28">
                      <w:r>
                        <w:t>C</w:t>
                      </w:r>
                    </w:p>
                  </w:txbxContent>
                </v:textbox>
                <w10:wrap type="square"/>
              </v:shape>
            </w:pict>
          </mc:Fallback>
        </mc:AlternateContent>
      </w:r>
    </w:p>
    <w:p w14:paraId="60423F82" w14:textId="25ECDEFB" w:rsidR="00DF47CF" w:rsidRDefault="00DF47CF" w:rsidP="00AA3D48">
      <w:pPr>
        <w:ind w:left="720"/>
      </w:pPr>
    </w:p>
    <w:p w14:paraId="688B50DD" w14:textId="62F8C925" w:rsidR="00DF47CF" w:rsidRDefault="00DF47CF" w:rsidP="00AA3D48">
      <w:pPr>
        <w:ind w:left="720"/>
      </w:pPr>
    </w:p>
    <w:p w14:paraId="43AA2B0A" w14:textId="0BA7EB11" w:rsidR="00DF47CF" w:rsidRDefault="00DF47CF" w:rsidP="00AA3D48">
      <w:pPr>
        <w:ind w:left="720"/>
      </w:pPr>
    </w:p>
    <w:p w14:paraId="6C34BAA5" w14:textId="45999ADC" w:rsidR="00DF47CF" w:rsidRDefault="00DF47CF" w:rsidP="00AA3D48">
      <w:pPr>
        <w:ind w:left="720"/>
      </w:pPr>
    </w:p>
    <w:p w14:paraId="3DE92EEC" w14:textId="47D02C0E" w:rsidR="00DF47CF" w:rsidRDefault="00DF47CF" w:rsidP="00AA3D48">
      <w:pPr>
        <w:ind w:left="720"/>
      </w:pPr>
    </w:p>
    <w:p w14:paraId="35B9EBA0" w14:textId="306C3049" w:rsidR="00DF47CF" w:rsidRDefault="00DF47CF" w:rsidP="00AA3D48">
      <w:pPr>
        <w:ind w:left="720"/>
      </w:pPr>
    </w:p>
    <w:p w14:paraId="38913570" w14:textId="1EBFFDD0" w:rsidR="00DF47CF" w:rsidRDefault="00DF47CF" w:rsidP="00AA3D48">
      <w:pPr>
        <w:ind w:left="720"/>
      </w:pPr>
    </w:p>
    <w:p w14:paraId="35BBDB23" w14:textId="78F6F057" w:rsidR="00DF47CF" w:rsidRDefault="00DF47CF" w:rsidP="00AA3D48">
      <w:pPr>
        <w:ind w:left="720"/>
      </w:pPr>
    </w:p>
    <w:p w14:paraId="716AB55C" w14:textId="1D82F50C" w:rsidR="00E05416" w:rsidRPr="000F6C85" w:rsidRDefault="00E05416" w:rsidP="00E05416">
      <w:pPr>
        <w:rPr>
          <w:sz w:val="20"/>
          <w:szCs w:val="20"/>
        </w:rPr>
      </w:pPr>
      <w:r>
        <w:rPr>
          <w:i/>
          <w:sz w:val="20"/>
          <w:szCs w:val="20"/>
        </w:rPr>
        <w:t>Figure 8</w:t>
      </w:r>
      <w:r w:rsidRPr="000F6C85">
        <w:rPr>
          <w:i/>
          <w:sz w:val="20"/>
          <w:szCs w:val="20"/>
        </w:rPr>
        <w:t xml:space="preserve">. </w:t>
      </w:r>
      <w:r w:rsidRPr="000F6C85">
        <w:rPr>
          <w:sz w:val="20"/>
          <w:szCs w:val="20"/>
        </w:rPr>
        <w:t>The solid lines are the GLM model prediction and the solid points are the mean observed fraction of dead flies over the four replicates</w:t>
      </w:r>
      <w:r>
        <w:rPr>
          <w:sz w:val="20"/>
          <w:szCs w:val="20"/>
        </w:rPr>
        <w:t>. This graph shows the mortality rate comparison of infected and un-infected ACO</w:t>
      </w:r>
      <w:r>
        <w:rPr>
          <w:sz w:val="20"/>
          <w:szCs w:val="20"/>
          <w:vertAlign w:val="subscript"/>
        </w:rPr>
        <w:t>1-5</w:t>
      </w:r>
      <w:r>
        <w:rPr>
          <w:sz w:val="20"/>
          <w:szCs w:val="20"/>
        </w:rPr>
        <w:t xml:space="preserve"> and CO</w:t>
      </w:r>
      <w:r>
        <w:rPr>
          <w:sz w:val="20"/>
          <w:szCs w:val="20"/>
          <w:vertAlign w:val="subscript"/>
        </w:rPr>
        <w:t>1-5</w:t>
      </w:r>
      <w:r>
        <w:rPr>
          <w:sz w:val="20"/>
          <w:szCs w:val="20"/>
        </w:rPr>
        <w:t xml:space="preserve"> flies at age 28 days. Panels A and B shows result of ACO</w:t>
      </w:r>
      <w:r>
        <w:rPr>
          <w:sz w:val="20"/>
          <w:szCs w:val="20"/>
          <w:vertAlign w:val="subscript"/>
        </w:rPr>
        <w:t>1-5</w:t>
      </w:r>
      <w:r>
        <w:rPr>
          <w:sz w:val="20"/>
          <w:szCs w:val="20"/>
        </w:rPr>
        <w:t xml:space="preserve"> males and females respectively. Panels C and D displays mortality rates for CO</w:t>
      </w:r>
      <w:r>
        <w:rPr>
          <w:sz w:val="20"/>
          <w:szCs w:val="20"/>
          <w:vertAlign w:val="subscript"/>
        </w:rPr>
        <w:t>1-5</w:t>
      </w:r>
      <w:r>
        <w:rPr>
          <w:sz w:val="20"/>
          <w:szCs w:val="20"/>
        </w:rPr>
        <w:t xml:space="preserve"> males and females respectively. Y axis displays mortality rate and X axis shows days after infection.</w:t>
      </w:r>
    </w:p>
    <w:p w14:paraId="02D29234" w14:textId="2A37C29A" w:rsidR="00DF47CF" w:rsidRDefault="00DF47CF" w:rsidP="00AA3D48">
      <w:pPr>
        <w:ind w:left="720"/>
      </w:pPr>
    </w:p>
    <w:p w14:paraId="633F891D" w14:textId="20B8D6D5" w:rsidR="00DF47CF" w:rsidRDefault="00DF47CF" w:rsidP="00AA3D48">
      <w:pPr>
        <w:ind w:left="720"/>
      </w:pPr>
    </w:p>
    <w:p w14:paraId="37D8FB86" w14:textId="77777777" w:rsidR="00667416" w:rsidRDefault="00667416" w:rsidP="00AA3D48">
      <w:pPr>
        <w:ind w:left="720"/>
      </w:pPr>
    </w:p>
    <w:p w14:paraId="618351D5" w14:textId="144908E9" w:rsidR="00667416" w:rsidRPr="00791ECA" w:rsidRDefault="00667416" w:rsidP="00667416">
      <w:pPr>
        <w:rPr>
          <w:sz w:val="20"/>
          <w:szCs w:val="20"/>
        </w:rPr>
      </w:pPr>
      <w:r>
        <w:rPr>
          <w:i/>
          <w:sz w:val="20"/>
          <w:szCs w:val="20"/>
        </w:rPr>
        <w:t>Table 6</w:t>
      </w:r>
      <w:r w:rsidRPr="00791ECA">
        <w:rPr>
          <w:i/>
          <w:sz w:val="20"/>
          <w:szCs w:val="20"/>
        </w:rPr>
        <w:t xml:space="preserve">.  </w:t>
      </w:r>
      <w:r w:rsidRPr="00791ECA">
        <w:rPr>
          <w:sz w:val="20"/>
          <w:szCs w:val="20"/>
        </w:rPr>
        <w:t xml:space="preserve">The table below gives the </w:t>
      </w:r>
      <w:r w:rsidRPr="00791ECA">
        <w:rPr>
          <w:i/>
          <w:iCs/>
          <w:sz w:val="20"/>
          <w:szCs w:val="20"/>
        </w:rPr>
        <w:t>t</w:t>
      </w:r>
      <w:r w:rsidRPr="00791ECA">
        <w:rPr>
          <w:sz w:val="20"/>
          <w:szCs w:val="20"/>
          <w:vertAlign w:val="subscript"/>
        </w:rPr>
        <w:t>50</w:t>
      </w:r>
      <w:r w:rsidRPr="00791ECA">
        <w:rPr>
          <w:sz w:val="20"/>
          <w:szCs w:val="20"/>
        </w:rPr>
        <w:t xml:space="preserve"> for each of the selection-sex-treatment groups</w:t>
      </w:r>
      <w:r w:rsidR="005B7476">
        <w:rPr>
          <w:sz w:val="20"/>
          <w:szCs w:val="20"/>
        </w:rPr>
        <w:t xml:space="preserve"> at age 28</w:t>
      </w:r>
      <w:r w:rsidRPr="00791ECA">
        <w:rPr>
          <w:sz w:val="20"/>
          <w:szCs w:val="20"/>
        </w:rPr>
        <w:t>.</w:t>
      </w:r>
    </w:p>
    <w:p w14:paraId="177C0E88" w14:textId="19F93539" w:rsidR="00DF47CF" w:rsidRDefault="00DF47CF" w:rsidP="00AA3D48">
      <w:pPr>
        <w:ind w:left="720"/>
      </w:pPr>
    </w:p>
    <w:tbl>
      <w:tblPr>
        <w:tblStyle w:val="TableGrid"/>
        <w:tblW w:w="0" w:type="auto"/>
        <w:tblLook w:val="04A0" w:firstRow="1" w:lastRow="0" w:firstColumn="1" w:lastColumn="0" w:noHBand="0" w:noVBand="1"/>
      </w:tblPr>
      <w:tblGrid>
        <w:gridCol w:w="2081"/>
        <w:gridCol w:w="236"/>
        <w:gridCol w:w="1567"/>
        <w:gridCol w:w="667"/>
        <w:gridCol w:w="1682"/>
        <w:gridCol w:w="581"/>
        <w:gridCol w:w="2228"/>
      </w:tblGrid>
      <w:tr w:rsidR="00667416" w14:paraId="2F5FF926" w14:textId="77777777" w:rsidTr="00667416">
        <w:tc>
          <w:tcPr>
            <w:tcW w:w="2082" w:type="dxa"/>
            <w:tcBorders>
              <w:top w:val="single" w:sz="4" w:space="0" w:color="auto"/>
              <w:left w:val="single" w:sz="4" w:space="0" w:color="auto"/>
              <w:bottom w:val="single" w:sz="4" w:space="0" w:color="auto"/>
              <w:right w:val="nil"/>
            </w:tcBorders>
          </w:tcPr>
          <w:p w14:paraId="6EAF2C08" w14:textId="77777777" w:rsidR="00667416" w:rsidRDefault="00667416" w:rsidP="0099634F">
            <w:r>
              <w:t>Selection Regime</w:t>
            </w:r>
          </w:p>
        </w:tc>
        <w:tc>
          <w:tcPr>
            <w:tcW w:w="236" w:type="dxa"/>
            <w:tcBorders>
              <w:top w:val="single" w:sz="4" w:space="0" w:color="auto"/>
              <w:left w:val="single" w:sz="4" w:space="0" w:color="auto"/>
              <w:bottom w:val="single" w:sz="4" w:space="0" w:color="auto"/>
              <w:right w:val="nil"/>
            </w:tcBorders>
          </w:tcPr>
          <w:p w14:paraId="2EB91C0B" w14:textId="77777777" w:rsidR="00667416" w:rsidRDefault="00667416" w:rsidP="00667416"/>
        </w:tc>
        <w:tc>
          <w:tcPr>
            <w:tcW w:w="1568" w:type="dxa"/>
            <w:tcBorders>
              <w:top w:val="single" w:sz="4" w:space="0" w:color="auto"/>
              <w:left w:val="nil"/>
              <w:bottom w:val="single" w:sz="4" w:space="0" w:color="auto"/>
              <w:right w:val="single" w:sz="4" w:space="0" w:color="auto"/>
            </w:tcBorders>
          </w:tcPr>
          <w:p w14:paraId="5139321B" w14:textId="57D2028F" w:rsidR="00667416" w:rsidRDefault="00667416" w:rsidP="0099634F">
            <w:r>
              <w:t>Sex</w:t>
            </w:r>
          </w:p>
        </w:tc>
        <w:tc>
          <w:tcPr>
            <w:tcW w:w="668" w:type="dxa"/>
            <w:tcBorders>
              <w:top w:val="single" w:sz="4" w:space="0" w:color="auto"/>
              <w:left w:val="single" w:sz="4" w:space="0" w:color="auto"/>
              <w:bottom w:val="single" w:sz="4" w:space="0" w:color="auto"/>
              <w:right w:val="nil"/>
            </w:tcBorders>
          </w:tcPr>
          <w:p w14:paraId="730D9A97" w14:textId="77777777" w:rsidR="00667416" w:rsidRDefault="00667416" w:rsidP="00667416"/>
        </w:tc>
        <w:tc>
          <w:tcPr>
            <w:tcW w:w="1682" w:type="dxa"/>
            <w:tcBorders>
              <w:top w:val="single" w:sz="4" w:space="0" w:color="auto"/>
              <w:left w:val="nil"/>
              <w:bottom w:val="single" w:sz="4" w:space="0" w:color="auto"/>
              <w:right w:val="single" w:sz="4" w:space="0" w:color="auto"/>
            </w:tcBorders>
          </w:tcPr>
          <w:p w14:paraId="1A4411C0" w14:textId="297B1CD3" w:rsidR="00667416" w:rsidRDefault="00667416" w:rsidP="0099634F">
            <w:r>
              <w:t>Treatment</w:t>
            </w:r>
          </w:p>
        </w:tc>
        <w:tc>
          <w:tcPr>
            <w:tcW w:w="581" w:type="dxa"/>
            <w:tcBorders>
              <w:top w:val="single" w:sz="4" w:space="0" w:color="auto"/>
              <w:left w:val="single" w:sz="4" w:space="0" w:color="auto"/>
              <w:bottom w:val="single" w:sz="4" w:space="0" w:color="auto"/>
              <w:right w:val="nil"/>
            </w:tcBorders>
          </w:tcPr>
          <w:p w14:paraId="79069475" w14:textId="77777777" w:rsidR="00667416" w:rsidRDefault="00667416" w:rsidP="00667416"/>
        </w:tc>
        <w:tc>
          <w:tcPr>
            <w:tcW w:w="2230" w:type="dxa"/>
            <w:tcBorders>
              <w:top w:val="single" w:sz="4" w:space="0" w:color="auto"/>
              <w:left w:val="nil"/>
              <w:bottom w:val="single" w:sz="4" w:space="0" w:color="auto"/>
              <w:right w:val="single" w:sz="4" w:space="0" w:color="auto"/>
            </w:tcBorders>
          </w:tcPr>
          <w:p w14:paraId="4069A15B" w14:textId="11FB8413" w:rsidR="00667416" w:rsidRDefault="00667416" w:rsidP="0099634F">
            <w:r w:rsidRPr="00BF510E">
              <w:rPr>
                <w:i/>
                <w:iCs/>
              </w:rPr>
              <w:t>t</w:t>
            </w:r>
            <w:r w:rsidRPr="00BF510E">
              <w:rPr>
                <w:vertAlign w:val="subscript"/>
              </w:rPr>
              <w:t>50</w:t>
            </w:r>
            <w:r>
              <w:t xml:space="preserve"> (days)</w:t>
            </w:r>
          </w:p>
        </w:tc>
      </w:tr>
      <w:tr w:rsidR="00667416" w14:paraId="211099DF" w14:textId="77777777" w:rsidTr="00667416">
        <w:tc>
          <w:tcPr>
            <w:tcW w:w="2082" w:type="dxa"/>
            <w:tcBorders>
              <w:top w:val="single" w:sz="4" w:space="0" w:color="auto"/>
              <w:left w:val="single" w:sz="4" w:space="0" w:color="auto"/>
              <w:bottom w:val="nil"/>
              <w:right w:val="nil"/>
            </w:tcBorders>
          </w:tcPr>
          <w:p w14:paraId="0FE5FF86" w14:textId="77777777" w:rsidR="00667416" w:rsidRDefault="00667416" w:rsidP="0099634F">
            <w:r>
              <w:t>CO</w:t>
            </w:r>
          </w:p>
        </w:tc>
        <w:tc>
          <w:tcPr>
            <w:tcW w:w="236" w:type="dxa"/>
            <w:tcBorders>
              <w:top w:val="single" w:sz="4" w:space="0" w:color="auto"/>
              <w:left w:val="single" w:sz="4" w:space="0" w:color="auto"/>
              <w:bottom w:val="nil"/>
              <w:right w:val="nil"/>
            </w:tcBorders>
          </w:tcPr>
          <w:p w14:paraId="50DD9B74" w14:textId="77777777" w:rsidR="00667416" w:rsidRDefault="00667416" w:rsidP="00667416"/>
        </w:tc>
        <w:tc>
          <w:tcPr>
            <w:tcW w:w="1568" w:type="dxa"/>
            <w:tcBorders>
              <w:top w:val="single" w:sz="4" w:space="0" w:color="auto"/>
              <w:left w:val="nil"/>
              <w:bottom w:val="nil"/>
              <w:right w:val="single" w:sz="4" w:space="0" w:color="auto"/>
            </w:tcBorders>
          </w:tcPr>
          <w:p w14:paraId="05886D8F" w14:textId="5508E247" w:rsidR="00667416" w:rsidRDefault="00667416" w:rsidP="0099634F">
            <w:r>
              <w:t>Male</w:t>
            </w:r>
          </w:p>
        </w:tc>
        <w:tc>
          <w:tcPr>
            <w:tcW w:w="668" w:type="dxa"/>
            <w:tcBorders>
              <w:top w:val="single" w:sz="4" w:space="0" w:color="auto"/>
              <w:left w:val="single" w:sz="4" w:space="0" w:color="auto"/>
              <w:bottom w:val="nil"/>
              <w:right w:val="nil"/>
            </w:tcBorders>
          </w:tcPr>
          <w:p w14:paraId="4B7927C3" w14:textId="77777777" w:rsidR="00667416" w:rsidRDefault="00667416" w:rsidP="00667416"/>
        </w:tc>
        <w:tc>
          <w:tcPr>
            <w:tcW w:w="1682" w:type="dxa"/>
            <w:tcBorders>
              <w:top w:val="single" w:sz="4" w:space="0" w:color="auto"/>
              <w:left w:val="nil"/>
              <w:bottom w:val="nil"/>
              <w:right w:val="single" w:sz="4" w:space="0" w:color="auto"/>
            </w:tcBorders>
          </w:tcPr>
          <w:p w14:paraId="5DDFAB10" w14:textId="47B37AC1" w:rsidR="00667416" w:rsidRDefault="00667416" w:rsidP="0099634F">
            <w:r>
              <w:t>Uninfected</w:t>
            </w:r>
          </w:p>
        </w:tc>
        <w:tc>
          <w:tcPr>
            <w:tcW w:w="581" w:type="dxa"/>
            <w:tcBorders>
              <w:top w:val="single" w:sz="4" w:space="0" w:color="auto"/>
              <w:left w:val="single" w:sz="4" w:space="0" w:color="auto"/>
              <w:bottom w:val="nil"/>
              <w:right w:val="nil"/>
            </w:tcBorders>
          </w:tcPr>
          <w:p w14:paraId="2B2439DA" w14:textId="77777777" w:rsidR="00667416" w:rsidRDefault="00667416" w:rsidP="00667416"/>
        </w:tc>
        <w:tc>
          <w:tcPr>
            <w:tcW w:w="2230" w:type="dxa"/>
            <w:tcBorders>
              <w:top w:val="single" w:sz="4" w:space="0" w:color="auto"/>
              <w:left w:val="nil"/>
              <w:bottom w:val="nil"/>
              <w:right w:val="single" w:sz="4" w:space="0" w:color="auto"/>
            </w:tcBorders>
          </w:tcPr>
          <w:p w14:paraId="68B273C7" w14:textId="633CB623" w:rsidR="00667416" w:rsidRDefault="00667416" w:rsidP="0099634F">
            <w:r>
              <w:t>28.8</w:t>
            </w:r>
          </w:p>
        </w:tc>
      </w:tr>
      <w:tr w:rsidR="00667416" w14:paraId="27C4A21D" w14:textId="77777777" w:rsidTr="00667416">
        <w:tc>
          <w:tcPr>
            <w:tcW w:w="2082" w:type="dxa"/>
            <w:tcBorders>
              <w:top w:val="nil"/>
              <w:left w:val="single" w:sz="4" w:space="0" w:color="auto"/>
              <w:bottom w:val="nil"/>
              <w:right w:val="nil"/>
            </w:tcBorders>
          </w:tcPr>
          <w:p w14:paraId="14EBCE2A" w14:textId="77777777" w:rsidR="00667416" w:rsidRDefault="00667416" w:rsidP="0099634F"/>
        </w:tc>
        <w:tc>
          <w:tcPr>
            <w:tcW w:w="236" w:type="dxa"/>
            <w:tcBorders>
              <w:top w:val="nil"/>
              <w:left w:val="single" w:sz="4" w:space="0" w:color="auto"/>
              <w:bottom w:val="nil"/>
              <w:right w:val="nil"/>
            </w:tcBorders>
          </w:tcPr>
          <w:p w14:paraId="00F6BEF3" w14:textId="77777777" w:rsidR="00667416" w:rsidRDefault="00667416" w:rsidP="0099634F"/>
        </w:tc>
        <w:tc>
          <w:tcPr>
            <w:tcW w:w="1568" w:type="dxa"/>
            <w:tcBorders>
              <w:top w:val="nil"/>
              <w:left w:val="nil"/>
              <w:bottom w:val="nil"/>
              <w:right w:val="single" w:sz="4" w:space="0" w:color="auto"/>
            </w:tcBorders>
          </w:tcPr>
          <w:p w14:paraId="3550E60B" w14:textId="1457A236" w:rsidR="00667416" w:rsidRDefault="00667416" w:rsidP="0099634F">
            <w:r>
              <w:t>Male</w:t>
            </w:r>
          </w:p>
        </w:tc>
        <w:tc>
          <w:tcPr>
            <w:tcW w:w="668" w:type="dxa"/>
            <w:tcBorders>
              <w:top w:val="nil"/>
              <w:left w:val="single" w:sz="4" w:space="0" w:color="auto"/>
              <w:bottom w:val="nil"/>
              <w:right w:val="nil"/>
            </w:tcBorders>
          </w:tcPr>
          <w:p w14:paraId="72A21AE8" w14:textId="77777777" w:rsidR="00667416" w:rsidRDefault="00667416" w:rsidP="00667416"/>
        </w:tc>
        <w:tc>
          <w:tcPr>
            <w:tcW w:w="1682" w:type="dxa"/>
            <w:tcBorders>
              <w:top w:val="nil"/>
              <w:left w:val="nil"/>
              <w:bottom w:val="nil"/>
              <w:right w:val="single" w:sz="4" w:space="0" w:color="auto"/>
            </w:tcBorders>
          </w:tcPr>
          <w:p w14:paraId="7B960417" w14:textId="15A19371" w:rsidR="00667416" w:rsidRDefault="00667416" w:rsidP="0099634F">
            <w:r>
              <w:t>Infected</w:t>
            </w:r>
          </w:p>
        </w:tc>
        <w:tc>
          <w:tcPr>
            <w:tcW w:w="581" w:type="dxa"/>
            <w:tcBorders>
              <w:top w:val="nil"/>
              <w:left w:val="single" w:sz="4" w:space="0" w:color="auto"/>
              <w:bottom w:val="nil"/>
              <w:right w:val="nil"/>
            </w:tcBorders>
          </w:tcPr>
          <w:p w14:paraId="7606C30E" w14:textId="77777777" w:rsidR="00667416" w:rsidRDefault="00667416" w:rsidP="00667416"/>
        </w:tc>
        <w:tc>
          <w:tcPr>
            <w:tcW w:w="2230" w:type="dxa"/>
            <w:tcBorders>
              <w:top w:val="nil"/>
              <w:left w:val="nil"/>
              <w:bottom w:val="nil"/>
              <w:right w:val="single" w:sz="4" w:space="0" w:color="auto"/>
            </w:tcBorders>
          </w:tcPr>
          <w:p w14:paraId="4527ED3A" w14:textId="7A0A3E59" w:rsidR="00667416" w:rsidRDefault="00667416" w:rsidP="0099634F">
            <w:r>
              <w:t>6.81</w:t>
            </w:r>
          </w:p>
        </w:tc>
      </w:tr>
      <w:tr w:rsidR="00667416" w14:paraId="5E8E8A08" w14:textId="77777777" w:rsidTr="00667416">
        <w:tc>
          <w:tcPr>
            <w:tcW w:w="2082" w:type="dxa"/>
            <w:tcBorders>
              <w:top w:val="nil"/>
              <w:left w:val="single" w:sz="4" w:space="0" w:color="auto"/>
              <w:bottom w:val="nil"/>
              <w:right w:val="nil"/>
            </w:tcBorders>
          </w:tcPr>
          <w:p w14:paraId="3D8BF66C" w14:textId="77777777" w:rsidR="00667416" w:rsidRDefault="00667416" w:rsidP="0099634F">
            <w:r>
              <w:t>ACO</w:t>
            </w:r>
          </w:p>
        </w:tc>
        <w:tc>
          <w:tcPr>
            <w:tcW w:w="236" w:type="dxa"/>
            <w:tcBorders>
              <w:top w:val="nil"/>
              <w:left w:val="single" w:sz="4" w:space="0" w:color="auto"/>
              <w:bottom w:val="nil"/>
              <w:right w:val="nil"/>
            </w:tcBorders>
          </w:tcPr>
          <w:p w14:paraId="4E2752D6" w14:textId="77777777" w:rsidR="00667416" w:rsidRDefault="00667416" w:rsidP="00667416"/>
        </w:tc>
        <w:tc>
          <w:tcPr>
            <w:tcW w:w="1568" w:type="dxa"/>
            <w:tcBorders>
              <w:top w:val="nil"/>
              <w:left w:val="nil"/>
              <w:bottom w:val="nil"/>
              <w:right w:val="single" w:sz="4" w:space="0" w:color="auto"/>
            </w:tcBorders>
          </w:tcPr>
          <w:p w14:paraId="3D795671" w14:textId="624D64F7" w:rsidR="00667416" w:rsidRDefault="00667416" w:rsidP="0099634F">
            <w:r>
              <w:t>Male</w:t>
            </w:r>
          </w:p>
        </w:tc>
        <w:tc>
          <w:tcPr>
            <w:tcW w:w="668" w:type="dxa"/>
            <w:tcBorders>
              <w:top w:val="nil"/>
              <w:left w:val="single" w:sz="4" w:space="0" w:color="auto"/>
              <w:bottom w:val="nil"/>
              <w:right w:val="nil"/>
            </w:tcBorders>
          </w:tcPr>
          <w:p w14:paraId="24967901" w14:textId="77777777" w:rsidR="00667416" w:rsidRDefault="00667416" w:rsidP="00667416"/>
        </w:tc>
        <w:tc>
          <w:tcPr>
            <w:tcW w:w="1682" w:type="dxa"/>
            <w:tcBorders>
              <w:top w:val="nil"/>
              <w:left w:val="nil"/>
              <w:bottom w:val="nil"/>
              <w:right w:val="single" w:sz="4" w:space="0" w:color="auto"/>
            </w:tcBorders>
          </w:tcPr>
          <w:p w14:paraId="72F5F248" w14:textId="60652DAF" w:rsidR="00667416" w:rsidRDefault="00667416" w:rsidP="0099634F">
            <w:r>
              <w:t>Uninfected</w:t>
            </w:r>
          </w:p>
        </w:tc>
        <w:tc>
          <w:tcPr>
            <w:tcW w:w="581" w:type="dxa"/>
            <w:tcBorders>
              <w:top w:val="nil"/>
              <w:left w:val="single" w:sz="4" w:space="0" w:color="auto"/>
              <w:bottom w:val="nil"/>
              <w:right w:val="nil"/>
            </w:tcBorders>
          </w:tcPr>
          <w:p w14:paraId="5F9F1796" w14:textId="77777777" w:rsidR="00667416" w:rsidRDefault="00667416" w:rsidP="00667416"/>
        </w:tc>
        <w:tc>
          <w:tcPr>
            <w:tcW w:w="2230" w:type="dxa"/>
            <w:tcBorders>
              <w:top w:val="nil"/>
              <w:left w:val="nil"/>
              <w:bottom w:val="nil"/>
              <w:right w:val="single" w:sz="4" w:space="0" w:color="auto"/>
            </w:tcBorders>
          </w:tcPr>
          <w:p w14:paraId="605CAE10" w14:textId="2A2B711C" w:rsidR="00667416" w:rsidRDefault="00667416" w:rsidP="0099634F">
            <w:r>
              <w:t>6.69</w:t>
            </w:r>
          </w:p>
        </w:tc>
      </w:tr>
      <w:tr w:rsidR="00667416" w14:paraId="50CE9B29" w14:textId="77777777" w:rsidTr="00667416">
        <w:tc>
          <w:tcPr>
            <w:tcW w:w="2082" w:type="dxa"/>
            <w:tcBorders>
              <w:top w:val="nil"/>
              <w:left w:val="single" w:sz="4" w:space="0" w:color="auto"/>
              <w:bottom w:val="nil"/>
              <w:right w:val="nil"/>
            </w:tcBorders>
          </w:tcPr>
          <w:p w14:paraId="1D52362A" w14:textId="77777777" w:rsidR="00667416" w:rsidRDefault="00667416" w:rsidP="0099634F"/>
        </w:tc>
        <w:tc>
          <w:tcPr>
            <w:tcW w:w="236" w:type="dxa"/>
            <w:tcBorders>
              <w:top w:val="nil"/>
              <w:left w:val="single" w:sz="4" w:space="0" w:color="auto"/>
              <w:bottom w:val="nil"/>
              <w:right w:val="nil"/>
            </w:tcBorders>
          </w:tcPr>
          <w:p w14:paraId="36C4C415" w14:textId="77777777" w:rsidR="00667416" w:rsidRDefault="00667416" w:rsidP="0099634F"/>
        </w:tc>
        <w:tc>
          <w:tcPr>
            <w:tcW w:w="1568" w:type="dxa"/>
            <w:tcBorders>
              <w:top w:val="nil"/>
              <w:left w:val="nil"/>
              <w:bottom w:val="nil"/>
              <w:right w:val="single" w:sz="4" w:space="0" w:color="auto"/>
            </w:tcBorders>
          </w:tcPr>
          <w:p w14:paraId="75F4BA41" w14:textId="54A41BA1" w:rsidR="00667416" w:rsidRDefault="00667416" w:rsidP="0099634F">
            <w:r>
              <w:t>Male</w:t>
            </w:r>
          </w:p>
        </w:tc>
        <w:tc>
          <w:tcPr>
            <w:tcW w:w="668" w:type="dxa"/>
            <w:tcBorders>
              <w:top w:val="nil"/>
              <w:left w:val="single" w:sz="4" w:space="0" w:color="auto"/>
              <w:bottom w:val="nil"/>
              <w:right w:val="nil"/>
            </w:tcBorders>
          </w:tcPr>
          <w:p w14:paraId="0749D88D" w14:textId="77777777" w:rsidR="00667416" w:rsidRDefault="00667416" w:rsidP="00667416"/>
        </w:tc>
        <w:tc>
          <w:tcPr>
            <w:tcW w:w="1682" w:type="dxa"/>
            <w:tcBorders>
              <w:top w:val="nil"/>
              <w:left w:val="nil"/>
              <w:bottom w:val="nil"/>
              <w:right w:val="single" w:sz="4" w:space="0" w:color="auto"/>
            </w:tcBorders>
          </w:tcPr>
          <w:p w14:paraId="489A3704" w14:textId="5164136B" w:rsidR="00667416" w:rsidRDefault="00667416" w:rsidP="0099634F">
            <w:r>
              <w:t>Infected</w:t>
            </w:r>
          </w:p>
        </w:tc>
        <w:tc>
          <w:tcPr>
            <w:tcW w:w="581" w:type="dxa"/>
            <w:tcBorders>
              <w:top w:val="nil"/>
              <w:left w:val="single" w:sz="4" w:space="0" w:color="auto"/>
              <w:bottom w:val="nil"/>
              <w:right w:val="nil"/>
            </w:tcBorders>
          </w:tcPr>
          <w:p w14:paraId="0D4C5E04" w14:textId="77777777" w:rsidR="00667416" w:rsidRDefault="00667416" w:rsidP="00667416"/>
        </w:tc>
        <w:tc>
          <w:tcPr>
            <w:tcW w:w="2230" w:type="dxa"/>
            <w:tcBorders>
              <w:top w:val="nil"/>
              <w:left w:val="nil"/>
              <w:bottom w:val="nil"/>
              <w:right w:val="single" w:sz="4" w:space="0" w:color="auto"/>
            </w:tcBorders>
          </w:tcPr>
          <w:p w14:paraId="5F3D6167" w14:textId="7A042D57" w:rsidR="00667416" w:rsidRDefault="00667416" w:rsidP="0099634F">
            <w:r>
              <w:t>3.29</w:t>
            </w:r>
          </w:p>
        </w:tc>
      </w:tr>
      <w:tr w:rsidR="00667416" w14:paraId="4175A301" w14:textId="77777777" w:rsidTr="00667416">
        <w:tc>
          <w:tcPr>
            <w:tcW w:w="2082" w:type="dxa"/>
            <w:tcBorders>
              <w:top w:val="nil"/>
              <w:left w:val="single" w:sz="4" w:space="0" w:color="auto"/>
              <w:bottom w:val="nil"/>
              <w:right w:val="nil"/>
            </w:tcBorders>
          </w:tcPr>
          <w:p w14:paraId="21235F92" w14:textId="77777777" w:rsidR="00667416" w:rsidRDefault="00667416" w:rsidP="0099634F">
            <w:r>
              <w:t>CO</w:t>
            </w:r>
          </w:p>
        </w:tc>
        <w:tc>
          <w:tcPr>
            <w:tcW w:w="236" w:type="dxa"/>
            <w:tcBorders>
              <w:top w:val="nil"/>
              <w:left w:val="single" w:sz="4" w:space="0" w:color="auto"/>
              <w:bottom w:val="nil"/>
              <w:right w:val="nil"/>
            </w:tcBorders>
          </w:tcPr>
          <w:p w14:paraId="499666A3" w14:textId="77777777" w:rsidR="00667416" w:rsidRDefault="00667416" w:rsidP="00667416"/>
        </w:tc>
        <w:tc>
          <w:tcPr>
            <w:tcW w:w="1568" w:type="dxa"/>
            <w:tcBorders>
              <w:top w:val="nil"/>
              <w:left w:val="nil"/>
              <w:bottom w:val="nil"/>
              <w:right w:val="single" w:sz="4" w:space="0" w:color="auto"/>
            </w:tcBorders>
          </w:tcPr>
          <w:p w14:paraId="65161830" w14:textId="7485BC51" w:rsidR="00667416" w:rsidRDefault="00667416" w:rsidP="0099634F">
            <w:r>
              <w:t>Female</w:t>
            </w:r>
          </w:p>
        </w:tc>
        <w:tc>
          <w:tcPr>
            <w:tcW w:w="668" w:type="dxa"/>
            <w:tcBorders>
              <w:top w:val="nil"/>
              <w:left w:val="single" w:sz="4" w:space="0" w:color="auto"/>
              <w:bottom w:val="nil"/>
              <w:right w:val="nil"/>
            </w:tcBorders>
          </w:tcPr>
          <w:p w14:paraId="5B891979" w14:textId="77777777" w:rsidR="00667416" w:rsidRDefault="00667416" w:rsidP="00667416"/>
        </w:tc>
        <w:tc>
          <w:tcPr>
            <w:tcW w:w="1682" w:type="dxa"/>
            <w:tcBorders>
              <w:top w:val="nil"/>
              <w:left w:val="nil"/>
              <w:bottom w:val="nil"/>
              <w:right w:val="single" w:sz="4" w:space="0" w:color="auto"/>
            </w:tcBorders>
          </w:tcPr>
          <w:p w14:paraId="1BAAD377" w14:textId="1B991A0D" w:rsidR="00667416" w:rsidRDefault="00667416" w:rsidP="0099634F">
            <w:r>
              <w:t>Uninfected</w:t>
            </w:r>
          </w:p>
        </w:tc>
        <w:tc>
          <w:tcPr>
            <w:tcW w:w="581" w:type="dxa"/>
            <w:tcBorders>
              <w:top w:val="nil"/>
              <w:left w:val="single" w:sz="4" w:space="0" w:color="auto"/>
              <w:bottom w:val="nil"/>
              <w:right w:val="nil"/>
            </w:tcBorders>
          </w:tcPr>
          <w:p w14:paraId="5552177B" w14:textId="77777777" w:rsidR="00667416" w:rsidRDefault="00667416" w:rsidP="00667416"/>
        </w:tc>
        <w:tc>
          <w:tcPr>
            <w:tcW w:w="2230" w:type="dxa"/>
            <w:tcBorders>
              <w:top w:val="nil"/>
              <w:left w:val="nil"/>
              <w:bottom w:val="nil"/>
              <w:right w:val="single" w:sz="4" w:space="0" w:color="auto"/>
            </w:tcBorders>
          </w:tcPr>
          <w:p w14:paraId="037F3089" w14:textId="6A658FFF" w:rsidR="00667416" w:rsidRDefault="00667416" w:rsidP="0099634F">
            <w:r>
              <w:t>30.8</w:t>
            </w:r>
          </w:p>
        </w:tc>
      </w:tr>
      <w:tr w:rsidR="00667416" w14:paraId="28EF029F" w14:textId="77777777" w:rsidTr="00667416">
        <w:tc>
          <w:tcPr>
            <w:tcW w:w="2082" w:type="dxa"/>
            <w:tcBorders>
              <w:top w:val="nil"/>
              <w:left w:val="single" w:sz="4" w:space="0" w:color="auto"/>
              <w:bottom w:val="nil"/>
              <w:right w:val="nil"/>
            </w:tcBorders>
          </w:tcPr>
          <w:p w14:paraId="58FB2FC9" w14:textId="77777777" w:rsidR="00667416" w:rsidRDefault="00667416" w:rsidP="0099634F"/>
        </w:tc>
        <w:tc>
          <w:tcPr>
            <w:tcW w:w="236" w:type="dxa"/>
            <w:tcBorders>
              <w:top w:val="nil"/>
              <w:left w:val="single" w:sz="4" w:space="0" w:color="auto"/>
              <w:bottom w:val="nil"/>
              <w:right w:val="nil"/>
            </w:tcBorders>
          </w:tcPr>
          <w:p w14:paraId="7787EF69" w14:textId="77777777" w:rsidR="00667416" w:rsidRDefault="00667416" w:rsidP="0099634F"/>
        </w:tc>
        <w:tc>
          <w:tcPr>
            <w:tcW w:w="1568" w:type="dxa"/>
            <w:tcBorders>
              <w:top w:val="nil"/>
              <w:left w:val="nil"/>
              <w:bottom w:val="nil"/>
              <w:right w:val="single" w:sz="4" w:space="0" w:color="auto"/>
            </w:tcBorders>
          </w:tcPr>
          <w:p w14:paraId="3765045E" w14:textId="4EBB03A7" w:rsidR="00667416" w:rsidRDefault="00667416" w:rsidP="0099634F">
            <w:r>
              <w:t>Female</w:t>
            </w:r>
          </w:p>
        </w:tc>
        <w:tc>
          <w:tcPr>
            <w:tcW w:w="668" w:type="dxa"/>
            <w:tcBorders>
              <w:top w:val="nil"/>
              <w:left w:val="single" w:sz="4" w:space="0" w:color="auto"/>
              <w:bottom w:val="nil"/>
              <w:right w:val="nil"/>
            </w:tcBorders>
          </w:tcPr>
          <w:p w14:paraId="62BF97DA" w14:textId="77777777" w:rsidR="00667416" w:rsidRDefault="00667416" w:rsidP="00667416"/>
        </w:tc>
        <w:tc>
          <w:tcPr>
            <w:tcW w:w="1682" w:type="dxa"/>
            <w:tcBorders>
              <w:top w:val="nil"/>
              <w:left w:val="nil"/>
              <w:bottom w:val="nil"/>
              <w:right w:val="single" w:sz="4" w:space="0" w:color="auto"/>
            </w:tcBorders>
          </w:tcPr>
          <w:p w14:paraId="39655587" w14:textId="7D8141A0" w:rsidR="00667416" w:rsidRDefault="00667416" w:rsidP="0099634F">
            <w:r>
              <w:t>Infected</w:t>
            </w:r>
          </w:p>
        </w:tc>
        <w:tc>
          <w:tcPr>
            <w:tcW w:w="581" w:type="dxa"/>
            <w:tcBorders>
              <w:top w:val="nil"/>
              <w:left w:val="single" w:sz="4" w:space="0" w:color="auto"/>
              <w:bottom w:val="nil"/>
              <w:right w:val="nil"/>
            </w:tcBorders>
          </w:tcPr>
          <w:p w14:paraId="08AEE867" w14:textId="77777777" w:rsidR="00667416" w:rsidRDefault="00667416" w:rsidP="00667416"/>
        </w:tc>
        <w:tc>
          <w:tcPr>
            <w:tcW w:w="2230" w:type="dxa"/>
            <w:tcBorders>
              <w:top w:val="nil"/>
              <w:left w:val="nil"/>
              <w:bottom w:val="nil"/>
              <w:right w:val="single" w:sz="4" w:space="0" w:color="auto"/>
            </w:tcBorders>
          </w:tcPr>
          <w:p w14:paraId="7F8EEB8A" w14:textId="6E6A8CF8" w:rsidR="00667416" w:rsidRDefault="00667416" w:rsidP="0099634F">
            <w:r>
              <w:t>7.26</w:t>
            </w:r>
          </w:p>
        </w:tc>
      </w:tr>
      <w:tr w:rsidR="00667416" w14:paraId="225AC9A8" w14:textId="77777777" w:rsidTr="00667416">
        <w:tc>
          <w:tcPr>
            <w:tcW w:w="2082" w:type="dxa"/>
            <w:tcBorders>
              <w:top w:val="nil"/>
              <w:left w:val="single" w:sz="4" w:space="0" w:color="auto"/>
              <w:bottom w:val="nil"/>
              <w:right w:val="nil"/>
            </w:tcBorders>
          </w:tcPr>
          <w:p w14:paraId="74446068" w14:textId="77777777" w:rsidR="00667416" w:rsidRDefault="00667416" w:rsidP="0099634F">
            <w:r>
              <w:t>ACO</w:t>
            </w:r>
          </w:p>
        </w:tc>
        <w:tc>
          <w:tcPr>
            <w:tcW w:w="236" w:type="dxa"/>
            <w:tcBorders>
              <w:top w:val="nil"/>
              <w:left w:val="single" w:sz="4" w:space="0" w:color="auto"/>
              <w:bottom w:val="nil"/>
              <w:right w:val="nil"/>
            </w:tcBorders>
          </w:tcPr>
          <w:p w14:paraId="203E7200" w14:textId="77777777" w:rsidR="00667416" w:rsidRDefault="00667416" w:rsidP="00667416"/>
        </w:tc>
        <w:tc>
          <w:tcPr>
            <w:tcW w:w="1568" w:type="dxa"/>
            <w:tcBorders>
              <w:top w:val="nil"/>
              <w:left w:val="nil"/>
              <w:bottom w:val="nil"/>
              <w:right w:val="single" w:sz="4" w:space="0" w:color="auto"/>
            </w:tcBorders>
          </w:tcPr>
          <w:p w14:paraId="7E335D07" w14:textId="17CFF6DE" w:rsidR="00667416" w:rsidRDefault="00667416" w:rsidP="0099634F">
            <w:r>
              <w:t>Female</w:t>
            </w:r>
          </w:p>
        </w:tc>
        <w:tc>
          <w:tcPr>
            <w:tcW w:w="668" w:type="dxa"/>
            <w:tcBorders>
              <w:top w:val="nil"/>
              <w:left w:val="single" w:sz="4" w:space="0" w:color="auto"/>
              <w:bottom w:val="nil"/>
              <w:right w:val="nil"/>
            </w:tcBorders>
          </w:tcPr>
          <w:p w14:paraId="7F1776D2" w14:textId="77777777" w:rsidR="00667416" w:rsidRDefault="00667416" w:rsidP="00667416"/>
        </w:tc>
        <w:tc>
          <w:tcPr>
            <w:tcW w:w="1682" w:type="dxa"/>
            <w:tcBorders>
              <w:top w:val="nil"/>
              <w:left w:val="nil"/>
              <w:bottom w:val="nil"/>
              <w:right w:val="single" w:sz="4" w:space="0" w:color="auto"/>
            </w:tcBorders>
          </w:tcPr>
          <w:p w14:paraId="1384E170" w14:textId="0F8F14A3" w:rsidR="00667416" w:rsidRDefault="00667416" w:rsidP="0099634F">
            <w:r>
              <w:t>Uninfected</w:t>
            </w:r>
          </w:p>
        </w:tc>
        <w:tc>
          <w:tcPr>
            <w:tcW w:w="581" w:type="dxa"/>
            <w:tcBorders>
              <w:top w:val="nil"/>
              <w:left w:val="single" w:sz="4" w:space="0" w:color="auto"/>
              <w:bottom w:val="nil"/>
              <w:right w:val="nil"/>
            </w:tcBorders>
          </w:tcPr>
          <w:p w14:paraId="3A2CE80A" w14:textId="77777777" w:rsidR="00667416" w:rsidRDefault="00667416" w:rsidP="00667416"/>
        </w:tc>
        <w:tc>
          <w:tcPr>
            <w:tcW w:w="2230" w:type="dxa"/>
            <w:tcBorders>
              <w:top w:val="nil"/>
              <w:left w:val="nil"/>
              <w:bottom w:val="nil"/>
              <w:right w:val="single" w:sz="4" w:space="0" w:color="auto"/>
            </w:tcBorders>
          </w:tcPr>
          <w:p w14:paraId="6BC93DF5" w14:textId="2C4A51B2" w:rsidR="00667416" w:rsidRDefault="00667416" w:rsidP="0099634F">
            <w:r>
              <w:t>7.55</w:t>
            </w:r>
          </w:p>
        </w:tc>
      </w:tr>
      <w:tr w:rsidR="00667416" w14:paraId="2E2F75F9" w14:textId="77777777" w:rsidTr="00667416">
        <w:tc>
          <w:tcPr>
            <w:tcW w:w="2082" w:type="dxa"/>
            <w:tcBorders>
              <w:top w:val="nil"/>
              <w:left w:val="single" w:sz="4" w:space="0" w:color="auto"/>
              <w:bottom w:val="single" w:sz="4" w:space="0" w:color="auto"/>
              <w:right w:val="nil"/>
            </w:tcBorders>
          </w:tcPr>
          <w:p w14:paraId="0FF6EA02" w14:textId="77777777" w:rsidR="00667416" w:rsidRDefault="00667416" w:rsidP="0099634F"/>
        </w:tc>
        <w:tc>
          <w:tcPr>
            <w:tcW w:w="236" w:type="dxa"/>
            <w:tcBorders>
              <w:top w:val="nil"/>
              <w:left w:val="single" w:sz="4" w:space="0" w:color="auto"/>
              <w:bottom w:val="single" w:sz="4" w:space="0" w:color="auto"/>
              <w:right w:val="nil"/>
            </w:tcBorders>
          </w:tcPr>
          <w:p w14:paraId="10AD8AC7" w14:textId="77777777" w:rsidR="00667416" w:rsidRDefault="00667416" w:rsidP="0099634F"/>
        </w:tc>
        <w:tc>
          <w:tcPr>
            <w:tcW w:w="1568" w:type="dxa"/>
            <w:tcBorders>
              <w:top w:val="nil"/>
              <w:left w:val="nil"/>
              <w:bottom w:val="single" w:sz="4" w:space="0" w:color="auto"/>
              <w:right w:val="single" w:sz="4" w:space="0" w:color="auto"/>
            </w:tcBorders>
          </w:tcPr>
          <w:p w14:paraId="0E7BF624" w14:textId="5CAA69E6" w:rsidR="00667416" w:rsidRDefault="00667416" w:rsidP="0099634F">
            <w:r>
              <w:t>Female</w:t>
            </w:r>
          </w:p>
        </w:tc>
        <w:tc>
          <w:tcPr>
            <w:tcW w:w="668" w:type="dxa"/>
            <w:tcBorders>
              <w:top w:val="nil"/>
              <w:left w:val="single" w:sz="4" w:space="0" w:color="auto"/>
              <w:bottom w:val="single" w:sz="4" w:space="0" w:color="auto"/>
              <w:right w:val="nil"/>
            </w:tcBorders>
          </w:tcPr>
          <w:p w14:paraId="4C7E6147" w14:textId="77777777" w:rsidR="00667416" w:rsidRDefault="00667416" w:rsidP="00667416"/>
        </w:tc>
        <w:tc>
          <w:tcPr>
            <w:tcW w:w="1682" w:type="dxa"/>
            <w:tcBorders>
              <w:top w:val="nil"/>
              <w:left w:val="nil"/>
              <w:bottom w:val="single" w:sz="4" w:space="0" w:color="auto"/>
              <w:right w:val="single" w:sz="4" w:space="0" w:color="auto"/>
            </w:tcBorders>
          </w:tcPr>
          <w:p w14:paraId="449E8B62" w14:textId="05EF683B" w:rsidR="00667416" w:rsidRDefault="00667416" w:rsidP="0099634F">
            <w:r>
              <w:t>Infected</w:t>
            </w:r>
          </w:p>
        </w:tc>
        <w:tc>
          <w:tcPr>
            <w:tcW w:w="581" w:type="dxa"/>
            <w:tcBorders>
              <w:top w:val="nil"/>
              <w:left w:val="single" w:sz="4" w:space="0" w:color="auto"/>
              <w:bottom w:val="single" w:sz="4" w:space="0" w:color="auto"/>
              <w:right w:val="nil"/>
            </w:tcBorders>
          </w:tcPr>
          <w:p w14:paraId="0CF4321B" w14:textId="77777777" w:rsidR="00667416" w:rsidRDefault="00667416" w:rsidP="00667416"/>
        </w:tc>
        <w:tc>
          <w:tcPr>
            <w:tcW w:w="2230" w:type="dxa"/>
            <w:tcBorders>
              <w:top w:val="nil"/>
              <w:left w:val="nil"/>
              <w:bottom w:val="single" w:sz="4" w:space="0" w:color="auto"/>
              <w:right w:val="single" w:sz="4" w:space="0" w:color="auto"/>
            </w:tcBorders>
          </w:tcPr>
          <w:p w14:paraId="1156134F" w14:textId="395F029E" w:rsidR="00667416" w:rsidRDefault="00667416" w:rsidP="0099634F">
            <w:r>
              <w:t>3.50</w:t>
            </w:r>
          </w:p>
        </w:tc>
      </w:tr>
    </w:tbl>
    <w:p w14:paraId="0D463E97" w14:textId="49C93A87" w:rsidR="00DF47CF" w:rsidRDefault="00DF47CF" w:rsidP="00AA3D48">
      <w:pPr>
        <w:ind w:left="720"/>
      </w:pPr>
    </w:p>
    <w:p w14:paraId="5ADBEFC2" w14:textId="6BD7827B" w:rsidR="00DF47CF" w:rsidRDefault="00DF47CF" w:rsidP="00AA3D48">
      <w:pPr>
        <w:ind w:left="720"/>
      </w:pPr>
    </w:p>
    <w:p w14:paraId="4289DB90" w14:textId="1762CE34" w:rsidR="00DF47CF" w:rsidRDefault="00DF47CF" w:rsidP="00AA3D48">
      <w:pPr>
        <w:ind w:left="720"/>
      </w:pPr>
    </w:p>
    <w:p w14:paraId="3DB90758" w14:textId="789930BC" w:rsidR="00DF47CF" w:rsidRDefault="00DF47CF" w:rsidP="00AA3D48">
      <w:pPr>
        <w:ind w:left="720"/>
      </w:pPr>
    </w:p>
    <w:p w14:paraId="33263120" w14:textId="44D8E71A" w:rsidR="005317E5" w:rsidRPr="005317E5" w:rsidRDefault="005317E5" w:rsidP="005317E5">
      <w:pPr>
        <w:rPr>
          <w:sz w:val="20"/>
          <w:szCs w:val="20"/>
        </w:rPr>
      </w:pPr>
      <w:r w:rsidRPr="005317E5">
        <w:rPr>
          <w:i/>
          <w:sz w:val="20"/>
          <w:szCs w:val="20"/>
        </w:rPr>
        <w:lastRenderedPageBreak/>
        <w:t>Table 7</w:t>
      </w:r>
      <w:r>
        <w:rPr>
          <w:sz w:val="20"/>
          <w:szCs w:val="20"/>
        </w:rPr>
        <w:t xml:space="preserve">. </w:t>
      </w:r>
      <w:r w:rsidRPr="005317E5">
        <w:rPr>
          <w:sz w:val="20"/>
          <w:szCs w:val="20"/>
        </w:rPr>
        <w:t xml:space="preserve">Below the relevant differences in </w:t>
      </w:r>
      <w:r w:rsidRPr="005317E5">
        <w:rPr>
          <w:i/>
          <w:iCs/>
          <w:sz w:val="20"/>
          <w:szCs w:val="20"/>
        </w:rPr>
        <w:t>t</w:t>
      </w:r>
      <w:r w:rsidRPr="005317E5">
        <w:rPr>
          <w:sz w:val="20"/>
          <w:szCs w:val="20"/>
          <w:vertAlign w:val="subscript"/>
        </w:rPr>
        <w:t>50</w:t>
      </w:r>
      <w:r w:rsidRPr="005317E5">
        <w:rPr>
          <w:sz w:val="20"/>
          <w:szCs w:val="20"/>
        </w:rPr>
        <w:t xml:space="preserve"> values that assess the effects of selection regime are show. The difference between the ACO and CO controls is of course expected given the life cycle these two populations are kept on. The new result will be the differences between ACO and CO infected flies. If the confidence interval does not include zero we conclude that the difference is significantly different from 0.</w:t>
      </w:r>
    </w:p>
    <w:p w14:paraId="358454CB" w14:textId="77777777" w:rsidR="005317E5" w:rsidRDefault="005317E5" w:rsidP="00AA3D48">
      <w:pPr>
        <w:ind w:left="720"/>
      </w:pPr>
    </w:p>
    <w:tbl>
      <w:tblPr>
        <w:tblStyle w:val="TableGrid"/>
        <w:tblpPr w:leftFromText="180" w:rightFromText="180" w:vertAnchor="page" w:horzAnchor="page" w:tblpX="1450" w:tblpY="2885"/>
        <w:tblW w:w="9900" w:type="dxa"/>
        <w:tblLook w:val="04A0" w:firstRow="1" w:lastRow="0" w:firstColumn="1" w:lastColumn="0" w:noHBand="0" w:noVBand="1"/>
      </w:tblPr>
      <w:tblGrid>
        <w:gridCol w:w="3060"/>
        <w:gridCol w:w="1291"/>
        <w:gridCol w:w="1683"/>
        <w:gridCol w:w="1674"/>
        <w:gridCol w:w="2192"/>
      </w:tblGrid>
      <w:tr w:rsidR="005317E5" w14:paraId="06B790A5" w14:textId="77777777" w:rsidTr="005317E5">
        <w:trPr>
          <w:trHeight w:val="310"/>
        </w:trPr>
        <w:tc>
          <w:tcPr>
            <w:tcW w:w="3060" w:type="dxa"/>
          </w:tcPr>
          <w:p w14:paraId="01DD33F5" w14:textId="77777777" w:rsidR="005317E5" w:rsidRDefault="005317E5" w:rsidP="005317E5">
            <w:pPr>
              <w:jc w:val="center"/>
            </w:pPr>
            <w:r>
              <w:t>Population Contrast interval</w:t>
            </w:r>
          </w:p>
        </w:tc>
        <w:tc>
          <w:tcPr>
            <w:tcW w:w="1291" w:type="dxa"/>
          </w:tcPr>
          <w:p w14:paraId="1E1EFAA0" w14:textId="77777777" w:rsidR="005317E5" w:rsidRDefault="005317E5" w:rsidP="005317E5">
            <w:pPr>
              <w:jc w:val="center"/>
            </w:pPr>
            <w:r>
              <w:t>Sex</w:t>
            </w:r>
          </w:p>
        </w:tc>
        <w:tc>
          <w:tcPr>
            <w:tcW w:w="1683" w:type="dxa"/>
          </w:tcPr>
          <w:p w14:paraId="25817D95" w14:textId="77777777" w:rsidR="005317E5" w:rsidRDefault="005317E5" w:rsidP="005317E5">
            <w:pPr>
              <w:jc w:val="center"/>
            </w:pPr>
            <w:r>
              <w:t>Treatment</w:t>
            </w:r>
          </w:p>
        </w:tc>
        <w:tc>
          <w:tcPr>
            <w:tcW w:w="1674" w:type="dxa"/>
          </w:tcPr>
          <w:p w14:paraId="73BB831C" w14:textId="77777777" w:rsidR="005317E5" w:rsidRDefault="005317E5" w:rsidP="005317E5">
            <w:pPr>
              <w:jc w:val="center"/>
            </w:pPr>
            <w:r>
              <w:t>Difference</w:t>
            </w:r>
          </w:p>
        </w:tc>
        <w:tc>
          <w:tcPr>
            <w:tcW w:w="2192" w:type="dxa"/>
          </w:tcPr>
          <w:p w14:paraId="7BA1BC09" w14:textId="77777777" w:rsidR="005317E5" w:rsidRDefault="005317E5" w:rsidP="005317E5">
            <w:pPr>
              <w:jc w:val="center"/>
            </w:pPr>
            <w:r>
              <w:t>98.75% Confidence</w:t>
            </w:r>
          </w:p>
        </w:tc>
      </w:tr>
      <w:tr w:rsidR="005317E5" w14:paraId="28A00EDD" w14:textId="77777777" w:rsidTr="005317E5">
        <w:trPr>
          <w:trHeight w:val="305"/>
        </w:trPr>
        <w:tc>
          <w:tcPr>
            <w:tcW w:w="3060" w:type="dxa"/>
          </w:tcPr>
          <w:p w14:paraId="4B34C8A8" w14:textId="77777777" w:rsidR="005317E5" w:rsidRDefault="005317E5" w:rsidP="005317E5">
            <w:pPr>
              <w:jc w:val="center"/>
            </w:pPr>
            <w:r>
              <w:t>CO-ACO</w:t>
            </w:r>
          </w:p>
        </w:tc>
        <w:tc>
          <w:tcPr>
            <w:tcW w:w="1291" w:type="dxa"/>
          </w:tcPr>
          <w:p w14:paraId="4302B025" w14:textId="77777777" w:rsidR="005317E5" w:rsidRDefault="005317E5" w:rsidP="005317E5">
            <w:pPr>
              <w:jc w:val="center"/>
            </w:pPr>
            <w:r>
              <w:t>Male</w:t>
            </w:r>
          </w:p>
        </w:tc>
        <w:tc>
          <w:tcPr>
            <w:tcW w:w="1683" w:type="dxa"/>
          </w:tcPr>
          <w:p w14:paraId="592C507C" w14:textId="77777777" w:rsidR="005317E5" w:rsidRDefault="005317E5" w:rsidP="005317E5">
            <w:pPr>
              <w:jc w:val="center"/>
            </w:pPr>
            <w:r>
              <w:t>Infected</w:t>
            </w:r>
          </w:p>
        </w:tc>
        <w:tc>
          <w:tcPr>
            <w:tcW w:w="1674" w:type="dxa"/>
          </w:tcPr>
          <w:p w14:paraId="1418851C" w14:textId="77777777" w:rsidR="005317E5" w:rsidRDefault="005317E5" w:rsidP="005317E5">
            <w:pPr>
              <w:jc w:val="center"/>
            </w:pPr>
            <w:r>
              <w:t>3.52</w:t>
            </w:r>
          </w:p>
        </w:tc>
        <w:tc>
          <w:tcPr>
            <w:tcW w:w="2192" w:type="dxa"/>
          </w:tcPr>
          <w:p w14:paraId="0BB73168" w14:textId="77777777" w:rsidR="005317E5" w:rsidRDefault="005317E5" w:rsidP="005317E5">
            <w:pPr>
              <w:jc w:val="center"/>
            </w:pPr>
            <w:r>
              <w:t>(3.4, 3.7)</w:t>
            </w:r>
          </w:p>
          <w:p w14:paraId="0DEF1908" w14:textId="77777777" w:rsidR="005317E5" w:rsidRDefault="005317E5" w:rsidP="005317E5">
            <w:pPr>
              <w:jc w:val="center"/>
            </w:pPr>
          </w:p>
        </w:tc>
      </w:tr>
      <w:tr w:rsidR="005317E5" w14:paraId="2C8EAA74" w14:textId="77777777" w:rsidTr="005317E5">
        <w:tc>
          <w:tcPr>
            <w:tcW w:w="3060" w:type="dxa"/>
          </w:tcPr>
          <w:p w14:paraId="1F670EA7" w14:textId="77777777" w:rsidR="005317E5" w:rsidRDefault="005317E5" w:rsidP="005317E5">
            <w:pPr>
              <w:jc w:val="center"/>
            </w:pPr>
            <w:r>
              <w:t>CO-ACO</w:t>
            </w:r>
          </w:p>
        </w:tc>
        <w:tc>
          <w:tcPr>
            <w:tcW w:w="1291" w:type="dxa"/>
          </w:tcPr>
          <w:p w14:paraId="4FA9D264" w14:textId="77777777" w:rsidR="005317E5" w:rsidRDefault="005317E5" w:rsidP="005317E5">
            <w:pPr>
              <w:jc w:val="center"/>
            </w:pPr>
            <w:r>
              <w:t>Female</w:t>
            </w:r>
          </w:p>
        </w:tc>
        <w:tc>
          <w:tcPr>
            <w:tcW w:w="1683" w:type="dxa"/>
          </w:tcPr>
          <w:p w14:paraId="40F9293C" w14:textId="77777777" w:rsidR="005317E5" w:rsidRDefault="005317E5" w:rsidP="005317E5">
            <w:pPr>
              <w:jc w:val="center"/>
            </w:pPr>
            <w:r>
              <w:t>Infected</w:t>
            </w:r>
          </w:p>
        </w:tc>
        <w:tc>
          <w:tcPr>
            <w:tcW w:w="1674" w:type="dxa"/>
          </w:tcPr>
          <w:p w14:paraId="31AFB3A5" w14:textId="77777777" w:rsidR="005317E5" w:rsidRDefault="005317E5" w:rsidP="005317E5">
            <w:pPr>
              <w:jc w:val="center"/>
            </w:pPr>
            <w:r>
              <w:t>3.76</w:t>
            </w:r>
          </w:p>
        </w:tc>
        <w:tc>
          <w:tcPr>
            <w:tcW w:w="2192" w:type="dxa"/>
          </w:tcPr>
          <w:p w14:paraId="3C8B9A68" w14:textId="77777777" w:rsidR="005317E5" w:rsidRDefault="005317E5" w:rsidP="005317E5">
            <w:pPr>
              <w:jc w:val="center"/>
            </w:pPr>
            <w:r>
              <w:t>(3.6, 3.9)</w:t>
            </w:r>
          </w:p>
          <w:p w14:paraId="52AF5CF9" w14:textId="77777777" w:rsidR="005317E5" w:rsidRDefault="005317E5" w:rsidP="005317E5">
            <w:pPr>
              <w:jc w:val="center"/>
            </w:pPr>
          </w:p>
        </w:tc>
      </w:tr>
      <w:tr w:rsidR="005317E5" w14:paraId="4430D0FD" w14:textId="77777777" w:rsidTr="005317E5">
        <w:tc>
          <w:tcPr>
            <w:tcW w:w="3060" w:type="dxa"/>
          </w:tcPr>
          <w:p w14:paraId="782DF07D" w14:textId="77777777" w:rsidR="005317E5" w:rsidRDefault="005317E5" w:rsidP="005317E5">
            <w:pPr>
              <w:jc w:val="center"/>
            </w:pPr>
            <w:r>
              <w:t>CO-ACO</w:t>
            </w:r>
          </w:p>
        </w:tc>
        <w:tc>
          <w:tcPr>
            <w:tcW w:w="1291" w:type="dxa"/>
          </w:tcPr>
          <w:p w14:paraId="156FEF23" w14:textId="77777777" w:rsidR="005317E5" w:rsidRDefault="005317E5" w:rsidP="005317E5">
            <w:pPr>
              <w:jc w:val="center"/>
            </w:pPr>
            <w:r>
              <w:t>Male</w:t>
            </w:r>
          </w:p>
        </w:tc>
        <w:tc>
          <w:tcPr>
            <w:tcW w:w="1683" w:type="dxa"/>
          </w:tcPr>
          <w:p w14:paraId="0235D1C8" w14:textId="77777777" w:rsidR="005317E5" w:rsidRDefault="005317E5" w:rsidP="005317E5">
            <w:pPr>
              <w:jc w:val="center"/>
            </w:pPr>
            <w:r>
              <w:t>Uninfected</w:t>
            </w:r>
          </w:p>
        </w:tc>
        <w:tc>
          <w:tcPr>
            <w:tcW w:w="1674" w:type="dxa"/>
          </w:tcPr>
          <w:p w14:paraId="65BDA4BE" w14:textId="77777777" w:rsidR="005317E5" w:rsidRDefault="005317E5" w:rsidP="005317E5">
            <w:pPr>
              <w:jc w:val="center"/>
            </w:pPr>
            <w:r>
              <w:t>22.11</w:t>
            </w:r>
          </w:p>
        </w:tc>
        <w:tc>
          <w:tcPr>
            <w:tcW w:w="2192" w:type="dxa"/>
          </w:tcPr>
          <w:p w14:paraId="37660AFB" w14:textId="77777777" w:rsidR="005317E5" w:rsidRDefault="005317E5" w:rsidP="005317E5">
            <w:pPr>
              <w:jc w:val="center"/>
            </w:pPr>
            <w:r>
              <w:t>(21.8, 22.4)</w:t>
            </w:r>
          </w:p>
          <w:p w14:paraId="60C016A0" w14:textId="77777777" w:rsidR="005317E5" w:rsidRDefault="005317E5" w:rsidP="005317E5">
            <w:pPr>
              <w:jc w:val="center"/>
            </w:pPr>
          </w:p>
        </w:tc>
      </w:tr>
      <w:tr w:rsidR="005317E5" w14:paraId="2875776F" w14:textId="77777777" w:rsidTr="005317E5">
        <w:tc>
          <w:tcPr>
            <w:tcW w:w="3060" w:type="dxa"/>
          </w:tcPr>
          <w:p w14:paraId="1FCE6416" w14:textId="77777777" w:rsidR="005317E5" w:rsidRDefault="005317E5" w:rsidP="005317E5">
            <w:pPr>
              <w:jc w:val="center"/>
            </w:pPr>
            <w:r>
              <w:t>CO-ACO</w:t>
            </w:r>
          </w:p>
        </w:tc>
        <w:tc>
          <w:tcPr>
            <w:tcW w:w="1291" w:type="dxa"/>
          </w:tcPr>
          <w:p w14:paraId="4BE2623A" w14:textId="77777777" w:rsidR="005317E5" w:rsidRDefault="005317E5" w:rsidP="005317E5">
            <w:pPr>
              <w:jc w:val="center"/>
            </w:pPr>
            <w:r>
              <w:t>Female</w:t>
            </w:r>
          </w:p>
        </w:tc>
        <w:tc>
          <w:tcPr>
            <w:tcW w:w="1683" w:type="dxa"/>
          </w:tcPr>
          <w:p w14:paraId="46DF3ACA" w14:textId="77777777" w:rsidR="005317E5" w:rsidRDefault="005317E5" w:rsidP="005317E5">
            <w:pPr>
              <w:jc w:val="center"/>
            </w:pPr>
            <w:r>
              <w:t>Uninfected</w:t>
            </w:r>
          </w:p>
        </w:tc>
        <w:tc>
          <w:tcPr>
            <w:tcW w:w="1674" w:type="dxa"/>
          </w:tcPr>
          <w:p w14:paraId="7CDF2A8D" w14:textId="77777777" w:rsidR="005317E5" w:rsidRDefault="005317E5" w:rsidP="005317E5">
            <w:pPr>
              <w:jc w:val="center"/>
            </w:pPr>
            <w:r>
              <w:t>23.25</w:t>
            </w:r>
          </w:p>
        </w:tc>
        <w:tc>
          <w:tcPr>
            <w:tcW w:w="2192" w:type="dxa"/>
          </w:tcPr>
          <w:p w14:paraId="187054E4" w14:textId="77777777" w:rsidR="005317E5" w:rsidRDefault="005317E5" w:rsidP="005317E5">
            <w:pPr>
              <w:jc w:val="center"/>
            </w:pPr>
            <w:r>
              <w:t>(22.9, 23.5)</w:t>
            </w:r>
          </w:p>
        </w:tc>
      </w:tr>
    </w:tbl>
    <w:p w14:paraId="52D5AB35" w14:textId="77777777" w:rsidR="005317E5" w:rsidRDefault="005317E5" w:rsidP="00AA3D48">
      <w:pPr>
        <w:ind w:left="720"/>
      </w:pPr>
    </w:p>
    <w:p w14:paraId="6A15E119" w14:textId="77777777" w:rsidR="005317E5" w:rsidRDefault="005317E5" w:rsidP="00AA3D48">
      <w:pPr>
        <w:ind w:left="720"/>
      </w:pPr>
    </w:p>
    <w:p w14:paraId="64697BE8" w14:textId="0A6C0B0F" w:rsidR="005317E5" w:rsidRPr="003938A2" w:rsidRDefault="003938A2" w:rsidP="003938A2">
      <w:pPr>
        <w:rPr>
          <w:sz w:val="20"/>
          <w:szCs w:val="20"/>
        </w:rPr>
      </w:pPr>
      <w:r w:rsidRPr="003938A2">
        <w:rPr>
          <w:i/>
          <w:sz w:val="20"/>
          <w:szCs w:val="20"/>
        </w:rPr>
        <w:t>Table 8</w:t>
      </w:r>
      <w:r>
        <w:t xml:space="preserve">. </w:t>
      </w:r>
      <w:r w:rsidRPr="003938A2">
        <w:rPr>
          <w:sz w:val="20"/>
          <w:szCs w:val="20"/>
        </w:rPr>
        <w:t>Below we use subscripts “</w:t>
      </w:r>
      <w:proofErr w:type="spellStart"/>
      <w:r w:rsidRPr="003938A2">
        <w:rPr>
          <w:sz w:val="20"/>
          <w:szCs w:val="20"/>
        </w:rPr>
        <w:t>i</w:t>
      </w:r>
      <w:proofErr w:type="spellEnd"/>
      <w:r w:rsidRPr="003938A2">
        <w:rPr>
          <w:sz w:val="20"/>
          <w:szCs w:val="20"/>
        </w:rPr>
        <w:t>” and “u” for infected and uninfected respectively</w:t>
      </w:r>
      <w:r w:rsidR="00474169">
        <w:rPr>
          <w:sz w:val="20"/>
          <w:szCs w:val="20"/>
        </w:rPr>
        <w:t xml:space="preserve"> at age 28.</w:t>
      </w:r>
    </w:p>
    <w:p w14:paraId="3DC36ED7" w14:textId="77777777" w:rsidR="005317E5" w:rsidRDefault="005317E5" w:rsidP="00AA3D48">
      <w:pPr>
        <w:ind w:left="720"/>
      </w:pPr>
    </w:p>
    <w:tbl>
      <w:tblPr>
        <w:tblStyle w:val="TableGrid"/>
        <w:tblW w:w="9991" w:type="dxa"/>
        <w:tblLook w:val="04A0" w:firstRow="1" w:lastRow="0" w:firstColumn="1" w:lastColumn="0" w:noHBand="0" w:noVBand="1"/>
      </w:tblPr>
      <w:tblGrid>
        <w:gridCol w:w="2260"/>
        <w:gridCol w:w="2260"/>
        <w:gridCol w:w="2261"/>
        <w:gridCol w:w="3210"/>
      </w:tblGrid>
      <w:tr w:rsidR="003938A2" w14:paraId="7F75C341" w14:textId="77777777" w:rsidTr="0099634F">
        <w:trPr>
          <w:trHeight w:val="305"/>
        </w:trPr>
        <w:tc>
          <w:tcPr>
            <w:tcW w:w="2260" w:type="dxa"/>
          </w:tcPr>
          <w:p w14:paraId="75BD02FE" w14:textId="77777777" w:rsidR="003938A2" w:rsidRDefault="003938A2" w:rsidP="0099634F">
            <w:pPr>
              <w:jc w:val="center"/>
              <w:rPr>
                <w:sz w:val="20"/>
                <w:szCs w:val="20"/>
              </w:rPr>
            </w:pPr>
            <w:r>
              <w:t>Population Contrast</w:t>
            </w:r>
          </w:p>
        </w:tc>
        <w:tc>
          <w:tcPr>
            <w:tcW w:w="2260" w:type="dxa"/>
          </w:tcPr>
          <w:p w14:paraId="6F28C813" w14:textId="77777777" w:rsidR="003938A2" w:rsidRDefault="003938A2" w:rsidP="0099634F">
            <w:pPr>
              <w:jc w:val="center"/>
              <w:rPr>
                <w:sz w:val="20"/>
                <w:szCs w:val="20"/>
              </w:rPr>
            </w:pPr>
            <w:r>
              <w:t>Sex</w:t>
            </w:r>
          </w:p>
        </w:tc>
        <w:tc>
          <w:tcPr>
            <w:tcW w:w="2261" w:type="dxa"/>
          </w:tcPr>
          <w:p w14:paraId="0A908036" w14:textId="77777777" w:rsidR="003938A2" w:rsidRDefault="003938A2" w:rsidP="0099634F">
            <w:pPr>
              <w:jc w:val="center"/>
              <w:rPr>
                <w:sz w:val="20"/>
                <w:szCs w:val="20"/>
              </w:rPr>
            </w:pPr>
            <w:r>
              <w:t>Difference</w:t>
            </w:r>
          </w:p>
        </w:tc>
        <w:tc>
          <w:tcPr>
            <w:tcW w:w="3210" w:type="dxa"/>
          </w:tcPr>
          <w:p w14:paraId="64933C1B" w14:textId="77777777" w:rsidR="003938A2" w:rsidRDefault="003938A2" w:rsidP="0099634F">
            <w:pPr>
              <w:jc w:val="center"/>
              <w:rPr>
                <w:sz w:val="20"/>
                <w:szCs w:val="20"/>
              </w:rPr>
            </w:pPr>
            <w:r>
              <w:t>95% Confidence Interval</w:t>
            </w:r>
          </w:p>
        </w:tc>
      </w:tr>
      <w:tr w:rsidR="003938A2" w14:paraId="29C70EE7" w14:textId="77777777" w:rsidTr="0099634F">
        <w:tc>
          <w:tcPr>
            <w:tcW w:w="2260" w:type="dxa"/>
          </w:tcPr>
          <w:p w14:paraId="63D08095" w14:textId="77777777" w:rsidR="003938A2" w:rsidRDefault="003938A2" w:rsidP="0099634F">
            <w:pPr>
              <w:jc w:val="center"/>
              <w:rPr>
                <w:sz w:val="20"/>
                <w:szCs w:val="20"/>
              </w:rPr>
            </w:pPr>
            <w:proofErr w:type="spellStart"/>
            <w:r>
              <w:t>COu-COi</w:t>
            </w:r>
            <w:proofErr w:type="spellEnd"/>
          </w:p>
        </w:tc>
        <w:tc>
          <w:tcPr>
            <w:tcW w:w="2260" w:type="dxa"/>
          </w:tcPr>
          <w:p w14:paraId="50E1CA97" w14:textId="77777777" w:rsidR="003938A2" w:rsidRDefault="003938A2" w:rsidP="0099634F">
            <w:pPr>
              <w:jc w:val="center"/>
              <w:rPr>
                <w:sz w:val="20"/>
                <w:szCs w:val="20"/>
              </w:rPr>
            </w:pPr>
            <w:r>
              <w:t>Male</w:t>
            </w:r>
          </w:p>
        </w:tc>
        <w:tc>
          <w:tcPr>
            <w:tcW w:w="2261" w:type="dxa"/>
          </w:tcPr>
          <w:p w14:paraId="0125E35E" w14:textId="71D63B1D" w:rsidR="003938A2" w:rsidRDefault="003938A2" w:rsidP="003938A2">
            <w:pPr>
              <w:jc w:val="center"/>
              <w:rPr>
                <w:sz w:val="20"/>
                <w:szCs w:val="20"/>
              </w:rPr>
            </w:pPr>
            <w:r>
              <w:t>21.99</w:t>
            </w:r>
          </w:p>
        </w:tc>
        <w:tc>
          <w:tcPr>
            <w:tcW w:w="3210" w:type="dxa"/>
          </w:tcPr>
          <w:p w14:paraId="639CC814" w14:textId="77777777" w:rsidR="003938A2" w:rsidRDefault="003938A2" w:rsidP="003938A2">
            <w:pPr>
              <w:jc w:val="center"/>
            </w:pPr>
            <w:r>
              <w:t>(21.7, 22.3)</w:t>
            </w:r>
          </w:p>
          <w:p w14:paraId="25903ED4" w14:textId="3DD65C39" w:rsidR="003938A2" w:rsidRDefault="003938A2" w:rsidP="003938A2">
            <w:pPr>
              <w:jc w:val="center"/>
              <w:rPr>
                <w:sz w:val="20"/>
                <w:szCs w:val="20"/>
              </w:rPr>
            </w:pPr>
          </w:p>
        </w:tc>
      </w:tr>
      <w:tr w:rsidR="003938A2" w14:paraId="00E99A6B" w14:textId="77777777" w:rsidTr="0099634F">
        <w:trPr>
          <w:trHeight w:val="476"/>
        </w:trPr>
        <w:tc>
          <w:tcPr>
            <w:tcW w:w="2260" w:type="dxa"/>
          </w:tcPr>
          <w:p w14:paraId="549388A0" w14:textId="77777777" w:rsidR="003938A2" w:rsidRDefault="003938A2" w:rsidP="0099634F">
            <w:pPr>
              <w:jc w:val="center"/>
              <w:rPr>
                <w:sz w:val="20"/>
                <w:szCs w:val="20"/>
              </w:rPr>
            </w:pPr>
            <w:proofErr w:type="spellStart"/>
            <w:r>
              <w:t>COu-COi</w:t>
            </w:r>
            <w:proofErr w:type="spellEnd"/>
          </w:p>
        </w:tc>
        <w:tc>
          <w:tcPr>
            <w:tcW w:w="2260" w:type="dxa"/>
          </w:tcPr>
          <w:p w14:paraId="3AED3602" w14:textId="77777777" w:rsidR="003938A2" w:rsidRDefault="003938A2" w:rsidP="0099634F">
            <w:pPr>
              <w:jc w:val="center"/>
              <w:rPr>
                <w:sz w:val="20"/>
                <w:szCs w:val="20"/>
              </w:rPr>
            </w:pPr>
            <w:r>
              <w:t>Female</w:t>
            </w:r>
          </w:p>
        </w:tc>
        <w:tc>
          <w:tcPr>
            <w:tcW w:w="2261" w:type="dxa"/>
          </w:tcPr>
          <w:p w14:paraId="393DBEA6" w14:textId="138A72C4" w:rsidR="003938A2" w:rsidRDefault="003938A2" w:rsidP="003938A2">
            <w:pPr>
              <w:jc w:val="center"/>
              <w:rPr>
                <w:sz w:val="20"/>
                <w:szCs w:val="20"/>
              </w:rPr>
            </w:pPr>
            <w:r>
              <w:t>23.54</w:t>
            </w:r>
          </w:p>
        </w:tc>
        <w:tc>
          <w:tcPr>
            <w:tcW w:w="3210" w:type="dxa"/>
          </w:tcPr>
          <w:p w14:paraId="794AE926" w14:textId="77777777" w:rsidR="003938A2" w:rsidRDefault="003938A2" w:rsidP="003938A2">
            <w:pPr>
              <w:jc w:val="center"/>
            </w:pPr>
            <w:r>
              <w:t>(23.2, 23.8)</w:t>
            </w:r>
          </w:p>
          <w:p w14:paraId="56E7425C" w14:textId="77777777" w:rsidR="003938A2" w:rsidRDefault="003938A2" w:rsidP="003938A2">
            <w:pPr>
              <w:jc w:val="center"/>
              <w:rPr>
                <w:sz w:val="20"/>
                <w:szCs w:val="20"/>
              </w:rPr>
            </w:pPr>
          </w:p>
        </w:tc>
      </w:tr>
      <w:tr w:rsidR="003938A2" w14:paraId="0BB2DFDF" w14:textId="77777777" w:rsidTr="0099634F">
        <w:tc>
          <w:tcPr>
            <w:tcW w:w="2260" w:type="dxa"/>
          </w:tcPr>
          <w:p w14:paraId="1CD5A9EE" w14:textId="77777777" w:rsidR="003938A2" w:rsidRDefault="003938A2" w:rsidP="0099634F">
            <w:pPr>
              <w:jc w:val="center"/>
              <w:rPr>
                <w:sz w:val="20"/>
                <w:szCs w:val="20"/>
              </w:rPr>
            </w:pPr>
            <w:proofErr w:type="spellStart"/>
            <w:r>
              <w:t>ACOu-ACOi</w:t>
            </w:r>
            <w:proofErr w:type="spellEnd"/>
          </w:p>
        </w:tc>
        <w:tc>
          <w:tcPr>
            <w:tcW w:w="2260" w:type="dxa"/>
          </w:tcPr>
          <w:p w14:paraId="4BE4C5A3" w14:textId="77777777" w:rsidR="003938A2" w:rsidRDefault="003938A2" w:rsidP="0099634F">
            <w:pPr>
              <w:jc w:val="center"/>
              <w:rPr>
                <w:sz w:val="20"/>
                <w:szCs w:val="20"/>
              </w:rPr>
            </w:pPr>
            <w:r>
              <w:t>Male</w:t>
            </w:r>
          </w:p>
        </w:tc>
        <w:tc>
          <w:tcPr>
            <w:tcW w:w="2261" w:type="dxa"/>
          </w:tcPr>
          <w:p w14:paraId="227EC9B5" w14:textId="34677AA2" w:rsidR="003938A2" w:rsidRDefault="003938A2" w:rsidP="003938A2">
            <w:pPr>
              <w:jc w:val="center"/>
              <w:rPr>
                <w:sz w:val="20"/>
                <w:szCs w:val="20"/>
              </w:rPr>
            </w:pPr>
            <w:r>
              <w:t>3.40</w:t>
            </w:r>
          </w:p>
        </w:tc>
        <w:tc>
          <w:tcPr>
            <w:tcW w:w="3210" w:type="dxa"/>
          </w:tcPr>
          <w:p w14:paraId="14B72E0F" w14:textId="77777777" w:rsidR="003938A2" w:rsidRDefault="003938A2" w:rsidP="003938A2">
            <w:pPr>
              <w:jc w:val="center"/>
            </w:pPr>
            <w:r>
              <w:t>(3.23, 3.57)</w:t>
            </w:r>
          </w:p>
          <w:p w14:paraId="750CEB7C" w14:textId="15C3D460" w:rsidR="003938A2" w:rsidRDefault="003938A2" w:rsidP="003938A2">
            <w:pPr>
              <w:jc w:val="center"/>
              <w:rPr>
                <w:sz w:val="20"/>
                <w:szCs w:val="20"/>
              </w:rPr>
            </w:pPr>
          </w:p>
        </w:tc>
      </w:tr>
      <w:tr w:rsidR="003938A2" w14:paraId="7AE3B4F0" w14:textId="77777777" w:rsidTr="003938A2">
        <w:trPr>
          <w:trHeight w:val="251"/>
        </w:trPr>
        <w:tc>
          <w:tcPr>
            <w:tcW w:w="2260" w:type="dxa"/>
          </w:tcPr>
          <w:p w14:paraId="6843302C" w14:textId="77777777" w:rsidR="003938A2" w:rsidRDefault="003938A2" w:rsidP="0099634F">
            <w:pPr>
              <w:jc w:val="center"/>
              <w:rPr>
                <w:sz w:val="20"/>
                <w:szCs w:val="20"/>
              </w:rPr>
            </w:pPr>
            <w:proofErr w:type="spellStart"/>
            <w:r>
              <w:t>ACOu-ACOi</w:t>
            </w:r>
            <w:proofErr w:type="spellEnd"/>
          </w:p>
        </w:tc>
        <w:tc>
          <w:tcPr>
            <w:tcW w:w="2260" w:type="dxa"/>
          </w:tcPr>
          <w:p w14:paraId="749BF0BB" w14:textId="77777777" w:rsidR="003938A2" w:rsidRDefault="003938A2" w:rsidP="0099634F">
            <w:pPr>
              <w:jc w:val="center"/>
              <w:rPr>
                <w:sz w:val="20"/>
                <w:szCs w:val="20"/>
              </w:rPr>
            </w:pPr>
            <w:r>
              <w:t>Female</w:t>
            </w:r>
          </w:p>
        </w:tc>
        <w:tc>
          <w:tcPr>
            <w:tcW w:w="2261" w:type="dxa"/>
          </w:tcPr>
          <w:p w14:paraId="1D6F3397" w14:textId="42A6B621" w:rsidR="003938A2" w:rsidRDefault="003938A2" w:rsidP="003938A2">
            <w:pPr>
              <w:jc w:val="center"/>
              <w:rPr>
                <w:sz w:val="20"/>
                <w:szCs w:val="20"/>
              </w:rPr>
            </w:pPr>
            <w:r>
              <w:t>4.05</w:t>
            </w:r>
          </w:p>
        </w:tc>
        <w:tc>
          <w:tcPr>
            <w:tcW w:w="3210" w:type="dxa"/>
          </w:tcPr>
          <w:p w14:paraId="4E1AF2DC" w14:textId="1D76CE54" w:rsidR="003938A2" w:rsidRPr="00A17322" w:rsidRDefault="003938A2" w:rsidP="003938A2">
            <w:pPr>
              <w:jc w:val="center"/>
            </w:pPr>
            <w:r w:rsidRPr="00A17322">
              <w:t>(3.89, 4.21)</w:t>
            </w:r>
          </w:p>
        </w:tc>
      </w:tr>
    </w:tbl>
    <w:p w14:paraId="0CA16549" w14:textId="77777777" w:rsidR="003938A2" w:rsidRPr="00C3076A" w:rsidRDefault="003938A2" w:rsidP="003938A2">
      <w:pPr>
        <w:jc w:val="center"/>
        <w:rPr>
          <w:sz w:val="20"/>
          <w:szCs w:val="20"/>
        </w:rPr>
      </w:pPr>
    </w:p>
    <w:p w14:paraId="37A2EB47" w14:textId="1CD54DA3" w:rsidR="00DF47CF" w:rsidRDefault="00DF47CF" w:rsidP="00AA3D48">
      <w:pPr>
        <w:ind w:left="720"/>
      </w:pPr>
    </w:p>
    <w:p w14:paraId="7551E3CC" w14:textId="77777777" w:rsidR="00183A00" w:rsidRDefault="00183A00" w:rsidP="00AA3D48">
      <w:pPr>
        <w:ind w:left="720"/>
      </w:pPr>
    </w:p>
    <w:p w14:paraId="619D02DE" w14:textId="77777777" w:rsidR="00183A00" w:rsidRDefault="00183A00" w:rsidP="00AA3D48">
      <w:pPr>
        <w:ind w:left="720"/>
      </w:pPr>
    </w:p>
    <w:p w14:paraId="5F83DEEE" w14:textId="77777777" w:rsidR="00183A00" w:rsidRDefault="00183A00" w:rsidP="00AA3D48">
      <w:pPr>
        <w:ind w:left="720"/>
      </w:pPr>
    </w:p>
    <w:p w14:paraId="610C39F5" w14:textId="77777777" w:rsidR="00183A00" w:rsidRDefault="00183A00" w:rsidP="00AA3D48">
      <w:pPr>
        <w:ind w:left="720"/>
      </w:pPr>
    </w:p>
    <w:p w14:paraId="71FB5C45" w14:textId="70A8957B" w:rsidR="00664E35" w:rsidRPr="00664E35" w:rsidRDefault="00664E35" w:rsidP="00664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utlineLvl w:val="0"/>
        <w:rPr>
          <w:rFonts w:eastAsia="Times New Roman"/>
          <w:color w:val="000000"/>
          <w:sz w:val="20"/>
          <w:szCs w:val="20"/>
          <w:bdr w:val="none" w:sz="0" w:space="0" w:color="auto" w:frame="1"/>
        </w:rPr>
      </w:pPr>
      <w:r w:rsidRPr="00664E35">
        <w:rPr>
          <w:rFonts w:eastAsia="Times New Roman"/>
          <w:i/>
          <w:color w:val="000000"/>
          <w:sz w:val="20"/>
          <w:szCs w:val="20"/>
          <w:bdr w:val="none" w:sz="0" w:space="0" w:color="auto" w:frame="1"/>
        </w:rPr>
        <w:t>Table 9</w:t>
      </w:r>
      <w:r>
        <w:rPr>
          <w:rFonts w:eastAsia="Times New Roman"/>
          <w:color w:val="000000"/>
          <w:sz w:val="20"/>
          <w:szCs w:val="20"/>
          <w:bdr w:val="none" w:sz="0" w:space="0" w:color="auto" w:frame="1"/>
        </w:rPr>
        <w:t xml:space="preserve">. </w:t>
      </w:r>
      <w:proofErr w:type="spellStart"/>
      <w:proofErr w:type="gramStart"/>
      <w:r w:rsidR="00183A00" w:rsidRPr="00183A00">
        <w:rPr>
          <w:rFonts w:eastAsia="Times New Roman"/>
          <w:color w:val="000000"/>
          <w:sz w:val="20"/>
          <w:szCs w:val="20"/>
          <w:bdr w:val="none" w:sz="0" w:space="0" w:color="auto" w:frame="1"/>
        </w:rPr>
        <w:t>glm</w:t>
      </w:r>
      <w:proofErr w:type="spellEnd"/>
      <w:r w:rsidR="00183A00" w:rsidRPr="00183A00">
        <w:rPr>
          <w:rFonts w:eastAsia="Times New Roman"/>
          <w:color w:val="000000"/>
          <w:sz w:val="20"/>
          <w:szCs w:val="20"/>
          <w:bdr w:val="none" w:sz="0" w:space="0" w:color="auto" w:frame="1"/>
        </w:rPr>
        <w:t>(</w:t>
      </w:r>
      <w:proofErr w:type="gramEnd"/>
      <w:r w:rsidR="00183A00" w:rsidRPr="00183A00">
        <w:rPr>
          <w:rFonts w:eastAsia="Times New Roman"/>
          <w:color w:val="000000"/>
          <w:sz w:val="20"/>
          <w:szCs w:val="20"/>
          <w:bdr w:val="none" w:sz="0" w:space="0" w:color="auto" w:frame="1"/>
        </w:rPr>
        <w:t xml:space="preserve">formula = dead.data.42 ~ day * treatment + sex, family = binomial,  data = day.42.rep.data)Deviance Residuals:  Min  </w:t>
      </w:r>
      <w:r w:rsidR="00183A00">
        <w:rPr>
          <w:rFonts w:eastAsia="Times New Roman"/>
          <w:color w:val="000000"/>
          <w:sz w:val="20"/>
          <w:szCs w:val="20"/>
          <w:bdr w:val="none" w:sz="0" w:space="0" w:color="auto" w:frame="1"/>
        </w:rPr>
        <w:t>(</w:t>
      </w:r>
      <w:r w:rsidR="00183A00" w:rsidRPr="00183A00">
        <w:rPr>
          <w:rFonts w:eastAsia="Times New Roman"/>
          <w:color w:val="000000"/>
          <w:sz w:val="20"/>
          <w:szCs w:val="20"/>
          <w:bdr w:val="none" w:sz="0" w:space="0" w:color="auto" w:frame="1"/>
        </w:rPr>
        <w:t>-9.2753</w:t>
      </w:r>
      <w:r w:rsidR="00183A00">
        <w:rPr>
          <w:rFonts w:eastAsia="Times New Roman"/>
          <w:color w:val="000000"/>
          <w:sz w:val="20"/>
          <w:szCs w:val="20"/>
          <w:bdr w:val="none" w:sz="0" w:space="0" w:color="auto" w:frame="1"/>
        </w:rPr>
        <w:t>)</w:t>
      </w:r>
      <w:r>
        <w:rPr>
          <w:rFonts w:eastAsia="Times New Roman"/>
          <w:color w:val="000000"/>
          <w:sz w:val="20"/>
          <w:szCs w:val="20"/>
          <w:bdr w:val="none" w:sz="0" w:space="0" w:color="auto" w:frame="1"/>
        </w:rPr>
        <w:t>,</w:t>
      </w:r>
      <w:r w:rsidR="00183A00" w:rsidRPr="00183A00">
        <w:rPr>
          <w:rFonts w:eastAsia="Times New Roman"/>
          <w:color w:val="000000"/>
          <w:sz w:val="20"/>
          <w:szCs w:val="20"/>
          <w:bdr w:val="none" w:sz="0" w:space="0" w:color="auto" w:frame="1"/>
        </w:rPr>
        <w:t xml:space="preserve"> 1Q </w:t>
      </w:r>
      <w:r w:rsidR="00183A00">
        <w:rPr>
          <w:rFonts w:eastAsia="Times New Roman"/>
          <w:color w:val="000000"/>
          <w:sz w:val="20"/>
          <w:szCs w:val="20"/>
          <w:bdr w:val="none" w:sz="0" w:space="0" w:color="auto" w:frame="1"/>
        </w:rPr>
        <w:t>(</w:t>
      </w:r>
      <w:r w:rsidR="00183A00" w:rsidRPr="00183A00">
        <w:rPr>
          <w:rFonts w:eastAsia="Times New Roman"/>
          <w:color w:val="000000"/>
          <w:sz w:val="20"/>
          <w:szCs w:val="20"/>
          <w:bdr w:val="none" w:sz="0" w:space="0" w:color="auto" w:frame="1"/>
        </w:rPr>
        <w:t>-1.8897</w:t>
      </w:r>
      <w:r w:rsidR="00183A00">
        <w:rPr>
          <w:rFonts w:eastAsia="Times New Roman"/>
          <w:color w:val="000000"/>
          <w:sz w:val="20"/>
          <w:szCs w:val="20"/>
          <w:bdr w:val="none" w:sz="0" w:space="0" w:color="auto" w:frame="1"/>
        </w:rPr>
        <w:t>)</w:t>
      </w:r>
      <w:r>
        <w:rPr>
          <w:rFonts w:eastAsia="Times New Roman"/>
          <w:color w:val="000000"/>
          <w:sz w:val="20"/>
          <w:szCs w:val="20"/>
          <w:bdr w:val="none" w:sz="0" w:space="0" w:color="auto" w:frame="1"/>
        </w:rPr>
        <w:t xml:space="preserve">, </w:t>
      </w:r>
      <w:r w:rsidR="00183A00" w:rsidRPr="00183A00">
        <w:rPr>
          <w:rFonts w:eastAsia="Times New Roman"/>
          <w:color w:val="000000"/>
          <w:sz w:val="20"/>
          <w:szCs w:val="20"/>
          <w:bdr w:val="none" w:sz="0" w:space="0" w:color="auto" w:frame="1"/>
        </w:rPr>
        <w:t xml:space="preserve">Median </w:t>
      </w:r>
      <w:r w:rsidR="00183A00">
        <w:rPr>
          <w:rFonts w:eastAsia="Times New Roman"/>
          <w:color w:val="000000"/>
          <w:sz w:val="20"/>
          <w:szCs w:val="20"/>
          <w:bdr w:val="none" w:sz="0" w:space="0" w:color="auto" w:frame="1"/>
        </w:rPr>
        <w:t>(</w:t>
      </w:r>
      <w:r w:rsidR="00183A00" w:rsidRPr="00183A00">
        <w:rPr>
          <w:rFonts w:eastAsia="Times New Roman"/>
          <w:color w:val="000000"/>
          <w:sz w:val="20"/>
          <w:szCs w:val="20"/>
          <w:bdr w:val="none" w:sz="0" w:space="0" w:color="auto" w:frame="1"/>
        </w:rPr>
        <w:t>-0.0563</w:t>
      </w:r>
      <w:r w:rsidR="00183A00">
        <w:rPr>
          <w:rFonts w:eastAsia="Times New Roman"/>
          <w:color w:val="000000"/>
          <w:sz w:val="20"/>
          <w:szCs w:val="20"/>
          <w:bdr w:val="none" w:sz="0" w:space="0" w:color="auto" w:frame="1"/>
        </w:rPr>
        <w:t>)</w:t>
      </w:r>
      <w:r>
        <w:rPr>
          <w:rFonts w:eastAsia="Times New Roman"/>
          <w:color w:val="000000"/>
          <w:sz w:val="20"/>
          <w:szCs w:val="20"/>
          <w:bdr w:val="none" w:sz="0" w:space="0" w:color="auto" w:frame="1"/>
        </w:rPr>
        <w:t xml:space="preserve">, </w:t>
      </w:r>
      <w:r w:rsidR="00183A00" w:rsidRPr="00183A00">
        <w:rPr>
          <w:rFonts w:eastAsia="Times New Roman"/>
          <w:color w:val="000000"/>
          <w:sz w:val="20"/>
          <w:szCs w:val="20"/>
          <w:bdr w:val="none" w:sz="0" w:space="0" w:color="auto" w:frame="1"/>
        </w:rPr>
        <w:t xml:space="preserve">3Q  </w:t>
      </w:r>
      <w:r w:rsidR="00183A00">
        <w:rPr>
          <w:rFonts w:eastAsia="Times New Roman"/>
          <w:color w:val="000000"/>
          <w:sz w:val="20"/>
          <w:szCs w:val="20"/>
          <w:bdr w:val="none" w:sz="0" w:space="0" w:color="auto" w:frame="1"/>
        </w:rPr>
        <w:t>(</w:t>
      </w:r>
      <w:r w:rsidR="00183A00" w:rsidRPr="00183A00">
        <w:rPr>
          <w:rFonts w:eastAsia="Times New Roman"/>
          <w:color w:val="000000"/>
          <w:sz w:val="20"/>
          <w:szCs w:val="20"/>
          <w:bdr w:val="none" w:sz="0" w:space="0" w:color="auto" w:frame="1"/>
        </w:rPr>
        <w:t>1.7828</w:t>
      </w:r>
      <w:r w:rsidR="00183A00">
        <w:rPr>
          <w:rFonts w:eastAsia="Times New Roman"/>
          <w:color w:val="000000"/>
          <w:sz w:val="20"/>
          <w:szCs w:val="20"/>
          <w:bdr w:val="none" w:sz="0" w:space="0" w:color="auto" w:frame="1"/>
        </w:rPr>
        <w:t>)</w:t>
      </w:r>
      <w:r w:rsidR="00183A00" w:rsidRPr="00183A00">
        <w:rPr>
          <w:rFonts w:eastAsia="Times New Roman"/>
          <w:color w:val="000000"/>
          <w:sz w:val="20"/>
          <w:szCs w:val="20"/>
          <w:bdr w:val="none" w:sz="0" w:space="0" w:color="auto" w:frame="1"/>
        </w:rPr>
        <w:t xml:space="preserve"> </w:t>
      </w:r>
      <w:r>
        <w:rPr>
          <w:rFonts w:eastAsia="Times New Roman"/>
          <w:color w:val="000000"/>
          <w:sz w:val="20"/>
          <w:szCs w:val="20"/>
          <w:bdr w:val="none" w:sz="0" w:space="0" w:color="auto" w:frame="1"/>
        </w:rPr>
        <w:t>,</w:t>
      </w:r>
      <w:r w:rsidR="00183A00" w:rsidRPr="00183A00">
        <w:rPr>
          <w:rFonts w:eastAsia="Times New Roman"/>
          <w:color w:val="000000"/>
          <w:sz w:val="20"/>
          <w:szCs w:val="20"/>
          <w:bdr w:val="none" w:sz="0" w:space="0" w:color="auto" w:frame="1"/>
        </w:rPr>
        <w:t xml:space="preserve">  Max  </w:t>
      </w:r>
      <w:r w:rsidR="00183A00">
        <w:rPr>
          <w:rFonts w:eastAsia="Times New Roman"/>
          <w:color w:val="000000"/>
          <w:sz w:val="20"/>
          <w:szCs w:val="20"/>
          <w:bdr w:val="none" w:sz="0" w:space="0" w:color="auto" w:frame="1"/>
        </w:rPr>
        <w:t>(</w:t>
      </w:r>
      <w:r w:rsidR="00183A00" w:rsidRPr="00183A00">
        <w:rPr>
          <w:rFonts w:eastAsia="Times New Roman"/>
          <w:color w:val="000000"/>
          <w:sz w:val="20"/>
          <w:szCs w:val="20"/>
          <w:bdr w:val="none" w:sz="0" w:space="0" w:color="auto" w:frame="1"/>
        </w:rPr>
        <w:t>7.8441</w:t>
      </w:r>
      <w:r w:rsidR="00183A00">
        <w:rPr>
          <w:rFonts w:eastAsia="Times New Roman"/>
          <w:color w:val="000000"/>
          <w:sz w:val="20"/>
          <w:szCs w:val="20"/>
          <w:bdr w:val="none" w:sz="0" w:space="0" w:color="auto" w:frame="1"/>
        </w:rPr>
        <w:t>)</w:t>
      </w:r>
      <w:r>
        <w:rPr>
          <w:rFonts w:eastAsia="Times New Roman"/>
          <w:color w:val="000000"/>
          <w:sz w:val="20"/>
          <w:szCs w:val="20"/>
          <w:bdr w:val="none" w:sz="0" w:space="0" w:color="auto" w:frame="1"/>
        </w:rPr>
        <w:t xml:space="preserve">. </w:t>
      </w:r>
      <w:r w:rsidR="00183A00" w:rsidRPr="00183A00">
        <w:rPr>
          <w:rFonts w:eastAsia="Times New Roman"/>
          <w:color w:val="000000"/>
          <w:sz w:val="20"/>
          <w:szCs w:val="20"/>
          <w:bdr w:val="none" w:sz="0" w:space="0" w:color="auto" w:frame="1"/>
        </w:rPr>
        <w:t xml:space="preserve">  </w:t>
      </w:r>
      <w:proofErr w:type="spellStart"/>
      <w:r w:rsidRPr="00664E35">
        <w:rPr>
          <w:rFonts w:eastAsia="Times New Roman"/>
          <w:color w:val="000000"/>
          <w:sz w:val="20"/>
          <w:szCs w:val="20"/>
          <w:bdr w:val="none" w:sz="0" w:space="0" w:color="auto" w:frame="1"/>
        </w:rPr>
        <w:t>Signif</w:t>
      </w:r>
      <w:proofErr w:type="spellEnd"/>
      <w:r w:rsidRPr="00664E35">
        <w:rPr>
          <w:rFonts w:eastAsia="Times New Roman"/>
          <w:color w:val="000000"/>
          <w:sz w:val="20"/>
          <w:szCs w:val="20"/>
          <w:bdr w:val="none" w:sz="0" w:space="0" w:color="auto" w:frame="1"/>
        </w:rPr>
        <w:t xml:space="preserve">. codes:  0 ‘***’ 0.001 ‘**’ 0.01 ‘*’ 0.05 ‘.’ 0.1 </w:t>
      </w:r>
      <w:proofErr w:type="gramStart"/>
      <w:r w:rsidRPr="00664E35">
        <w:rPr>
          <w:rFonts w:eastAsia="Times New Roman"/>
          <w:color w:val="000000"/>
          <w:sz w:val="20"/>
          <w:szCs w:val="20"/>
          <w:bdr w:val="none" w:sz="0" w:space="0" w:color="auto" w:frame="1"/>
        </w:rPr>
        <w:t>‘ ’</w:t>
      </w:r>
      <w:proofErr w:type="gramEnd"/>
      <w:r w:rsidRPr="00664E35">
        <w:rPr>
          <w:rFonts w:eastAsia="Times New Roman"/>
          <w:color w:val="000000"/>
          <w:sz w:val="20"/>
          <w:szCs w:val="20"/>
          <w:bdr w:val="none" w:sz="0" w:space="0" w:color="auto" w:frame="1"/>
        </w:rPr>
        <w:t xml:space="preserve"> 1</w:t>
      </w:r>
      <w:r>
        <w:rPr>
          <w:rFonts w:eastAsia="Times New Roman"/>
          <w:color w:val="000000"/>
          <w:sz w:val="20"/>
          <w:szCs w:val="20"/>
          <w:bdr w:val="none" w:sz="0" w:space="0" w:color="auto" w:frame="1"/>
        </w:rPr>
        <w:t xml:space="preserve">, </w:t>
      </w:r>
      <w:r w:rsidRPr="00664E35">
        <w:rPr>
          <w:rFonts w:eastAsia="Times New Roman"/>
          <w:color w:val="000000"/>
          <w:sz w:val="20"/>
          <w:szCs w:val="20"/>
          <w:bdr w:val="none" w:sz="0" w:space="0" w:color="auto" w:frame="1"/>
        </w:rPr>
        <w:t>(Dispersion parameter for binomial family taken to be 1)Null deviance: 33229.2  on 389  degrees of freedom</w:t>
      </w:r>
      <w:r>
        <w:rPr>
          <w:rFonts w:eastAsia="Times New Roman"/>
          <w:color w:val="000000"/>
          <w:sz w:val="20"/>
          <w:szCs w:val="20"/>
          <w:bdr w:val="none" w:sz="0" w:space="0" w:color="auto" w:frame="1"/>
        </w:rPr>
        <w:t xml:space="preserve">, </w:t>
      </w:r>
      <w:r w:rsidRPr="00664E35">
        <w:rPr>
          <w:rFonts w:eastAsia="Times New Roman"/>
          <w:color w:val="000000"/>
          <w:sz w:val="20"/>
          <w:szCs w:val="20"/>
          <w:bdr w:val="none" w:sz="0" w:space="0" w:color="auto" w:frame="1"/>
        </w:rPr>
        <w:t>Residual deviance:  3470.5  on 385  degrees of freedom</w:t>
      </w:r>
    </w:p>
    <w:p w14:paraId="04CF09B4" w14:textId="33E47974" w:rsidR="00664E35" w:rsidRPr="00664E35" w:rsidRDefault="00664E35" w:rsidP="00664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000000"/>
          <w:sz w:val="20"/>
          <w:szCs w:val="20"/>
          <w:bdr w:val="none" w:sz="0" w:space="0" w:color="auto" w:frame="1"/>
        </w:rPr>
      </w:pPr>
      <w:r w:rsidRPr="00664E35">
        <w:rPr>
          <w:rFonts w:eastAsia="Times New Roman"/>
          <w:color w:val="000000"/>
          <w:sz w:val="20"/>
          <w:szCs w:val="20"/>
          <w:bdr w:val="none" w:sz="0" w:space="0" w:color="auto" w:frame="1"/>
        </w:rPr>
        <w:t>AIC: 5039.7</w:t>
      </w:r>
      <w:r>
        <w:rPr>
          <w:rFonts w:eastAsia="Times New Roman"/>
          <w:color w:val="000000"/>
          <w:sz w:val="20"/>
          <w:szCs w:val="20"/>
          <w:bdr w:val="none" w:sz="0" w:space="0" w:color="auto" w:frame="1"/>
        </w:rPr>
        <w:t xml:space="preserve">, </w:t>
      </w:r>
      <w:r w:rsidRPr="00664E35">
        <w:rPr>
          <w:rFonts w:eastAsia="Times New Roman"/>
          <w:color w:val="000000"/>
          <w:sz w:val="20"/>
          <w:szCs w:val="20"/>
          <w:bdr w:val="none" w:sz="0" w:space="0" w:color="auto" w:frame="1"/>
        </w:rPr>
        <w:t>Number of Fisher Scoring iterations: 5</w:t>
      </w:r>
    </w:p>
    <w:p w14:paraId="49032A8D" w14:textId="360A0BA1" w:rsidR="00183A00" w:rsidRPr="00183A00" w:rsidRDefault="00183A00" w:rsidP="00664E35"/>
    <w:tbl>
      <w:tblPr>
        <w:tblStyle w:val="TableGrid"/>
        <w:tblW w:w="0" w:type="auto"/>
        <w:tblLook w:val="04A0" w:firstRow="1" w:lastRow="0" w:firstColumn="1" w:lastColumn="0" w:noHBand="0" w:noVBand="1"/>
      </w:tblPr>
      <w:tblGrid>
        <w:gridCol w:w="9042"/>
      </w:tblGrid>
      <w:tr w:rsidR="00183A00" w:rsidRPr="00183A00" w14:paraId="432C4098" w14:textId="77777777" w:rsidTr="00183A00">
        <w:tc>
          <w:tcPr>
            <w:tcW w:w="9042" w:type="dxa"/>
          </w:tcPr>
          <w:p w14:paraId="43EF01FE" w14:textId="77777777" w:rsidR="00183A00" w:rsidRPr="00183A00" w:rsidRDefault="00183A00"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183A00">
              <w:rPr>
                <w:rFonts w:ascii="Lucida Console" w:eastAsia="Times New Roman" w:hAnsi="Lucida Console" w:cs="Courier New"/>
                <w:color w:val="000000"/>
                <w:sz w:val="20"/>
                <w:szCs w:val="20"/>
                <w:bdr w:val="none" w:sz="0" w:space="0" w:color="auto" w:frame="1"/>
              </w:rPr>
              <w:t>Coefficients:</w:t>
            </w:r>
          </w:p>
        </w:tc>
      </w:tr>
      <w:tr w:rsidR="00183A00" w:rsidRPr="00183A00" w14:paraId="69CDCF27" w14:textId="77777777" w:rsidTr="00183A00">
        <w:tc>
          <w:tcPr>
            <w:tcW w:w="9042" w:type="dxa"/>
          </w:tcPr>
          <w:p w14:paraId="13B6E076" w14:textId="77777777" w:rsidR="00183A00" w:rsidRPr="00183A00" w:rsidRDefault="00183A00"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183A00">
              <w:rPr>
                <w:rFonts w:ascii="Lucida Console" w:eastAsia="Times New Roman" w:hAnsi="Lucida Console" w:cs="Courier New"/>
                <w:color w:val="000000"/>
                <w:sz w:val="20"/>
                <w:szCs w:val="20"/>
                <w:bdr w:val="none" w:sz="0" w:space="0" w:color="auto" w:frame="1"/>
              </w:rPr>
              <w:t xml:space="preserve">                        Estimate Std. Error z value </w:t>
            </w:r>
            <w:proofErr w:type="spellStart"/>
            <w:r w:rsidRPr="00183A00">
              <w:rPr>
                <w:rFonts w:ascii="Lucida Console" w:eastAsia="Times New Roman" w:hAnsi="Lucida Console" w:cs="Courier New"/>
                <w:color w:val="000000"/>
                <w:sz w:val="20"/>
                <w:szCs w:val="20"/>
                <w:bdr w:val="none" w:sz="0" w:space="0" w:color="auto" w:frame="1"/>
              </w:rPr>
              <w:t>Pr</w:t>
            </w:r>
            <w:proofErr w:type="spellEnd"/>
            <w:r w:rsidRPr="00183A00">
              <w:rPr>
                <w:rFonts w:ascii="Lucida Console" w:eastAsia="Times New Roman" w:hAnsi="Lucida Console" w:cs="Courier New"/>
                <w:color w:val="000000"/>
                <w:sz w:val="20"/>
                <w:szCs w:val="20"/>
                <w:bdr w:val="none" w:sz="0" w:space="0" w:color="auto" w:frame="1"/>
              </w:rPr>
              <w:t>(&gt;|z</w:t>
            </w:r>
            <w:proofErr w:type="gramStart"/>
            <w:r w:rsidRPr="00183A00">
              <w:rPr>
                <w:rFonts w:ascii="Lucida Console" w:eastAsia="Times New Roman" w:hAnsi="Lucida Console" w:cs="Courier New"/>
                <w:color w:val="000000"/>
                <w:sz w:val="20"/>
                <w:szCs w:val="20"/>
                <w:bdr w:val="none" w:sz="0" w:space="0" w:color="auto" w:frame="1"/>
              </w:rPr>
              <w:t xml:space="preserve">|)   </w:t>
            </w:r>
            <w:proofErr w:type="gramEnd"/>
            <w:r w:rsidRPr="00183A00">
              <w:rPr>
                <w:rFonts w:ascii="Lucida Console" w:eastAsia="Times New Roman" w:hAnsi="Lucida Console" w:cs="Courier New"/>
                <w:color w:val="000000"/>
                <w:sz w:val="20"/>
                <w:szCs w:val="20"/>
                <w:bdr w:val="none" w:sz="0" w:space="0" w:color="auto" w:frame="1"/>
              </w:rPr>
              <w:t xml:space="preserve"> </w:t>
            </w:r>
          </w:p>
        </w:tc>
      </w:tr>
      <w:tr w:rsidR="00183A00" w:rsidRPr="00183A00" w14:paraId="318DD746" w14:textId="77777777" w:rsidTr="00183A00">
        <w:tc>
          <w:tcPr>
            <w:tcW w:w="9042" w:type="dxa"/>
          </w:tcPr>
          <w:p w14:paraId="17910587" w14:textId="77777777" w:rsidR="00183A00" w:rsidRPr="00183A00" w:rsidRDefault="00183A00"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r>
      <w:tr w:rsidR="00183A00" w:rsidRPr="00183A00" w14:paraId="6EF13CA3" w14:textId="77777777" w:rsidTr="00183A00">
        <w:tc>
          <w:tcPr>
            <w:tcW w:w="9042" w:type="dxa"/>
          </w:tcPr>
          <w:p w14:paraId="298859FE" w14:textId="77777777" w:rsidR="00183A00" w:rsidRPr="00183A00" w:rsidRDefault="00183A00"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tc>
      </w:tr>
      <w:tr w:rsidR="00183A00" w:rsidRPr="00183A00" w14:paraId="7D66DD53" w14:textId="77777777" w:rsidTr="00183A00">
        <w:tc>
          <w:tcPr>
            <w:tcW w:w="9042" w:type="dxa"/>
          </w:tcPr>
          <w:p w14:paraId="37B0317A" w14:textId="77777777" w:rsidR="00183A00" w:rsidRPr="00183A00" w:rsidRDefault="00183A00"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183A00">
              <w:rPr>
                <w:rFonts w:ascii="Lucida Console" w:eastAsia="Times New Roman" w:hAnsi="Lucida Console" w:cs="Courier New"/>
                <w:color w:val="000000"/>
                <w:sz w:val="20"/>
                <w:szCs w:val="20"/>
                <w:bdr w:val="none" w:sz="0" w:space="0" w:color="auto" w:frame="1"/>
              </w:rPr>
              <w:t>(</w:t>
            </w:r>
            <w:proofErr w:type="gramStart"/>
            <w:r w:rsidRPr="00183A00">
              <w:rPr>
                <w:rFonts w:ascii="Lucida Console" w:eastAsia="Times New Roman" w:hAnsi="Lucida Console" w:cs="Courier New"/>
                <w:color w:val="000000"/>
                <w:sz w:val="20"/>
                <w:szCs w:val="20"/>
                <w:bdr w:val="none" w:sz="0" w:space="0" w:color="auto" w:frame="1"/>
              </w:rPr>
              <w:t xml:space="preserve">Intercept)   </w:t>
            </w:r>
            <w:proofErr w:type="gramEnd"/>
            <w:r w:rsidRPr="00183A00">
              <w:rPr>
                <w:rFonts w:ascii="Lucida Console" w:eastAsia="Times New Roman" w:hAnsi="Lucida Console" w:cs="Courier New"/>
                <w:color w:val="000000"/>
                <w:sz w:val="20"/>
                <w:szCs w:val="20"/>
                <w:bdr w:val="none" w:sz="0" w:space="0" w:color="auto" w:frame="1"/>
              </w:rPr>
              <w:t xml:space="preserve">          -5.27240    0.09444  -55.83   &lt;2e-16 ***</w:t>
            </w:r>
          </w:p>
        </w:tc>
      </w:tr>
      <w:tr w:rsidR="00183A00" w:rsidRPr="00183A00" w14:paraId="01582717" w14:textId="77777777" w:rsidTr="00183A00">
        <w:tc>
          <w:tcPr>
            <w:tcW w:w="9042" w:type="dxa"/>
          </w:tcPr>
          <w:p w14:paraId="6E45A858" w14:textId="77777777" w:rsidR="00183A00" w:rsidRPr="00183A00" w:rsidRDefault="00183A00"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183A00">
              <w:rPr>
                <w:rFonts w:ascii="Lucida Console" w:eastAsia="Times New Roman" w:hAnsi="Lucida Console" w:cs="Courier New"/>
                <w:color w:val="000000"/>
                <w:sz w:val="20"/>
                <w:szCs w:val="20"/>
                <w:bdr w:val="none" w:sz="0" w:space="0" w:color="auto" w:frame="1"/>
              </w:rPr>
              <w:t>day                      0.95569    0.01727   55.34   &lt;2e-16 ***</w:t>
            </w:r>
          </w:p>
        </w:tc>
      </w:tr>
      <w:tr w:rsidR="00183A00" w:rsidRPr="00183A00" w14:paraId="13B1B439" w14:textId="77777777" w:rsidTr="00183A00">
        <w:tc>
          <w:tcPr>
            <w:tcW w:w="9042" w:type="dxa"/>
          </w:tcPr>
          <w:p w14:paraId="2DE05F38" w14:textId="77777777" w:rsidR="00183A00" w:rsidRPr="00183A00" w:rsidRDefault="00183A00"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r w:rsidRPr="00183A00">
              <w:rPr>
                <w:rFonts w:ascii="Lucida Console" w:eastAsia="Times New Roman" w:hAnsi="Lucida Console" w:cs="Courier New"/>
                <w:color w:val="000000"/>
                <w:sz w:val="20"/>
                <w:szCs w:val="20"/>
                <w:bdr w:val="none" w:sz="0" w:space="0" w:color="auto" w:frame="1"/>
              </w:rPr>
              <w:t>treatmentuninfected</w:t>
            </w:r>
            <w:proofErr w:type="spellEnd"/>
            <w:r w:rsidRPr="00183A00">
              <w:rPr>
                <w:rFonts w:ascii="Lucida Console" w:eastAsia="Times New Roman" w:hAnsi="Lucida Console" w:cs="Courier New"/>
                <w:color w:val="000000"/>
                <w:sz w:val="20"/>
                <w:szCs w:val="20"/>
                <w:bdr w:val="none" w:sz="0" w:space="0" w:color="auto" w:frame="1"/>
              </w:rPr>
              <w:t xml:space="preserve">      1.94957    0.09729   20.04   &lt;2e-16 ***</w:t>
            </w:r>
          </w:p>
        </w:tc>
      </w:tr>
      <w:tr w:rsidR="00183A00" w:rsidRPr="00183A00" w14:paraId="11399AD8" w14:textId="77777777" w:rsidTr="00183A00">
        <w:tc>
          <w:tcPr>
            <w:tcW w:w="9042" w:type="dxa"/>
          </w:tcPr>
          <w:p w14:paraId="235BBB9F" w14:textId="77777777" w:rsidR="00183A00" w:rsidRPr="00183A00" w:rsidRDefault="00183A00"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r w:rsidRPr="00183A00">
              <w:rPr>
                <w:rFonts w:ascii="Lucida Console" w:eastAsia="Times New Roman" w:hAnsi="Lucida Console" w:cs="Courier New"/>
                <w:color w:val="000000"/>
                <w:sz w:val="20"/>
                <w:szCs w:val="20"/>
                <w:bdr w:val="none" w:sz="0" w:space="0" w:color="auto" w:frame="1"/>
              </w:rPr>
              <w:t>sexm</w:t>
            </w:r>
            <w:proofErr w:type="spellEnd"/>
            <w:r w:rsidRPr="00183A00">
              <w:rPr>
                <w:rFonts w:ascii="Lucida Console" w:eastAsia="Times New Roman" w:hAnsi="Lucida Console" w:cs="Courier New"/>
                <w:color w:val="000000"/>
                <w:sz w:val="20"/>
                <w:szCs w:val="20"/>
                <w:bdr w:val="none" w:sz="0" w:space="0" w:color="auto" w:frame="1"/>
              </w:rPr>
              <w:t xml:space="preserve">                     1.01991    0.02614   39.02   &lt;2e-16 ***</w:t>
            </w:r>
          </w:p>
        </w:tc>
      </w:tr>
      <w:tr w:rsidR="00183A00" w:rsidRPr="00183A00" w14:paraId="1E1D7B5C" w14:textId="77777777" w:rsidTr="00183A00">
        <w:tc>
          <w:tcPr>
            <w:tcW w:w="9042" w:type="dxa"/>
          </w:tcPr>
          <w:p w14:paraId="69F604A7" w14:textId="77777777" w:rsidR="00183A00" w:rsidRPr="00183A00" w:rsidRDefault="00183A00"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proofErr w:type="gramStart"/>
            <w:r w:rsidRPr="00183A00">
              <w:rPr>
                <w:rFonts w:ascii="Lucida Console" w:eastAsia="Times New Roman" w:hAnsi="Lucida Console" w:cs="Courier New"/>
                <w:color w:val="000000"/>
                <w:sz w:val="20"/>
                <w:szCs w:val="20"/>
                <w:bdr w:val="none" w:sz="0" w:space="0" w:color="auto" w:frame="1"/>
              </w:rPr>
              <w:t>day:treatmentuninfected</w:t>
            </w:r>
            <w:proofErr w:type="spellEnd"/>
            <w:proofErr w:type="gramEnd"/>
            <w:r w:rsidRPr="00183A00">
              <w:rPr>
                <w:rFonts w:ascii="Lucida Console" w:eastAsia="Times New Roman" w:hAnsi="Lucida Console" w:cs="Courier New"/>
                <w:color w:val="000000"/>
                <w:sz w:val="20"/>
                <w:szCs w:val="20"/>
                <w:bdr w:val="none" w:sz="0" w:space="0" w:color="auto" w:frame="1"/>
              </w:rPr>
              <w:t xml:space="preserve"> -0.78349    0.01730  -45.28   &lt;2e-16 ***</w:t>
            </w:r>
          </w:p>
        </w:tc>
      </w:tr>
      <w:tr w:rsidR="00183A00" w:rsidRPr="00183A00" w14:paraId="12D9E952" w14:textId="77777777" w:rsidTr="00183A00">
        <w:tc>
          <w:tcPr>
            <w:tcW w:w="9042" w:type="dxa"/>
          </w:tcPr>
          <w:p w14:paraId="6C123DCE" w14:textId="77777777" w:rsidR="00183A00" w:rsidRPr="00183A00" w:rsidRDefault="00183A00" w:rsidP="0099634F"/>
        </w:tc>
      </w:tr>
    </w:tbl>
    <w:p w14:paraId="1B8C0F7B" w14:textId="77777777" w:rsidR="00183A00" w:rsidRDefault="00183A00" w:rsidP="00AA3D48">
      <w:pPr>
        <w:ind w:left="720"/>
      </w:pPr>
    </w:p>
    <w:p w14:paraId="673AB17B" w14:textId="77777777" w:rsidR="00183A00" w:rsidRDefault="00183A00" w:rsidP="00AA3D48">
      <w:pPr>
        <w:ind w:left="720"/>
      </w:pPr>
    </w:p>
    <w:p w14:paraId="5E6845A7" w14:textId="77777777" w:rsidR="007F7BB3" w:rsidRDefault="007F7BB3" w:rsidP="007F7BB3"/>
    <w:p w14:paraId="5AEF1EEF" w14:textId="77777777" w:rsidR="00183A00" w:rsidRDefault="00183A00" w:rsidP="00AA3D48">
      <w:pPr>
        <w:ind w:left="720"/>
      </w:pPr>
    </w:p>
    <w:p w14:paraId="22829B01" w14:textId="77777777" w:rsidR="00183A00" w:rsidRDefault="00183A00" w:rsidP="00AA3D48">
      <w:pPr>
        <w:ind w:left="720"/>
      </w:pPr>
    </w:p>
    <w:p w14:paraId="2E1CD16F" w14:textId="77777777" w:rsidR="00D326A4" w:rsidRDefault="00D326A4" w:rsidP="00AA3D48">
      <w:pPr>
        <w:ind w:left="720"/>
      </w:pPr>
    </w:p>
    <w:p w14:paraId="0028D644" w14:textId="782E9146" w:rsidR="00DF47CF" w:rsidRDefault="00B06D1E" w:rsidP="00AA3D48">
      <w:pPr>
        <w:ind w:left="720"/>
      </w:pPr>
      <w:r>
        <w:rPr>
          <w:noProof/>
        </w:rPr>
        <w:lastRenderedPageBreak/>
        <w:drawing>
          <wp:anchor distT="0" distB="0" distL="114300" distR="114300" simplePos="0" relativeHeight="251808768" behindDoc="0" locked="0" layoutInCell="1" allowOverlap="1" wp14:anchorId="377FA5DE" wp14:editId="3107281E">
            <wp:simplePos x="0" y="0"/>
            <wp:positionH relativeFrom="column">
              <wp:posOffset>-48769</wp:posOffset>
            </wp:positionH>
            <wp:positionV relativeFrom="paragraph">
              <wp:posOffset>195083</wp:posOffset>
            </wp:positionV>
            <wp:extent cx="3252656" cy="2518272"/>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59203" cy="2523341"/>
                    </a:xfrm>
                    <a:prstGeom prst="rect">
                      <a:avLst/>
                    </a:prstGeom>
                  </pic:spPr>
                </pic:pic>
              </a:graphicData>
            </a:graphic>
            <wp14:sizeRelH relativeFrom="page">
              <wp14:pctWidth>0</wp14:pctWidth>
            </wp14:sizeRelH>
            <wp14:sizeRelV relativeFrom="page">
              <wp14:pctHeight>0</wp14:pctHeight>
            </wp14:sizeRelV>
          </wp:anchor>
        </w:drawing>
      </w:r>
    </w:p>
    <w:p w14:paraId="39B0AF84" w14:textId="680DE59C" w:rsidR="00DF47CF" w:rsidRDefault="00B06D1E" w:rsidP="00AA3D48">
      <w:pPr>
        <w:ind w:left="720"/>
      </w:pPr>
      <w:r w:rsidRPr="009C66B9">
        <w:rPr>
          <w:noProof/>
        </w:rPr>
        <w:drawing>
          <wp:anchor distT="0" distB="0" distL="114300" distR="114300" simplePos="0" relativeHeight="251807744" behindDoc="0" locked="0" layoutInCell="1" allowOverlap="1" wp14:anchorId="77EB7CE5" wp14:editId="06950690">
            <wp:simplePos x="0" y="0"/>
            <wp:positionH relativeFrom="column">
              <wp:posOffset>3151876</wp:posOffset>
            </wp:positionH>
            <wp:positionV relativeFrom="paragraph">
              <wp:posOffset>23992</wp:posOffset>
            </wp:positionV>
            <wp:extent cx="3087741" cy="2529840"/>
            <wp:effectExtent l="0" t="0" r="11430" b="1016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87741" cy="2529840"/>
                    </a:xfrm>
                    <a:prstGeom prst="rect">
                      <a:avLst/>
                    </a:prstGeom>
                  </pic:spPr>
                </pic:pic>
              </a:graphicData>
            </a:graphic>
            <wp14:sizeRelH relativeFrom="page">
              <wp14:pctWidth>0</wp14:pctWidth>
            </wp14:sizeRelH>
            <wp14:sizeRelV relativeFrom="page">
              <wp14:pctHeight>0</wp14:pctHeight>
            </wp14:sizeRelV>
          </wp:anchor>
        </w:drawing>
      </w:r>
    </w:p>
    <w:p w14:paraId="4A4A395D" w14:textId="4C220819" w:rsidR="00DF47CF" w:rsidRDefault="00DF47CF" w:rsidP="00AA3D48">
      <w:pPr>
        <w:ind w:left="720"/>
      </w:pPr>
    </w:p>
    <w:p w14:paraId="1C8787EB" w14:textId="4D4302A3" w:rsidR="00DF47CF" w:rsidRDefault="00DF47CF" w:rsidP="00AA3D48">
      <w:pPr>
        <w:ind w:left="720"/>
      </w:pPr>
    </w:p>
    <w:p w14:paraId="167601C3" w14:textId="6CDD8B05" w:rsidR="00DF47CF" w:rsidRDefault="00DF47CF" w:rsidP="00AA3D48">
      <w:pPr>
        <w:ind w:left="720"/>
      </w:pPr>
    </w:p>
    <w:p w14:paraId="482E62F1" w14:textId="588FDC9B" w:rsidR="00DF47CF" w:rsidRDefault="006F4792" w:rsidP="00AA3D48">
      <w:pPr>
        <w:ind w:left="720"/>
      </w:pPr>
      <w:r>
        <w:rPr>
          <w:noProof/>
        </w:rPr>
        <mc:AlternateContent>
          <mc:Choice Requires="wps">
            <w:drawing>
              <wp:anchor distT="0" distB="0" distL="114300" distR="114300" simplePos="0" relativeHeight="251812864" behindDoc="0" locked="0" layoutInCell="1" allowOverlap="1" wp14:anchorId="6512FFE8" wp14:editId="44C613CB">
                <wp:simplePos x="0" y="0"/>
                <wp:positionH relativeFrom="column">
                  <wp:posOffset>6127115</wp:posOffset>
                </wp:positionH>
                <wp:positionV relativeFrom="paragraph">
                  <wp:posOffset>237490</wp:posOffset>
                </wp:positionV>
                <wp:extent cx="342900" cy="346075"/>
                <wp:effectExtent l="0" t="0" r="0" b="9525"/>
                <wp:wrapSquare wrapText="bothSides"/>
                <wp:docPr id="25" name="Text Box 25"/>
                <wp:cNvGraphicFramePr/>
                <a:graphic xmlns:a="http://schemas.openxmlformats.org/drawingml/2006/main">
                  <a:graphicData uri="http://schemas.microsoft.com/office/word/2010/wordprocessingShape">
                    <wps:wsp>
                      <wps:cNvSpPr txBox="1"/>
                      <wps:spPr>
                        <a:xfrm>
                          <a:off x="0" y="0"/>
                          <a:ext cx="342900" cy="3460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6C8252" w14:textId="4EF5C48B" w:rsidR="00DE3302" w:rsidRDefault="00DE3302" w:rsidP="006F479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2FFE8" id="Text Box 25" o:spid="_x0000_s1061" type="#_x0000_t202" style="position:absolute;left:0;text-align:left;margin-left:482.45pt;margin-top:18.7pt;width:27pt;height:27.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" filled="f" stroked="f">
                <v:textbox>
                  <w:txbxContent>
                    <w:p w14:paraId="486C8252" w14:textId="4EF5C48B" w:rsidR="00DE3302" w:rsidRDefault="00DE3302" w:rsidP="006F4792">
                      <w:r>
                        <w:t>B</w:t>
                      </w:r>
                    </w:p>
                  </w:txbxContent>
                </v:textbox>
                <w10:wrap type="square"/>
              </v:shape>
            </w:pict>
          </mc:Fallback>
        </mc:AlternateContent>
      </w:r>
    </w:p>
    <w:p w14:paraId="36968DDE" w14:textId="58A1F70F" w:rsidR="00DF47CF" w:rsidRDefault="006F4792" w:rsidP="00AA3D48">
      <w:pPr>
        <w:ind w:left="720"/>
      </w:pPr>
      <w:r>
        <w:rPr>
          <w:noProof/>
        </w:rPr>
        <mc:AlternateContent>
          <mc:Choice Requires="wps">
            <w:drawing>
              <wp:anchor distT="0" distB="0" distL="114300" distR="114300" simplePos="0" relativeHeight="251810816" behindDoc="0" locked="0" layoutInCell="1" allowOverlap="1" wp14:anchorId="626E9860" wp14:editId="23066C11">
                <wp:simplePos x="0" y="0"/>
                <wp:positionH relativeFrom="column">
                  <wp:posOffset>-502285</wp:posOffset>
                </wp:positionH>
                <wp:positionV relativeFrom="paragraph">
                  <wp:posOffset>178435</wp:posOffset>
                </wp:positionV>
                <wp:extent cx="342900" cy="346075"/>
                <wp:effectExtent l="0" t="0" r="0" b="9525"/>
                <wp:wrapSquare wrapText="bothSides"/>
                <wp:docPr id="24" name="Text Box 24"/>
                <wp:cNvGraphicFramePr/>
                <a:graphic xmlns:a="http://schemas.openxmlformats.org/drawingml/2006/main">
                  <a:graphicData uri="http://schemas.microsoft.com/office/word/2010/wordprocessingShape">
                    <wps:wsp>
                      <wps:cNvSpPr txBox="1"/>
                      <wps:spPr>
                        <a:xfrm>
                          <a:off x="0" y="0"/>
                          <a:ext cx="342900" cy="3460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65BCB3" w14:textId="77777777" w:rsidR="00DE3302" w:rsidRDefault="00DE3302" w:rsidP="006F479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E9860" id="Text Box 24" o:spid="_x0000_s1062" type="#_x0000_t202" style="position:absolute;left:0;text-align:left;margin-left:-39.55pt;margin-top:14.05pt;width:27pt;height:2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0weIHkCAABi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" filled="f" stroked="f">
                <v:textbox>
                  <w:txbxContent>
                    <w:p w14:paraId="7D65BCB3" w14:textId="77777777" w:rsidR="00DE3302" w:rsidRDefault="00DE3302" w:rsidP="006F4792">
                      <w:r>
                        <w:t>A</w:t>
                      </w:r>
                    </w:p>
                  </w:txbxContent>
                </v:textbox>
                <w10:wrap type="square"/>
              </v:shape>
            </w:pict>
          </mc:Fallback>
        </mc:AlternateContent>
      </w:r>
    </w:p>
    <w:p w14:paraId="731D7905" w14:textId="7F061300" w:rsidR="00DF47CF" w:rsidRDefault="00DF47CF" w:rsidP="00AA3D48">
      <w:pPr>
        <w:ind w:left="720"/>
      </w:pPr>
    </w:p>
    <w:p w14:paraId="64B7B5FA" w14:textId="4BC2DE98" w:rsidR="00DF47CF" w:rsidRDefault="00DF47CF" w:rsidP="00AA3D48">
      <w:pPr>
        <w:ind w:left="720"/>
      </w:pPr>
    </w:p>
    <w:p w14:paraId="76CD33C0" w14:textId="6D4E1FCE" w:rsidR="00DF47CF" w:rsidRDefault="00DF47CF" w:rsidP="00AA3D48">
      <w:pPr>
        <w:ind w:left="720"/>
      </w:pPr>
    </w:p>
    <w:p w14:paraId="39473739" w14:textId="6081454D" w:rsidR="00DF47CF" w:rsidRDefault="00DF47CF" w:rsidP="00AA3D48">
      <w:pPr>
        <w:ind w:left="720"/>
      </w:pPr>
    </w:p>
    <w:p w14:paraId="7C1E63E3" w14:textId="78B1DF2C" w:rsidR="00DF47CF" w:rsidRDefault="00DF47CF" w:rsidP="00AA3D48">
      <w:pPr>
        <w:ind w:left="720"/>
      </w:pPr>
    </w:p>
    <w:p w14:paraId="34EB0808" w14:textId="6B3988D9" w:rsidR="00DF47CF" w:rsidRDefault="00DF47CF" w:rsidP="00AA3D48">
      <w:pPr>
        <w:ind w:left="720"/>
      </w:pPr>
    </w:p>
    <w:p w14:paraId="379FEB74" w14:textId="5CCAC693" w:rsidR="00DF47CF" w:rsidRDefault="00DF47CF" w:rsidP="00AA3D48">
      <w:pPr>
        <w:ind w:left="720"/>
      </w:pPr>
    </w:p>
    <w:p w14:paraId="0D18A519" w14:textId="79CAE56F" w:rsidR="00DF47CF" w:rsidRDefault="00DF47CF" w:rsidP="00AA3D48">
      <w:pPr>
        <w:ind w:left="720"/>
      </w:pPr>
    </w:p>
    <w:p w14:paraId="317FFE75" w14:textId="77777777" w:rsidR="00EB7E20" w:rsidRDefault="00EB7E20" w:rsidP="00AA3D48">
      <w:pPr>
        <w:ind w:left="720"/>
      </w:pPr>
    </w:p>
    <w:p w14:paraId="13563740" w14:textId="73A86A6E" w:rsidR="00B06D1E" w:rsidRPr="000F6C85" w:rsidRDefault="00B06D1E" w:rsidP="00B06D1E">
      <w:pPr>
        <w:rPr>
          <w:sz w:val="20"/>
          <w:szCs w:val="20"/>
        </w:rPr>
      </w:pPr>
      <w:r>
        <w:rPr>
          <w:i/>
          <w:sz w:val="20"/>
          <w:szCs w:val="20"/>
        </w:rPr>
        <w:t>Figure 9</w:t>
      </w:r>
      <w:r w:rsidRPr="000F6C85">
        <w:rPr>
          <w:i/>
          <w:sz w:val="20"/>
          <w:szCs w:val="20"/>
        </w:rPr>
        <w:t xml:space="preserve">. </w:t>
      </w:r>
      <w:r w:rsidRPr="000F6C85">
        <w:rPr>
          <w:sz w:val="20"/>
          <w:szCs w:val="20"/>
        </w:rPr>
        <w:t>The solid lines are the GLM model prediction and the solid points are the mean observed fraction of dead flies over the four replicates</w:t>
      </w:r>
      <w:r>
        <w:rPr>
          <w:sz w:val="20"/>
          <w:szCs w:val="20"/>
        </w:rPr>
        <w:t>. This graph shows the mortality rate comparison of infected and un-infected CO</w:t>
      </w:r>
      <w:r>
        <w:rPr>
          <w:sz w:val="20"/>
          <w:szCs w:val="20"/>
          <w:vertAlign w:val="subscript"/>
        </w:rPr>
        <w:t>1-5</w:t>
      </w:r>
      <w:r>
        <w:rPr>
          <w:sz w:val="20"/>
          <w:szCs w:val="20"/>
        </w:rPr>
        <w:t xml:space="preserve"> flies at age 42 days. Panels A and B shows result of CO</w:t>
      </w:r>
      <w:r>
        <w:rPr>
          <w:sz w:val="20"/>
          <w:szCs w:val="20"/>
          <w:vertAlign w:val="subscript"/>
        </w:rPr>
        <w:t>1-5</w:t>
      </w:r>
      <w:r>
        <w:rPr>
          <w:sz w:val="20"/>
          <w:szCs w:val="20"/>
        </w:rPr>
        <w:t xml:space="preserve"> males and females respectively. Y axis displays mortality rate and X axis shows days after infection.</w:t>
      </w:r>
    </w:p>
    <w:p w14:paraId="1651A1FA" w14:textId="77777777" w:rsidR="00EB7E20" w:rsidRDefault="00EB7E20" w:rsidP="00AA3D48">
      <w:pPr>
        <w:ind w:left="720"/>
      </w:pPr>
    </w:p>
    <w:p w14:paraId="54BFB4A2" w14:textId="77777777" w:rsidR="00EB7E20" w:rsidRDefault="00EB7E20" w:rsidP="00AA3D48">
      <w:pPr>
        <w:ind w:left="720"/>
      </w:pPr>
    </w:p>
    <w:p w14:paraId="59818943" w14:textId="77777777" w:rsidR="00EB7E20" w:rsidRDefault="00EB7E20" w:rsidP="00AA3D48">
      <w:pPr>
        <w:ind w:left="720"/>
      </w:pPr>
    </w:p>
    <w:p w14:paraId="71C955E1" w14:textId="2CE37A8C" w:rsidR="005B7476" w:rsidRPr="00791ECA" w:rsidRDefault="007F7BB3" w:rsidP="005B7476">
      <w:pPr>
        <w:rPr>
          <w:sz w:val="20"/>
          <w:szCs w:val="20"/>
        </w:rPr>
      </w:pPr>
      <w:r>
        <w:rPr>
          <w:i/>
          <w:sz w:val="20"/>
          <w:szCs w:val="20"/>
        </w:rPr>
        <w:t>Table 10</w:t>
      </w:r>
      <w:r w:rsidR="005B7476" w:rsidRPr="00791ECA">
        <w:rPr>
          <w:i/>
          <w:sz w:val="20"/>
          <w:szCs w:val="20"/>
        </w:rPr>
        <w:t xml:space="preserve">.  </w:t>
      </w:r>
      <w:r w:rsidR="005B7476" w:rsidRPr="00791ECA">
        <w:rPr>
          <w:sz w:val="20"/>
          <w:szCs w:val="20"/>
        </w:rPr>
        <w:t xml:space="preserve">The table below gives the </w:t>
      </w:r>
      <w:r w:rsidR="005B7476" w:rsidRPr="00791ECA">
        <w:rPr>
          <w:i/>
          <w:iCs/>
          <w:sz w:val="20"/>
          <w:szCs w:val="20"/>
        </w:rPr>
        <w:t>t</w:t>
      </w:r>
      <w:r w:rsidR="005B7476" w:rsidRPr="00791ECA">
        <w:rPr>
          <w:sz w:val="20"/>
          <w:szCs w:val="20"/>
          <w:vertAlign w:val="subscript"/>
        </w:rPr>
        <w:t>50</w:t>
      </w:r>
      <w:r w:rsidR="005B7476" w:rsidRPr="00791ECA">
        <w:rPr>
          <w:sz w:val="20"/>
          <w:szCs w:val="20"/>
        </w:rPr>
        <w:t xml:space="preserve"> for each of the selection-sex-treatment groups</w:t>
      </w:r>
      <w:r w:rsidR="005B7476">
        <w:rPr>
          <w:sz w:val="20"/>
          <w:szCs w:val="20"/>
        </w:rPr>
        <w:t xml:space="preserve"> at age 42</w:t>
      </w:r>
      <w:r w:rsidR="005B7476" w:rsidRPr="00791ECA">
        <w:rPr>
          <w:sz w:val="20"/>
          <w:szCs w:val="20"/>
        </w:rPr>
        <w:t>.</w:t>
      </w:r>
    </w:p>
    <w:p w14:paraId="597BA415" w14:textId="77777777" w:rsidR="00EB7E20" w:rsidRDefault="00EB7E20" w:rsidP="00AA3D48">
      <w:pPr>
        <w:ind w:left="720"/>
      </w:pPr>
    </w:p>
    <w:tbl>
      <w:tblPr>
        <w:tblStyle w:val="TableGrid"/>
        <w:tblW w:w="0" w:type="auto"/>
        <w:tblLook w:val="04A0" w:firstRow="1" w:lastRow="0" w:firstColumn="1" w:lastColumn="0" w:noHBand="0" w:noVBand="1"/>
      </w:tblPr>
      <w:tblGrid>
        <w:gridCol w:w="2263"/>
        <w:gridCol w:w="1624"/>
        <w:gridCol w:w="630"/>
        <w:gridCol w:w="1711"/>
        <w:gridCol w:w="566"/>
        <w:gridCol w:w="2248"/>
      </w:tblGrid>
      <w:tr w:rsidR="005B7476" w14:paraId="252848AB" w14:textId="77777777" w:rsidTr="005B7476">
        <w:tc>
          <w:tcPr>
            <w:tcW w:w="2265" w:type="dxa"/>
            <w:tcBorders>
              <w:top w:val="single" w:sz="4" w:space="0" w:color="auto"/>
              <w:left w:val="single" w:sz="4" w:space="0" w:color="auto"/>
              <w:bottom w:val="single" w:sz="4" w:space="0" w:color="auto"/>
              <w:right w:val="single" w:sz="4" w:space="0" w:color="auto"/>
            </w:tcBorders>
          </w:tcPr>
          <w:p w14:paraId="1474CCA7" w14:textId="77777777" w:rsidR="005B7476" w:rsidRDefault="005B7476" w:rsidP="0099634F">
            <w:r>
              <w:t>Selection Regime</w:t>
            </w:r>
          </w:p>
        </w:tc>
        <w:tc>
          <w:tcPr>
            <w:tcW w:w="1625" w:type="dxa"/>
            <w:tcBorders>
              <w:top w:val="single" w:sz="4" w:space="0" w:color="auto"/>
              <w:left w:val="single" w:sz="4" w:space="0" w:color="auto"/>
              <w:bottom w:val="single" w:sz="4" w:space="0" w:color="auto"/>
              <w:right w:val="nil"/>
            </w:tcBorders>
          </w:tcPr>
          <w:p w14:paraId="5FDBEA39" w14:textId="77777777" w:rsidR="005B7476" w:rsidRDefault="005B7476" w:rsidP="0099634F">
            <w:r>
              <w:t>Sex</w:t>
            </w:r>
          </w:p>
        </w:tc>
        <w:tc>
          <w:tcPr>
            <w:tcW w:w="630" w:type="dxa"/>
            <w:tcBorders>
              <w:top w:val="single" w:sz="4" w:space="0" w:color="auto"/>
              <w:left w:val="single" w:sz="4" w:space="0" w:color="auto"/>
              <w:bottom w:val="single" w:sz="4" w:space="0" w:color="auto"/>
              <w:right w:val="nil"/>
            </w:tcBorders>
          </w:tcPr>
          <w:p w14:paraId="465CCB91" w14:textId="77777777" w:rsidR="005B7476" w:rsidRDefault="005B7476" w:rsidP="005B7476"/>
        </w:tc>
        <w:tc>
          <w:tcPr>
            <w:tcW w:w="1711" w:type="dxa"/>
            <w:tcBorders>
              <w:top w:val="single" w:sz="4" w:space="0" w:color="auto"/>
              <w:left w:val="nil"/>
              <w:bottom w:val="single" w:sz="4" w:space="0" w:color="auto"/>
              <w:right w:val="single" w:sz="4" w:space="0" w:color="auto"/>
            </w:tcBorders>
          </w:tcPr>
          <w:p w14:paraId="12B57875" w14:textId="491F0703" w:rsidR="005B7476" w:rsidRDefault="005B7476" w:rsidP="0099634F">
            <w:r>
              <w:t>Treatment</w:t>
            </w:r>
          </w:p>
        </w:tc>
        <w:tc>
          <w:tcPr>
            <w:tcW w:w="566" w:type="dxa"/>
            <w:tcBorders>
              <w:top w:val="single" w:sz="4" w:space="0" w:color="auto"/>
              <w:left w:val="single" w:sz="4" w:space="0" w:color="auto"/>
              <w:bottom w:val="single" w:sz="4" w:space="0" w:color="auto"/>
              <w:right w:val="nil"/>
            </w:tcBorders>
          </w:tcPr>
          <w:p w14:paraId="110482B4" w14:textId="77777777" w:rsidR="005B7476" w:rsidRDefault="005B7476" w:rsidP="005B7476"/>
        </w:tc>
        <w:tc>
          <w:tcPr>
            <w:tcW w:w="2250" w:type="dxa"/>
            <w:tcBorders>
              <w:top w:val="single" w:sz="4" w:space="0" w:color="auto"/>
              <w:left w:val="nil"/>
              <w:bottom w:val="single" w:sz="4" w:space="0" w:color="auto"/>
              <w:right w:val="single" w:sz="4" w:space="0" w:color="auto"/>
            </w:tcBorders>
          </w:tcPr>
          <w:p w14:paraId="56DADB9F" w14:textId="2B44FF57" w:rsidR="005B7476" w:rsidRDefault="005B7476" w:rsidP="0099634F">
            <w:r w:rsidRPr="00BF510E">
              <w:rPr>
                <w:i/>
                <w:iCs/>
              </w:rPr>
              <w:t>t</w:t>
            </w:r>
            <w:r w:rsidRPr="00BF510E">
              <w:rPr>
                <w:vertAlign w:val="subscript"/>
              </w:rPr>
              <w:t>50</w:t>
            </w:r>
            <w:r>
              <w:t xml:space="preserve"> (days)</w:t>
            </w:r>
          </w:p>
        </w:tc>
      </w:tr>
      <w:tr w:rsidR="005B7476" w14:paraId="23193B84" w14:textId="77777777" w:rsidTr="005B7476">
        <w:tc>
          <w:tcPr>
            <w:tcW w:w="2265" w:type="dxa"/>
            <w:tcBorders>
              <w:top w:val="single" w:sz="4" w:space="0" w:color="auto"/>
              <w:left w:val="single" w:sz="4" w:space="0" w:color="auto"/>
              <w:bottom w:val="nil"/>
              <w:right w:val="single" w:sz="4" w:space="0" w:color="auto"/>
            </w:tcBorders>
          </w:tcPr>
          <w:p w14:paraId="15787CCC" w14:textId="77777777" w:rsidR="005B7476" w:rsidRDefault="005B7476" w:rsidP="0099634F">
            <w:r>
              <w:t>CO</w:t>
            </w:r>
          </w:p>
        </w:tc>
        <w:tc>
          <w:tcPr>
            <w:tcW w:w="1625" w:type="dxa"/>
            <w:tcBorders>
              <w:top w:val="single" w:sz="4" w:space="0" w:color="auto"/>
              <w:left w:val="single" w:sz="4" w:space="0" w:color="auto"/>
              <w:bottom w:val="nil"/>
              <w:right w:val="nil"/>
            </w:tcBorders>
          </w:tcPr>
          <w:p w14:paraId="4A586C2F" w14:textId="77777777" w:rsidR="005B7476" w:rsidRDefault="005B7476" w:rsidP="0099634F">
            <w:r>
              <w:t>Male</w:t>
            </w:r>
          </w:p>
        </w:tc>
        <w:tc>
          <w:tcPr>
            <w:tcW w:w="630" w:type="dxa"/>
            <w:tcBorders>
              <w:top w:val="single" w:sz="4" w:space="0" w:color="auto"/>
              <w:left w:val="single" w:sz="4" w:space="0" w:color="auto"/>
              <w:bottom w:val="nil"/>
              <w:right w:val="nil"/>
            </w:tcBorders>
          </w:tcPr>
          <w:p w14:paraId="7C9BA513" w14:textId="77777777" w:rsidR="005B7476" w:rsidRDefault="005B7476" w:rsidP="005B7476"/>
        </w:tc>
        <w:tc>
          <w:tcPr>
            <w:tcW w:w="1711" w:type="dxa"/>
            <w:tcBorders>
              <w:top w:val="single" w:sz="4" w:space="0" w:color="auto"/>
              <w:left w:val="nil"/>
              <w:bottom w:val="nil"/>
              <w:right w:val="single" w:sz="4" w:space="0" w:color="auto"/>
            </w:tcBorders>
          </w:tcPr>
          <w:p w14:paraId="3D3B2B41" w14:textId="37BD84C7" w:rsidR="005B7476" w:rsidRDefault="005B7476" w:rsidP="0099634F">
            <w:r>
              <w:t>Uninfected</w:t>
            </w:r>
          </w:p>
        </w:tc>
        <w:tc>
          <w:tcPr>
            <w:tcW w:w="566" w:type="dxa"/>
            <w:tcBorders>
              <w:top w:val="single" w:sz="4" w:space="0" w:color="auto"/>
              <w:left w:val="single" w:sz="4" w:space="0" w:color="auto"/>
              <w:bottom w:val="nil"/>
              <w:right w:val="nil"/>
            </w:tcBorders>
          </w:tcPr>
          <w:p w14:paraId="2CF991DC" w14:textId="77777777" w:rsidR="005B7476" w:rsidRDefault="005B7476" w:rsidP="005B7476"/>
        </w:tc>
        <w:tc>
          <w:tcPr>
            <w:tcW w:w="2250" w:type="dxa"/>
            <w:tcBorders>
              <w:top w:val="single" w:sz="4" w:space="0" w:color="auto"/>
              <w:left w:val="nil"/>
              <w:bottom w:val="nil"/>
              <w:right w:val="single" w:sz="4" w:space="0" w:color="auto"/>
            </w:tcBorders>
          </w:tcPr>
          <w:p w14:paraId="21F730D6" w14:textId="0F117D1E" w:rsidR="005B7476" w:rsidRDefault="005B7476" w:rsidP="0099634F">
            <w:r>
              <w:t>13.4</w:t>
            </w:r>
          </w:p>
        </w:tc>
      </w:tr>
      <w:tr w:rsidR="005B7476" w14:paraId="04654DFE" w14:textId="77777777" w:rsidTr="005B7476">
        <w:tc>
          <w:tcPr>
            <w:tcW w:w="2265" w:type="dxa"/>
            <w:tcBorders>
              <w:top w:val="nil"/>
              <w:left w:val="single" w:sz="4" w:space="0" w:color="auto"/>
              <w:bottom w:val="nil"/>
              <w:right w:val="single" w:sz="4" w:space="0" w:color="auto"/>
            </w:tcBorders>
          </w:tcPr>
          <w:p w14:paraId="1A0CEC28" w14:textId="77777777" w:rsidR="005B7476" w:rsidRDefault="005B7476" w:rsidP="0099634F"/>
        </w:tc>
        <w:tc>
          <w:tcPr>
            <w:tcW w:w="1625" w:type="dxa"/>
            <w:tcBorders>
              <w:top w:val="nil"/>
              <w:left w:val="single" w:sz="4" w:space="0" w:color="auto"/>
              <w:bottom w:val="nil"/>
              <w:right w:val="nil"/>
            </w:tcBorders>
          </w:tcPr>
          <w:p w14:paraId="7CCC6CA8" w14:textId="77777777" w:rsidR="005B7476" w:rsidRDefault="005B7476" w:rsidP="0099634F">
            <w:r>
              <w:t>Male</w:t>
            </w:r>
          </w:p>
        </w:tc>
        <w:tc>
          <w:tcPr>
            <w:tcW w:w="630" w:type="dxa"/>
            <w:tcBorders>
              <w:top w:val="nil"/>
              <w:left w:val="single" w:sz="4" w:space="0" w:color="auto"/>
              <w:bottom w:val="nil"/>
              <w:right w:val="nil"/>
            </w:tcBorders>
          </w:tcPr>
          <w:p w14:paraId="51712609" w14:textId="77777777" w:rsidR="005B7476" w:rsidRDefault="005B7476" w:rsidP="005B7476"/>
        </w:tc>
        <w:tc>
          <w:tcPr>
            <w:tcW w:w="1711" w:type="dxa"/>
            <w:tcBorders>
              <w:top w:val="nil"/>
              <w:left w:val="nil"/>
              <w:bottom w:val="nil"/>
              <w:right w:val="single" w:sz="4" w:space="0" w:color="auto"/>
            </w:tcBorders>
          </w:tcPr>
          <w:p w14:paraId="497156BA" w14:textId="14C7D633" w:rsidR="005B7476" w:rsidRDefault="005B7476" w:rsidP="0099634F">
            <w:r>
              <w:t>Infected</w:t>
            </w:r>
          </w:p>
        </w:tc>
        <w:tc>
          <w:tcPr>
            <w:tcW w:w="566" w:type="dxa"/>
            <w:tcBorders>
              <w:top w:val="nil"/>
              <w:left w:val="single" w:sz="4" w:space="0" w:color="auto"/>
              <w:bottom w:val="nil"/>
              <w:right w:val="nil"/>
            </w:tcBorders>
          </w:tcPr>
          <w:p w14:paraId="0E9E816A" w14:textId="77777777" w:rsidR="005B7476" w:rsidRDefault="005B7476" w:rsidP="005B7476"/>
        </w:tc>
        <w:tc>
          <w:tcPr>
            <w:tcW w:w="2250" w:type="dxa"/>
            <w:tcBorders>
              <w:top w:val="nil"/>
              <w:left w:val="nil"/>
              <w:bottom w:val="nil"/>
              <w:right w:val="single" w:sz="4" w:space="0" w:color="auto"/>
            </w:tcBorders>
          </w:tcPr>
          <w:p w14:paraId="1C18F46A" w14:textId="3B9CEF8B" w:rsidR="005B7476" w:rsidRDefault="005B7476" w:rsidP="0099634F">
            <w:r>
              <w:t>4.45</w:t>
            </w:r>
          </w:p>
        </w:tc>
      </w:tr>
      <w:tr w:rsidR="005B7476" w14:paraId="2D977B53" w14:textId="77777777" w:rsidTr="005B7476">
        <w:tc>
          <w:tcPr>
            <w:tcW w:w="2265" w:type="dxa"/>
            <w:tcBorders>
              <w:top w:val="nil"/>
              <w:left w:val="single" w:sz="4" w:space="0" w:color="auto"/>
              <w:bottom w:val="nil"/>
              <w:right w:val="single" w:sz="4" w:space="0" w:color="auto"/>
            </w:tcBorders>
          </w:tcPr>
          <w:p w14:paraId="3D6DC7B0" w14:textId="77777777" w:rsidR="005B7476" w:rsidRDefault="005B7476" w:rsidP="0099634F">
            <w:r>
              <w:t>CO</w:t>
            </w:r>
          </w:p>
        </w:tc>
        <w:tc>
          <w:tcPr>
            <w:tcW w:w="1625" w:type="dxa"/>
            <w:tcBorders>
              <w:top w:val="nil"/>
              <w:left w:val="single" w:sz="4" w:space="0" w:color="auto"/>
              <w:bottom w:val="nil"/>
              <w:right w:val="nil"/>
            </w:tcBorders>
          </w:tcPr>
          <w:p w14:paraId="3792908B" w14:textId="77777777" w:rsidR="005B7476" w:rsidRDefault="005B7476" w:rsidP="0099634F">
            <w:r>
              <w:t>Female</w:t>
            </w:r>
          </w:p>
        </w:tc>
        <w:tc>
          <w:tcPr>
            <w:tcW w:w="630" w:type="dxa"/>
            <w:tcBorders>
              <w:top w:val="nil"/>
              <w:left w:val="single" w:sz="4" w:space="0" w:color="auto"/>
              <w:bottom w:val="nil"/>
              <w:right w:val="nil"/>
            </w:tcBorders>
          </w:tcPr>
          <w:p w14:paraId="22E8EF9A" w14:textId="77777777" w:rsidR="005B7476" w:rsidRDefault="005B7476" w:rsidP="005B7476"/>
        </w:tc>
        <w:tc>
          <w:tcPr>
            <w:tcW w:w="1711" w:type="dxa"/>
            <w:tcBorders>
              <w:top w:val="nil"/>
              <w:left w:val="nil"/>
              <w:bottom w:val="nil"/>
              <w:right w:val="single" w:sz="4" w:space="0" w:color="auto"/>
            </w:tcBorders>
          </w:tcPr>
          <w:p w14:paraId="0CBFE3AA" w14:textId="78A667CC" w:rsidR="005B7476" w:rsidRDefault="005B7476" w:rsidP="0099634F">
            <w:r>
              <w:t>Uninfected</w:t>
            </w:r>
          </w:p>
        </w:tc>
        <w:tc>
          <w:tcPr>
            <w:tcW w:w="566" w:type="dxa"/>
            <w:tcBorders>
              <w:top w:val="nil"/>
              <w:left w:val="single" w:sz="4" w:space="0" w:color="auto"/>
              <w:bottom w:val="nil"/>
              <w:right w:val="nil"/>
            </w:tcBorders>
          </w:tcPr>
          <w:p w14:paraId="0C055419" w14:textId="77777777" w:rsidR="005B7476" w:rsidRDefault="005B7476" w:rsidP="005B7476"/>
        </w:tc>
        <w:tc>
          <w:tcPr>
            <w:tcW w:w="2250" w:type="dxa"/>
            <w:tcBorders>
              <w:top w:val="nil"/>
              <w:left w:val="nil"/>
              <w:bottom w:val="nil"/>
              <w:right w:val="single" w:sz="4" w:space="0" w:color="auto"/>
            </w:tcBorders>
          </w:tcPr>
          <w:p w14:paraId="388DA8F4" w14:textId="307ED02E" w:rsidR="005B7476" w:rsidRDefault="005B7476" w:rsidP="0099634F">
            <w:r>
              <w:t>19.3</w:t>
            </w:r>
          </w:p>
        </w:tc>
      </w:tr>
      <w:tr w:rsidR="005B7476" w14:paraId="34601BD6" w14:textId="77777777" w:rsidTr="005B7476">
        <w:tc>
          <w:tcPr>
            <w:tcW w:w="2265" w:type="dxa"/>
            <w:tcBorders>
              <w:top w:val="nil"/>
              <w:left w:val="single" w:sz="4" w:space="0" w:color="auto"/>
              <w:bottom w:val="single" w:sz="4" w:space="0" w:color="auto"/>
              <w:right w:val="single" w:sz="4" w:space="0" w:color="auto"/>
            </w:tcBorders>
          </w:tcPr>
          <w:p w14:paraId="2762DB19" w14:textId="77777777" w:rsidR="005B7476" w:rsidRDefault="005B7476" w:rsidP="0099634F"/>
        </w:tc>
        <w:tc>
          <w:tcPr>
            <w:tcW w:w="1625" w:type="dxa"/>
            <w:tcBorders>
              <w:top w:val="nil"/>
              <w:left w:val="single" w:sz="4" w:space="0" w:color="auto"/>
              <w:bottom w:val="single" w:sz="4" w:space="0" w:color="auto"/>
              <w:right w:val="nil"/>
            </w:tcBorders>
          </w:tcPr>
          <w:p w14:paraId="167C0D8D" w14:textId="77777777" w:rsidR="005B7476" w:rsidRDefault="005B7476" w:rsidP="0099634F">
            <w:r>
              <w:t>Female</w:t>
            </w:r>
          </w:p>
        </w:tc>
        <w:tc>
          <w:tcPr>
            <w:tcW w:w="630" w:type="dxa"/>
            <w:tcBorders>
              <w:top w:val="nil"/>
              <w:left w:val="single" w:sz="4" w:space="0" w:color="auto"/>
              <w:bottom w:val="single" w:sz="4" w:space="0" w:color="auto"/>
              <w:right w:val="nil"/>
            </w:tcBorders>
          </w:tcPr>
          <w:p w14:paraId="3CEA126D" w14:textId="77777777" w:rsidR="005B7476" w:rsidRDefault="005B7476" w:rsidP="005B7476"/>
        </w:tc>
        <w:tc>
          <w:tcPr>
            <w:tcW w:w="1711" w:type="dxa"/>
            <w:tcBorders>
              <w:top w:val="nil"/>
              <w:left w:val="nil"/>
              <w:bottom w:val="single" w:sz="4" w:space="0" w:color="auto"/>
              <w:right w:val="single" w:sz="4" w:space="0" w:color="auto"/>
            </w:tcBorders>
          </w:tcPr>
          <w:p w14:paraId="302087EE" w14:textId="011FD2E3" w:rsidR="005B7476" w:rsidRDefault="005B7476" w:rsidP="0099634F">
            <w:r>
              <w:t>Infected</w:t>
            </w:r>
          </w:p>
        </w:tc>
        <w:tc>
          <w:tcPr>
            <w:tcW w:w="566" w:type="dxa"/>
            <w:tcBorders>
              <w:top w:val="nil"/>
              <w:left w:val="single" w:sz="4" w:space="0" w:color="auto"/>
              <w:bottom w:val="single" w:sz="4" w:space="0" w:color="auto"/>
              <w:right w:val="nil"/>
            </w:tcBorders>
          </w:tcPr>
          <w:p w14:paraId="43F7A33A" w14:textId="77777777" w:rsidR="005B7476" w:rsidRDefault="005B7476" w:rsidP="005B7476"/>
        </w:tc>
        <w:tc>
          <w:tcPr>
            <w:tcW w:w="2250" w:type="dxa"/>
            <w:tcBorders>
              <w:top w:val="nil"/>
              <w:left w:val="nil"/>
              <w:bottom w:val="single" w:sz="4" w:space="0" w:color="auto"/>
              <w:right w:val="single" w:sz="4" w:space="0" w:color="auto"/>
            </w:tcBorders>
          </w:tcPr>
          <w:p w14:paraId="6B0B87A8" w14:textId="0260505D" w:rsidR="005B7476" w:rsidRDefault="005B7476" w:rsidP="0099634F">
            <w:r>
              <w:t>5.52</w:t>
            </w:r>
          </w:p>
        </w:tc>
      </w:tr>
    </w:tbl>
    <w:p w14:paraId="7752A42D" w14:textId="77777777" w:rsidR="00EB7E20" w:rsidRDefault="00EB7E20" w:rsidP="00AA3D48">
      <w:pPr>
        <w:ind w:left="720"/>
      </w:pPr>
    </w:p>
    <w:p w14:paraId="3871376D" w14:textId="77777777" w:rsidR="00EB7E20" w:rsidRDefault="00EB7E20" w:rsidP="00AA3D48">
      <w:pPr>
        <w:ind w:left="720"/>
      </w:pPr>
    </w:p>
    <w:p w14:paraId="39649A08" w14:textId="77777777" w:rsidR="00EB7E20" w:rsidRDefault="00EB7E20" w:rsidP="00E54FDA"/>
    <w:p w14:paraId="410B3370" w14:textId="2EDBF220" w:rsidR="00EB7E20" w:rsidRDefault="00D37A53" w:rsidP="00D37A53">
      <w:r w:rsidRPr="00D37A53">
        <w:rPr>
          <w:i/>
          <w:sz w:val="20"/>
          <w:szCs w:val="20"/>
        </w:rPr>
        <w:t>Table 1</w:t>
      </w:r>
      <w:r w:rsidR="007F7BB3">
        <w:rPr>
          <w:i/>
          <w:sz w:val="20"/>
          <w:szCs w:val="20"/>
        </w:rPr>
        <w:t>1</w:t>
      </w:r>
      <w:r>
        <w:rPr>
          <w:sz w:val="20"/>
          <w:szCs w:val="20"/>
        </w:rPr>
        <w:t xml:space="preserve">. </w:t>
      </w:r>
      <w:r w:rsidR="00474169" w:rsidRPr="003938A2">
        <w:rPr>
          <w:sz w:val="20"/>
          <w:szCs w:val="20"/>
        </w:rPr>
        <w:t>Below we use subscripts “</w:t>
      </w:r>
      <w:proofErr w:type="spellStart"/>
      <w:r w:rsidR="00474169" w:rsidRPr="003938A2">
        <w:rPr>
          <w:sz w:val="20"/>
          <w:szCs w:val="20"/>
        </w:rPr>
        <w:t>i</w:t>
      </w:r>
      <w:proofErr w:type="spellEnd"/>
      <w:r w:rsidR="00474169" w:rsidRPr="003938A2">
        <w:rPr>
          <w:sz w:val="20"/>
          <w:szCs w:val="20"/>
        </w:rPr>
        <w:t>” and “u” for infected and uninfected respectively</w:t>
      </w:r>
      <w:r>
        <w:rPr>
          <w:sz w:val="20"/>
          <w:szCs w:val="20"/>
        </w:rPr>
        <w:t xml:space="preserve"> at age 42.</w:t>
      </w:r>
    </w:p>
    <w:p w14:paraId="74039650" w14:textId="77777777" w:rsidR="00877CFE" w:rsidRDefault="00877CFE" w:rsidP="00D37A53"/>
    <w:tbl>
      <w:tblPr>
        <w:tblStyle w:val="TableGrid"/>
        <w:tblW w:w="0" w:type="auto"/>
        <w:tblLook w:val="04A0" w:firstRow="1" w:lastRow="0" w:firstColumn="1" w:lastColumn="0" w:noHBand="0" w:noVBand="1"/>
      </w:tblPr>
      <w:tblGrid>
        <w:gridCol w:w="2263"/>
        <w:gridCol w:w="1624"/>
        <w:gridCol w:w="630"/>
        <w:gridCol w:w="1711"/>
        <w:gridCol w:w="566"/>
        <w:gridCol w:w="2248"/>
      </w:tblGrid>
      <w:tr w:rsidR="00D37A53" w14:paraId="6F9319AE" w14:textId="77777777" w:rsidTr="00D37A53">
        <w:tc>
          <w:tcPr>
            <w:tcW w:w="2263" w:type="dxa"/>
            <w:tcBorders>
              <w:top w:val="single" w:sz="4" w:space="0" w:color="auto"/>
              <w:left w:val="single" w:sz="4" w:space="0" w:color="auto"/>
              <w:bottom w:val="single" w:sz="4" w:space="0" w:color="auto"/>
              <w:right w:val="single" w:sz="4" w:space="0" w:color="auto"/>
            </w:tcBorders>
          </w:tcPr>
          <w:p w14:paraId="0F8540E0" w14:textId="30631984" w:rsidR="00D37A53" w:rsidRDefault="00D37A53" w:rsidP="0099634F">
            <w:r>
              <w:t>Population Contrast</w:t>
            </w:r>
          </w:p>
        </w:tc>
        <w:tc>
          <w:tcPr>
            <w:tcW w:w="1624" w:type="dxa"/>
            <w:tcBorders>
              <w:top w:val="single" w:sz="4" w:space="0" w:color="auto"/>
              <w:left w:val="single" w:sz="4" w:space="0" w:color="auto"/>
              <w:bottom w:val="single" w:sz="4" w:space="0" w:color="auto"/>
              <w:right w:val="nil"/>
            </w:tcBorders>
          </w:tcPr>
          <w:p w14:paraId="06168049" w14:textId="77777777" w:rsidR="00D37A53" w:rsidRDefault="00D37A53" w:rsidP="0099634F">
            <w:r>
              <w:t>Sex</w:t>
            </w:r>
          </w:p>
        </w:tc>
        <w:tc>
          <w:tcPr>
            <w:tcW w:w="630" w:type="dxa"/>
            <w:tcBorders>
              <w:top w:val="single" w:sz="4" w:space="0" w:color="auto"/>
              <w:left w:val="single" w:sz="4" w:space="0" w:color="auto"/>
              <w:bottom w:val="single" w:sz="4" w:space="0" w:color="auto"/>
              <w:right w:val="nil"/>
            </w:tcBorders>
          </w:tcPr>
          <w:p w14:paraId="284418C2" w14:textId="77777777" w:rsidR="00D37A53" w:rsidRDefault="00D37A53" w:rsidP="0099634F"/>
        </w:tc>
        <w:tc>
          <w:tcPr>
            <w:tcW w:w="1711" w:type="dxa"/>
            <w:tcBorders>
              <w:top w:val="single" w:sz="4" w:space="0" w:color="auto"/>
              <w:left w:val="nil"/>
              <w:bottom w:val="single" w:sz="4" w:space="0" w:color="auto"/>
              <w:right w:val="single" w:sz="4" w:space="0" w:color="auto"/>
            </w:tcBorders>
          </w:tcPr>
          <w:p w14:paraId="577692B5" w14:textId="5F5ECE68" w:rsidR="00D37A53" w:rsidRDefault="00D37A53" w:rsidP="0099634F">
            <w:r>
              <w:t>Difference</w:t>
            </w:r>
          </w:p>
        </w:tc>
        <w:tc>
          <w:tcPr>
            <w:tcW w:w="566" w:type="dxa"/>
            <w:tcBorders>
              <w:top w:val="single" w:sz="4" w:space="0" w:color="auto"/>
              <w:left w:val="single" w:sz="4" w:space="0" w:color="auto"/>
              <w:bottom w:val="single" w:sz="4" w:space="0" w:color="auto"/>
              <w:right w:val="nil"/>
            </w:tcBorders>
          </w:tcPr>
          <w:p w14:paraId="7AE7077C" w14:textId="77777777" w:rsidR="00D37A53" w:rsidRDefault="00D37A53" w:rsidP="0099634F"/>
        </w:tc>
        <w:tc>
          <w:tcPr>
            <w:tcW w:w="2248" w:type="dxa"/>
            <w:tcBorders>
              <w:top w:val="single" w:sz="4" w:space="0" w:color="auto"/>
              <w:left w:val="nil"/>
              <w:bottom w:val="single" w:sz="4" w:space="0" w:color="auto"/>
              <w:right w:val="single" w:sz="4" w:space="0" w:color="auto"/>
            </w:tcBorders>
          </w:tcPr>
          <w:p w14:paraId="0C17292B" w14:textId="646877A4" w:rsidR="00D37A53" w:rsidRDefault="00D37A53" w:rsidP="0099634F">
            <w:r>
              <w:t>95% Confidence Interval</w:t>
            </w:r>
          </w:p>
        </w:tc>
      </w:tr>
      <w:tr w:rsidR="00D37A53" w14:paraId="02C795A6" w14:textId="77777777" w:rsidTr="00D37A53">
        <w:tc>
          <w:tcPr>
            <w:tcW w:w="2263" w:type="dxa"/>
            <w:tcBorders>
              <w:top w:val="single" w:sz="4" w:space="0" w:color="auto"/>
              <w:left w:val="single" w:sz="4" w:space="0" w:color="auto"/>
              <w:bottom w:val="nil"/>
              <w:right w:val="single" w:sz="4" w:space="0" w:color="auto"/>
            </w:tcBorders>
          </w:tcPr>
          <w:p w14:paraId="794D17DA" w14:textId="1EDB7421" w:rsidR="00D37A53" w:rsidRDefault="00D37A53" w:rsidP="0099634F">
            <w:proofErr w:type="spellStart"/>
            <w:r>
              <w:t>COu-COi</w:t>
            </w:r>
            <w:proofErr w:type="spellEnd"/>
          </w:p>
        </w:tc>
        <w:tc>
          <w:tcPr>
            <w:tcW w:w="1624" w:type="dxa"/>
            <w:tcBorders>
              <w:top w:val="single" w:sz="4" w:space="0" w:color="auto"/>
              <w:left w:val="single" w:sz="4" w:space="0" w:color="auto"/>
              <w:bottom w:val="nil"/>
              <w:right w:val="nil"/>
            </w:tcBorders>
          </w:tcPr>
          <w:p w14:paraId="1D98F8EA" w14:textId="77777777" w:rsidR="00D37A53" w:rsidRDefault="00D37A53" w:rsidP="0099634F">
            <w:r>
              <w:t>Male</w:t>
            </w:r>
          </w:p>
        </w:tc>
        <w:tc>
          <w:tcPr>
            <w:tcW w:w="630" w:type="dxa"/>
            <w:tcBorders>
              <w:top w:val="single" w:sz="4" w:space="0" w:color="auto"/>
              <w:left w:val="single" w:sz="4" w:space="0" w:color="auto"/>
              <w:bottom w:val="nil"/>
              <w:right w:val="nil"/>
            </w:tcBorders>
          </w:tcPr>
          <w:p w14:paraId="1091E015" w14:textId="77777777" w:rsidR="00D37A53" w:rsidRDefault="00D37A53" w:rsidP="0099634F"/>
        </w:tc>
        <w:tc>
          <w:tcPr>
            <w:tcW w:w="1711" w:type="dxa"/>
            <w:tcBorders>
              <w:top w:val="single" w:sz="4" w:space="0" w:color="auto"/>
              <w:left w:val="nil"/>
              <w:bottom w:val="nil"/>
              <w:right w:val="single" w:sz="4" w:space="0" w:color="auto"/>
            </w:tcBorders>
          </w:tcPr>
          <w:p w14:paraId="474E4C83" w14:textId="5A299149" w:rsidR="00D37A53" w:rsidRDefault="00D37A53" w:rsidP="0099634F">
            <w:r>
              <w:t>8.95</w:t>
            </w:r>
          </w:p>
        </w:tc>
        <w:tc>
          <w:tcPr>
            <w:tcW w:w="566" w:type="dxa"/>
            <w:tcBorders>
              <w:top w:val="single" w:sz="4" w:space="0" w:color="auto"/>
              <w:left w:val="single" w:sz="4" w:space="0" w:color="auto"/>
              <w:bottom w:val="nil"/>
              <w:right w:val="nil"/>
            </w:tcBorders>
          </w:tcPr>
          <w:p w14:paraId="21DA10FD" w14:textId="77777777" w:rsidR="00D37A53" w:rsidRDefault="00D37A53" w:rsidP="0099634F"/>
        </w:tc>
        <w:tc>
          <w:tcPr>
            <w:tcW w:w="2248" w:type="dxa"/>
            <w:tcBorders>
              <w:top w:val="single" w:sz="4" w:space="0" w:color="auto"/>
              <w:left w:val="nil"/>
              <w:bottom w:val="nil"/>
              <w:right w:val="single" w:sz="4" w:space="0" w:color="auto"/>
            </w:tcBorders>
          </w:tcPr>
          <w:p w14:paraId="45CA73C1" w14:textId="10567F5B" w:rsidR="00D37A53" w:rsidRDefault="00D37A53" w:rsidP="0099634F">
            <w:r>
              <w:t>(8.63, 9.21)</w:t>
            </w:r>
          </w:p>
        </w:tc>
      </w:tr>
      <w:tr w:rsidR="00D37A53" w14:paraId="2CCAAAC9" w14:textId="77777777" w:rsidTr="00D37A53">
        <w:trPr>
          <w:trHeight w:val="297"/>
        </w:trPr>
        <w:tc>
          <w:tcPr>
            <w:tcW w:w="2263" w:type="dxa"/>
            <w:tcBorders>
              <w:top w:val="nil"/>
              <w:left w:val="single" w:sz="4" w:space="0" w:color="auto"/>
              <w:bottom w:val="nil"/>
              <w:right w:val="single" w:sz="4" w:space="0" w:color="auto"/>
            </w:tcBorders>
          </w:tcPr>
          <w:p w14:paraId="3DC4AF50" w14:textId="77777777" w:rsidR="00D37A53" w:rsidRDefault="00D37A53" w:rsidP="0099634F"/>
        </w:tc>
        <w:tc>
          <w:tcPr>
            <w:tcW w:w="1624" w:type="dxa"/>
            <w:tcBorders>
              <w:top w:val="nil"/>
              <w:left w:val="single" w:sz="4" w:space="0" w:color="auto"/>
              <w:bottom w:val="nil"/>
              <w:right w:val="nil"/>
            </w:tcBorders>
          </w:tcPr>
          <w:p w14:paraId="3D8657C6" w14:textId="5BCE44C9" w:rsidR="00D37A53" w:rsidRDefault="00D37A53" w:rsidP="0099634F"/>
        </w:tc>
        <w:tc>
          <w:tcPr>
            <w:tcW w:w="630" w:type="dxa"/>
            <w:tcBorders>
              <w:top w:val="nil"/>
              <w:left w:val="single" w:sz="4" w:space="0" w:color="auto"/>
              <w:bottom w:val="nil"/>
              <w:right w:val="nil"/>
            </w:tcBorders>
          </w:tcPr>
          <w:p w14:paraId="65E20AE3" w14:textId="77777777" w:rsidR="00D37A53" w:rsidRDefault="00D37A53" w:rsidP="0099634F"/>
        </w:tc>
        <w:tc>
          <w:tcPr>
            <w:tcW w:w="1711" w:type="dxa"/>
            <w:tcBorders>
              <w:top w:val="nil"/>
              <w:left w:val="nil"/>
              <w:bottom w:val="nil"/>
              <w:right w:val="single" w:sz="4" w:space="0" w:color="auto"/>
            </w:tcBorders>
          </w:tcPr>
          <w:p w14:paraId="2BC89D01" w14:textId="2A9B3729" w:rsidR="00D37A53" w:rsidRDefault="00D37A53" w:rsidP="0099634F"/>
        </w:tc>
        <w:tc>
          <w:tcPr>
            <w:tcW w:w="566" w:type="dxa"/>
            <w:tcBorders>
              <w:top w:val="nil"/>
              <w:left w:val="single" w:sz="4" w:space="0" w:color="auto"/>
              <w:bottom w:val="nil"/>
              <w:right w:val="nil"/>
            </w:tcBorders>
          </w:tcPr>
          <w:p w14:paraId="4A3BF07A" w14:textId="77777777" w:rsidR="00D37A53" w:rsidRDefault="00D37A53" w:rsidP="0099634F"/>
        </w:tc>
        <w:tc>
          <w:tcPr>
            <w:tcW w:w="2248" w:type="dxa"/>
            <w:tcBorders>
              <w:top w:val="nil"/>
              <w:left w:val="nil"/>
              <w:bottom w:val="nil"/>
              <w:right w:val="single" w:sz="4" w:space="0" w:color="auto"/>
            </w:tcBorders>
          </w:tcPr>
          <w:p w14:paraId="78854C3D" w14:textId="297043DE" w:rsidR="00D37A53" w:rsidRDefault="00D37A53" w:rsidP="00D37A53"/>
        </w:tc>
      </w:tr>
      <w:tr w:rsidR="00D37A53" w14:paraId="456EDD47" w14:textId="77777777" w:rsidTr="00D37A53">
        <w:tc>
          <w:tcPr>
            <w:tcW w:w="2263" w:type="dxa"/>
            <w:tcBorders>
              <w:top w:val="nil"/>
              <w:left w:val="single" w:sz="4" w:space="0" w:color="auto"/>
              <w:bottom w:val="nil"/>
              <w:right w:val="single" w:sz="4" w:space="0" w:color="auto"/>
            </w:tcBorders>
          </w:tcPr>
          <w:p w14:paraId="7606A6C6" w14:textId="5CFFC8FC" w:rsidR="00D37A53" w:rsidRDefault="00D37A53" w:rsidP="0099634F">
            <w:proofErr w:type="spellStart"/>
            <w:r>
              <w:t>COu-COi</w:t>
            </w:r>
            <w:proofErr w:type="spellEnd"/>
          </w:p>
        </w:tc>
        <w:tc>
          <w:tcPr>
            <w:tcW w:w="1624" w:type="dxa"/>
            <w:tcBorders>
              <w:top w:val="nil"/>
              <w:left w:val="single" w:sz="4" w:space="0" w:color="auto"/>
              <w:bottom w:val="nil"/>
              <w:right w:val="nil"/>
            </w:tcBorders>
          </w:tcPr>
          <w:p w14:paraId="7838FE40" w14:textId="77777777" w:rsidR="00D37A53" w:rsidRDefault="00D37A53" w:rsidP="0099634F">
            <w:r>
              <w:t>Female</w:t>
            </w:r>
          </w:p>
        </w:tc>
        <w:tc>
          <w:tcPr>
            <w:tcW w:w="630" w:type="dxa"/>
            <w:tcBorders>
              <w:top w:val="nil"/>
              <w:left w:val="single" w:sz="4" w:space="0" w:color="auto"/>
              <w:bottom w:val="nil"/>
              <w:right w:val="nil"/>
            </w:tcBorders>
          </w:tcPr>
          <w:p w14:paraId="3D7ED510" w14:textId="77777777" w:rsidR="00D37A53" w:rsidRDefault="00D37A53" w:rsidP="0099634F"/>
        </w:tc>
        <w:tc>
          <w:tcPr>
            <w:tcW w:w="1711" w:type="dxa"/>
            <w:tcBorders>
              <w:top w:val="nil"/>
              <w:left w:val="nil"/>
              <w:bottom w:val="nil"/>
              <w:right w:val="single" w:sz="4" w:space="0" w:color="auto"/>
            </w:tcBorders>
          </w:tcPr>
          <w:p w14:paraId="45C08B5F" w14:textId="3F012953" w:rsidR="00D37A53" w:rsidRDefault="00D37A53" w:rsidP="0099634F"/>
        </w:tc>
        <w:tc>
          <w:tcPr>
            <w:tcW w:w="566" w:type="dxa"/>
            <w:tcBorders>
              <w:top w:val="nil"/>
              <w:left w:val="single" w:sz="4" w:space="0" w:color="auto"/>
              <w:bottom w:val="nil"/>
              <w:right w:val="nil"/>
            </w:tcBorders>
          </w:tcPr>
          <w:p w14:paraId="06AF9D12" w14:textId="77777777" w:rsidR="00D37A53" w:rsidRDefault="00D37A53" w:rsidP="0099634F"/>
        </w:tc>
        <w:tc>
          <w:tcPr>
            <w:tcW w:w="2248" w:type="dxa"/>
            <w:tcBorders>
              <w:top w:val="nil"/>
              <w:left w:val="nil"/>
              <w:bottom w:val="nil"/>
              <w:right w:val="single" w:sz="4" w:space="0" w:color="auto"/>
            </w:tcBorders>
          </w:tcPr>
          <w:p w14:paraId="1A29820D" w14:textId="26B66C57" w:rsidR="00D37A53" w:rsidRDefault="00D37A53" w:rsidP="00D37A53"/>
        </w:tc>
      </w:tr>
      <w:tr w:rsidR="00D37A53" w14:paraId="1854F697" w14:textId="77777777" w:rsidTr="00D37A53">
        <w:trPr>
          <w:trHeight w:val="252"/>
        </w:trPr>
        <w:tc>
          <w:tcPr>
            <w:tcW w:w="2263" w:type="dxa"/>
            <w:tcBorders>
              <w:top w:val="nil"/>
              <w:left w:val="single" w:sz="4" w:space="0" w:color="auto"/>
              <w:bottom w:val="single" w:sz="4" w:space="0" w:color="auto"/>
              <w:right w:val="single" w:sz="4" w:space="0" w:color="auto"/>
            </w:tcBorders>
          </w:tcPr>
          <w:p w14:paraId="492BBB3E" w14:textId="77777777" w:rsidR="00D37A53" w:rsidRDefault="00D37A53" w:rsidP="0099634F"/>
        </w:tc>
        <w:tc>
          <w:tcPr>
            <w:tcW w:w="1624" w:type="dxa"/>
            <w:tcBorders>
              <w:top w:val="nil"/>
              <w:left w:val="single" w:sz="4" w:space="0" w:color="auto"/>
              <w:bottom w:val="single" w:sz="4" w:space="0" w:color="auto"/>
              <w:right w:val="nil"/>
            </w:tcBorders>
          </w:tcPr>
          <w:p w14:paraId="2DBB1A2F" w14:textId="1331B9AD" w:rsidR="00D37A53" w:rsidRDefault="00D37A53" w:rsidP="0099634F"/>
        </w:tc>
        <w:tc>
          <w:tcPr>
            <w:tcW w:w="630" w:type="dxa"/>
            <w:tcBorders>
              <w:top w:val="nil"/>
              <w:left w:val="single" w:sz="4" w:space="0" w:color="auto"/>
              <w:bottom w:val="single" w:sz="4" w:space="0" w:color="auto"/>
              <w:right w:val="nil"/>
            </w:tcBorders>
          </w:tcPr>
          <w:p w14:paraId="7DE83CAF" w14:textId="77777777" w:rsidR="00D37A53" w:rsidRDefault="00D37A53" w:rsidP="0099634F"/>
        </w:tc>
        <w:tc>
          <w:tcPr>
            <w:tcW w:w="1711" w:type="dxa"/>
            <w:tcBorders>
              <w:top w:val="nil"/>
              <w:left w:val="nil"/>
              <w:bottom w:val="single" w:sz="4" w:space="0" w:color="auto"/>
              <w:right w:val="single" w:sz="4" w:space="0" w:color="auto"/>
            </w:tcBorders>
          </w:tcPr>
          <w:p w14:paraId="516D0DF1" w14:textId="5ED80ADC" w:rsidR="00D37A53" w:rsidRDefault="00D37A53" w:rsidP="0099634F">
            <w:r>
              <w:t>13.78</w:t>
            </w:r>
            <w:r>
              <w:tab/>
            </w:r>
          </w:p>
        </w:tc>
        <w:tc>
          <w:tcPr>
            <w:tcW w:w="566" w:type="dxa"/>
            <w:tcBorders>
              <w:top w:val="nil"/>
              <w:left w:val="single" w:sz="4" w:space="0" w:color="auto"/>
              <w:bottom w:val="single" w:sz="4" w:space="0" w:color="auto"/>
              <w:right w:val="nil"/>
            </w:tcBorders>
          </w:tcPr>
          <w:p w14:paraId="5FBCC6DE" w14:textId="77777777" w:rsidR="00D37A53" w:rsidRDefault="00D37A53" w:rsidP="0099634F"/>
        </w:tc>
        <w:tc>
          <w:tcPr>
            <w:tcW w:w="2248" w:type="dxa"/>
            <w:tcBorders>
              <w:top w:val="nil"/>
              <w:left w:val="nil"/>
              <w:bottom w:val="single" w:sz="4" w:space="0" w:color="auto"/>
              <w:right w:val="single" w:sz="4" w:space="0" w:color="auto"/>
            </w:tcBorders>
          </w:tcPr>
          <w:p w14:paraId="68261733" w14:textId="3B2F3026" w:rsidR="00D37A53" w:rsidRDefault="00D37A53" w:rsidP="00D37A53">
            <w:r>
              <w:t>(13.5, 14.0)</w:t>
            </w:r>
          </w:p>
        </w:tc>
      </w:tr>
    </w:tbl>
    <w:p w14:paraId="48AA7126" w14:textId="77777777" w:rsidR="00877CFE" w:rsidRDefault="00877CFE" w:rsidP="00AA3D48">
      <w:pPr>
        <w:ind w:left="720"/>
      </w:pPr>
    </w:p>
    <w:p w14:paraId="4DC3A2D5" w14:textId="77777777" w:rsidR="00877CFE" w:rsidRDefault="00877CFE" w:rsidP="00AA3D48">
      <w:pPr>
        <w:ind w:left="720"/>
      </w:pPr>
    </w:p>
    <w:p w14:paraId="654AB206" w14:textId="77777777" w:rsidR="00877CFE" w:rsidRDefault="00877CFE" w:rsidP="00AA3D48">
      <w:pPr>
        <w:ind w:left="720"/>
      </w:pPr>
    </w:p>
    <w:p w14:paraId="7D9C788D" w14:textId="77777777" w:rsidR="00877CFE" w:rsidRDefault="00877CFE" w:rsidP="00AA3D48">
      <w:pPr>
        <w:ind w:left="720"/>
      </w:pPr>
    </w:p>
    <w:p w14:paraId="76C9BA65" w14:textId="77777777" w:rsidR="00877CFE" w:rsidRDefault="00877CFE" w:rsidP="00AA3D48">
      <w:pPr>
        <w:ind w:left="720"/>
      </w:pPr>
    </w:p>
    <w:p w14:paraId="3400BA97" w14:textId="77777777" w:rsidR="00877CFE" w:rsidRDefault="00877CFE" w:rsidP="00AA3D48">
      <w:pPr>
        <w:ind w:left="720"/>
      </w:pPr>
    </w:p>
    <w:p w14:paraId="1B02FD1D" w14:textId="77777777" w:rsidR="00877CFE" w:rsidRDefault="00877CFE" w:rsidP="00AA3D48">
      <w:pPr>
        <w:ind w:left="720"/>
      </w:pPr>
    </w:p>
    <w:p w14:paraId="247E4D45" w14:textId="77777777" w:rsidR="00877CFE" w:rsidRDefault="00877CFE" w:rsidP="003C7911"/>
    <w:p w14:paraId="5D433DEE" w14:textId="77777777" w:rsidR="003C7911" w:rsidRDefault="003C7911" w:rsidP="003C7911"/>
    <w:p w14:paraId="77ABB996" w14:textId="77777777" w:rsidR="003C7911" w:rsidRDefault="003C7911" w:rsidP="003C7911"/>
    <w:p w14:paraId="11FB9F70" w14:textId="77777777" w:rsidR="003C7911" w:rsidRDefault="003C7911" w:rsidP="003C7911"/>
    <w:p w14:paraId="380EA57B" w14:textId="696F4D8C" w:rsidR="00184EAA" w:rsidRPr="00184EAA" w:rsidRDefault="00184EAA" w:rsidP="00184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184EAA">
        <w:rPr>
          <w:i/>
          <w:sz w:val="20"/>
          <w:szCs w:val="20"/>
        </w:rPr>
        <w:t>Table 12</w:t>
      </w:r>
      <w:r>
        <w:t xml:space="preserve">. </w:t>
      </w:r>
      <w:proofErr w:type="spellStart"/>
      <w:proofErr w:type="gramStart"/>
      <w:r w:rsidRPr="00184EAA">
        <w:rPr>
          <w:rFonts w:eastAsia="Times New Roman"/>
          <w:color w:val="000000"/>
          <w:sz w:val="20"/>
          <w:szCs w:val="20"/>
          <w:bdr w:val="none" w:sz="0" w:space="0" w:color="auto" w:frame="1"/>
        </w:rPr>
        <w:t>glm</w:t>
      </w:r>
      <w:proofErr w:type="spellEnd"/>
      <w:r w:rsidRPr="00184EAA">
        <w:rPr>
          <w:rFonts w:eastAsia="Times New Roman"/>
          <w:color w:val="000000"/>
          <w:sz w:val="20"/>
          <w:szCs w:val="20"/>
          <w:bdr w:val="none" w:sz="0" w:space="0" w:color="auto" w:frame="1"/>
        </w:rPr>
        <w:t>(</w:t>
      </w:r>
      <w:proofErr w:type="gramEnd"/>
      <w:r w:rsidRPr="00184EAA">
        <w:rPr>
          <w:rFonts w:eastAsia="Times New Roman"/>
          <w:color w:val="000000"/>
          <w:sz w:val="20"/>
          <w:szCs w:val="20"/>
          <w:bdr w:val="none" w:sz="0" w:space="0" w:color="auto" w:frame="1"/>
        </w:rPr>
        <w:t>formula = dead.data.56 ~ day * treatment + sex, family = binomial, data = day.56.rep.data)</w:t>
      </w:r>
    </w:p>
    <w:p w14:paraId="4B5B869F" w14:textId="22F956B3" w:rsidR="00184EAA" w:rsidRPr="00184EAA" w:rsidRDefault="00184EAA" w:rsidP="00184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000000"/>
          <w:sz w:val="20"/>
          <w:szCs w:val="20"/>
          <w:bdr w:val="none" w:sz="0" w:space="0" w:color="auto" w:frame="1"/>
        </w:rPr>
      </w:pPr>
      <w:r w:rsidRPr="00184EAA">
        <w:rPr>
          <w:rFonts w:eastAsia="Times New Roman"/>
          <w:color w:val="000000"/>
          <w:sz w:val="20"/>
          <w:szCs w:val="20"/>
          <w:bdr w:val="none" w:sz="0" w:space="0" w:color="auto" w:frame="1"/>
        </w:rPr>
        <w:t>Deviance Residuals:  Min</w:t>
      </w:r>
      <w:r>
        <w:rPr>
          <w:rFonts w:eastAsia="Times New Roman"/>
          <w:color w:val="000000"/>
          <w:sz w:val="20"/>
          <w:szCs w:val="20"/>
          <w:bdr w:val="none" w:sz="0" w:space="0" w:color="auto" w:frame="1"/>
        </w:rPr>
        <w:t xml:space="preserve"> (-7.527) ,</w:t>
      </w:r>
      <w:r w:rsidRPr="00184EAA">
        <w:rPr>
          <w:rFonts w:eastAsia="Times New Roman"/>
          <w:color w:val="000000"/>
          <w:sz w:val="20"/>
          <w:szCs w:val="20"/>
          <w:bdr w:val="none" w:sz="0" w:space="0" w:color="auto" w:frame="1"/>
        </w:rPr>
        <w:t xml:space="preserve">1Q </w:t>
      </w:r>
      <w:r>
        <w:rPr>
          <w:rFonts w:eastAsia="Times New Roman"/>
          <w:color w:val="000000"/>
          <w:sz w:val="20"/>
          <w:szCs w:val="20"/>
          <w:bdr w:val="none" w:sz="0" w:space="0" w:color="auto" w:frame="1"/>
        </w:rPr>
        <w:t>(</w:t>
      </w:r>
      <w:r w:rsidRPr="00184EAA">
        <w:rPr>
          <w:rFonts w:eastAsia="Times New Roman"/>
          <w:color w:val="000000"/>
          <w:sz w:val="20"/>
          <w:szCs w:val="20"/>
          <w:bdr w:val="none" w:sz="0" w:space="0" w:color="auto" w:frame="1"/>
        </w:rPr>
        <w:t>-1.236</w:t>
      </w:r>
      <w:r>
        <w:rPr>
          <w:rFonts w:eastAsia="Times New Roman"/>
          <w:color w:val="000000"/>
          <w:sz w:val="20"/>
          <w:szCs w:val="20"/>
          <w:bdr w:val="none" w:sz="0" w:space="0" w:color="auto" w:frame="1"/>
        </w:rPr>
        <w:t xml:space="preserve">), Median (0.192), </w:t>
      </w:r>
      <w:r w:rsidRPr="00184EAA">
        <w:rPr>
          <w:rFonts w:eastAsia="Times New Roman"/>
          <w:color w:val="000000"/>
          <w:sz w:val="20"/>
          <w:szCs w:val="20"/>
          <w:bdr w:val="none" w:sz="0" w:space="0" w:color="auto" w:frame="1"/>
        </w:rPr>
        <w:t>3Q</w:t>
      </w:r>
      <w:r>
        <w:rPr>
          <w:rFonts w:eastAsia="Times New Roman"/>
          <w:color w:val="000000"/>
          <w:sz w:val="20"/>
          <w:szCs w:val="20"/>
          <w:bdr w:val="none" w:sz="0" w:space="0" w:color="auto" w:frame="1"/>
        </w:rPr>
        <w:t xml:space="preserve"> (1.454</w:t>
      </w:r>
      <w:proofErr w:type="gramStart"/>
      <w:r>
        <w:rPr>
          <w:rFonts w:eastAsia="Times New Roman"/>
          <w:color w:val="000000"/>
          <w:sz w:val="20"/>
          <w:szCs w:val="20"/>
          <w:bdr w:val="none" w:sz="0" w:space="0" w:color="auto" w:frame="1"/>
        </w:rPr>
        <w:t>) ,</w:t>
      </w:r>
      <w:r w:rsidRPr="00184EAA">
        <w:rPr>
          <w:rFonts w:eastAsia="Times New Roman"/>
          <w:color w:val="000000"/>
          <w:sz w:val="20"/>
          <w:szCs w:val="20"/>
          <w:bdr w:val="none" w:sz="0" w:space="0" w:color="auto" w:frame="1"/>
        </w:rPr>
        <w:t>Max</w:t>
      </w:r>
      <w:proofErr w:type="gramEnd"/>
      <w:r>
        <w:rPr>
          <w:rFonts w:eastAsia="Times New Roman"/>
          <w:color w:val="000000"/>
          <w:sz w:val="20"/>
          <w:szCs w:val="20"/>
          <w:bdr w:val="none" w:sz="0" w:space="0" w:color="auto" w:frame="1"/>
        </w:rPr>
        <w:t xml:space="preserve"> (</w:t>
      </w:r>
      <w:r w:rsidRPr="00184EAA">
        <w:rPr>
          <w:rFonts w:eastAsia="Times New Roman"/>
          <w:color w:val="000000"/>
          <w:sz w:val="20"/>
          <w:szCs w:val="20"/>
          <w:bdr w:val="none" w:sz="0" w:space="0" w:color="auto" w:frame="1"/>
        </w:rPr>
        <w:t>6.795</w:t>
      </w:r>
      <w:r>
        <w:rPr>
          <w:rFonts w:eastAsia="Times New Roman"/>
          <w:color w:val="000000"/>
          <w:sz w:val="20"/>
          <w:szCs w:val="20"/>
          <w:bdr w:val="none" w:sz="0" w:space="0" w:color="auto" w:frame="1"/>
        </w:rPr>
        <w:t>)</w:t>
      </w:r>
      <w:r w:rsidRPr="00184EAA">
        <w:rPr>
          <w:rFonts w:eastAsia="Times New Roman"/>
          <w:color w:val="000000"/>
          <w:sz w:val="20"/>
          <w:szCs w:val="20"/>
          <w:bdr w:val="none" w:sz="0" w:space="0" w:color="auto" w:frame="1"/>
        </w:rPr>
        <w:t xml:space="preserve"> </w:t>
      </w:r>
      <w:r>
        <w:rPr>
          <w:rFonts w:eastAsia="Times New Roman"/>
          <w:color w:val="000000"/>
          <w:sz w:val="20"/>
          <w:szCs w:val="20"/>
          <w:bdr w:val="none" w:sz="0" w:space="0" w:color="auto" w:frame="1"/>
        </w:rPr>
        <w:t>.</w:t>
      </w:r>
      <w:r w:rsidRPr="00184EAA">
        <w:rPr>
          <w:rFonts w:eastAsia="Times New Roman"/>
          <w:color w:val="000000"/>
          <w:sz w:val="20"/>
          <w:szCs w:val="20"/>
          <w:bdr w:val="none" w:sz="0" w:space="0" w:color="auto" w:frame="1"/>
        </w:rPr>
        <w:t xml:space="preserve"> </w:t>
      </w:r>
      <w:proofErr w:type="spellStart"/>
      <w:r w:rsidRPr="00184EAA">
        <w:rPr>
          <w:rFonts w:eastAsia="Times New Roman"/>
          <w:color w:val="000000"/>
          <w:sz w:val="20"/>
          <w:szCs w:val="20"/>
          <w:bdr w:val="none" w:sz="0" w:space="0" w:color="auto" w:frame="1"/>
        </w:rPr>
        <w:t>Signif</w:t>
      </w:r>
      <w:proofErr w:type="spellEnd"/>
      <w:r w:rsidRPr="00184EAA">
        <w:rPr>
          <w:rFonts w:eastAsia="Times New Roman"/>
          <w:color w:val="000000"/>
          <w:sz w:val="20"/>
          <w:szCs w:val="20"/>
          <w:bdr w:val="none" w:sz="0" w:space="0" w:color="auto" w:frame="1"/>
        </w:rPr>
        <w:t xml:space="preserve">. codes:  0 ‘***’ 0.001 ‘**’ 0.01 ‘*’ 0.05 ‘.’ 0.1 </w:t>
      </w:r>
      <w:proofErr w:type="gramStart"/>
      <w:r w:rsidRPr="00184EAA">
        <w:rPr>
          <w:rFonts w:eastAsia="Times New Roman"/>
          <w:color w:val="000000"/>
          <w:sz w:val="20"/>
          <w:szCs w:val="20"/>
          <w:bdr w:val="none" w:sz="0" w:space="0" w:color="auto" w:frame="1"/>
        </w:rPr>
        <w:t>‘ ’</w:t>
      </w:r>
      <w:proofErr w:type="gramEnd"/>
      <w:r w:rsidRPr="00184EAA">
        <w:rPr>
          <w:rFonts w:eastAsia="Times New Roman"/>
          <w:color w:val="000000"/>
          <w:sz w:val="20"/>
          <w:szCs w:val="20"/>
          <w:bdr w:val="none" w:sz="0" w:space="0" w:color="auto" w:frame="1"/>
        </w:rPr>
        <w:t xml:space="preserve"> 1</w:t>
      </w:r>
      <w:r>
        <w:rPr>
          <w:rFonts w:eastAsia="Times New Roman"/>
          <w:color w:val="000000"/>
          <w:sz w:val="20"/>
          <w:szCs w:val="20"/>
          <w:bdr w:val="none" w:sz="0" w:space="0" w:color="auto" w:frame="1"/>
        </w:rPr>
        <w:t xml:space="preserve">, </w:t>
      </w:r>
      <w:r w:rsidRPr="00184EAA">
        <w:rPr>
          <w:rFonts w:eastAsia="Times New Roman"/>
          <w:color w:val="000000"/>
          <w:sz w:val="20"/>
          <w:szCs w:val="20"/>
          <w:bdr w:val="none" w:sz="0" w:space="0" w:color="auto" w:frame="1"/>
        </w:rPr>
        <w:t>(Dispersion parameter for binomial family taken to be 1)</w:t>
      </w:r>
      <w:r>
        <w:rPr>
          <w:rFonts w:eastAsia="Times New Roman"/>
          <w:color w:val="000000"/>
          <w:sz w:val="20"/>
          <w:szCs w:val="20"/>
          <w:bdr w:val="none" w:sz="0" w:space="0" w:color="auto" w:frame="1"/>
        </w:rPr>
        <w:t>,</w:t>
      </w:r>
      <w:r w:rsidRPr="00184EAA">
        <w:rPr>
          <w:rFonts w:eastAsia="Times New Roman"/>
          <w:color w:val="000000"/>
          <w:sz w:val="20"/>
          <w:szCs w:val="20"/>
          <w:bdr w:val="none" w:sz="0" w:space="0" w:color="auto" w:frame="1"/>
        </w:rPr>
        <w:t xml:space="preserve"> Null deviance: 15998.6  on 330  degrees of freedom</w:t>
      </w:r>
      <w:r>
        <w:rPr>
          <w:rFonts w:eastAsia="Times New Roman"/>
          <w:color w:val="000000"/>
          <w:sz w:val="20"/>
          <w:szCs w:val="20"/>
          <w:bdr w:val="none" w:sz="0" w:space="0" w:color="auto" w:frame="1"/>
        </w:rPr>
        <w:t xml:space="preserve">, </w:t>
      </w:r>
      <w:r w:rsidRPr="00184EAA">
        <w:rPr>
          <w:rFonts w:eastAsia="Times New Roman"/>
          <w:color w:val="000000"/>
          <w:sz w:val="20"/>
          <w:szCs w:val="20"/>
          <w:bdr w:val="none" w:sz="0" w:space="0" w:color="auto" w:frame="1"/>
        </w:rPr>
        <w:t>Residual deviance:  1580.4  on 326  degrees of freedom</w:t>
      </w:r>
    </w:p>
    <w:p w14:paraId="17BF85C9" w14:textId="500709FD" w:rsidR="00184EAA" w:rsidRPr="00884F6A" w:rsidRDefault="00184EAA" w:rsidP="00884F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000000"/>
          <w:sz w:val="20"/>
          <w:szCs w:val="20"/>
          <w:bdr w:val="none" w:sz="0" w:space="0" w:color="auto" w:frame="1"/>
        </w:rPr>
      </w:pPr>
      <w:r w:rsidRPr="00184EAA">
        <w:rPr>
          <w:rFonts w:eastAsia="Times New Roman"/>
          <w:color w:val="000000"/>
          <w:sz w:val="20"/>
          <w:szCs w:val="20"/>
          <w:bdr w:val="none" w:sz="0" w:space="0" w:color="auto" w:frame="1"/>
        </w:rPr>
        <w:t>AIC: 2836.9</w:t>
      </w:r>
      <w:r>
        <w:rPr>
          <w:rFonts w:eastAsia="Times New Roman"/>
          <w:color w:val="000000"/>
          <w:sz w:val="20"/>
          <w:szCs w:val="20"/>
          <w:bdr w:val="none" w:sz="0" w:space="0" w:color="auto" w:frame="1"/>
        </w:rPr>
        <w:t xml:space="preserve">, </w:t>
      </w:r>
      <w:r w:rsidRPr="00184EAA">
        <w:rPr>
          <w:rFonts w:eastAsia="Times New Roman"/>
          <w:color w:val="000000"/>
          <w:sz w:val="20"/>
          <w:szCs w:val="20"/>
          <w:bdr w:val="none" w:sz="0" w:space="0" w:color="auto" w:frame="1"/>
        </w:rPr>
        <w:t>Number of Fisher Scoring iterations: 5</w:t>
      </w:r>
    </w:p>
    <w:tbl>
      <w:tblPr>
        <w:tblStyle w:val="TableGrid"/>
        <w:tblW w:w="0" w:type="auto"/>
        <w:tblLook w:val="04A0" w:firstRow="1" w:lastRow="0" w:firstColumn="1" w:lastColumn="0" w:noHBand="0" w:noVBand="1"/>
      </w:tblPr>
      <w:tblGrid>
        <w:gridCol w:w="9042"/>
      </w:tblGrid>
      <w:tr w:rsidR="00184EAA" w:rsidRPr="00184EAA" w14:paraId="573E3535" w14:textId="77777777" w:rsidTr="00184EAA">
        <w:tc>
          <w:tcPr>
            <w:tcW w:w="9042" w:type="dxa"/>
          </w:tcPr>
          <w:p w14:paraId="1D4766C4" w14:textId="77777777" w:rsidR="00184EAA" w:rsidRPr="00184EAA" w:rsidRDefault="00184EAA"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184EAA">
              <w:rPr>
                <w:rFonts w:ascii="Lucida Console" w:eastAsia="Times New Roman" w:hAnsi="Lucida Console" w:cs="Courier New"/>
                <w:color w:val="000000"/>
                <w:sz w:val="20"/>
                <w:szCs w:val="20"/>
                <w:bdr w:val="none" w:sz="0" w:space="0" w:color="auto" w:frame="1"/>
              </w:rPr>
              <w:t>Coefficients:</w:t>
            </w:r>
          </w:p>
        </w:tc>
      </w:tr>
      <w:tr w:rsidR="00184EAA" w:rsidRPr="00184EAA" w14:paraId="02EC0189" w14:textId="77777777" w:rsidTr="00184EAA">
        <w:tc>
          <w:tcPr>
            <w:tcW w:w="9042" w:type="dxa"/>
          </w:tcPr>
          <w:p w14:paraId="088C2174" w14:textId="77777777" w:rsidR="00184EAA" w:rsidRPr="00184EAA" w:rsidRDefault="00184EAA"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184EAA">
              <w:rPr>
                <w:rFonts w:ascii="Lucida Console" w:eastAsia="Times New Roman" w:hAnsi="Lucida Console" w:cs="Courier New"/>
                <w:color w:val="000000"/>
                <w:sz w:val="20"/>
                <w:szCs w:val="20"/>
                <w:bdr w:val="none" w:sz="0" w:space="0" w:color="auto" w:frame="1"/>
              </w:rPr>
              <w:t xml:space="preserve">                        Estimate Std. Error z value </w:t>
            </w:r>
            <w:proofErr w:type="spellStart"/>
            <w:r w:rsidRPr="00184EAA">
              <w:rPr>
                <w:rFonts w:ascii="Lucida Console" w:eastAsia="Times New Roman" w:hAnsi="Lucida Console" w:cs="Courier New"/>
                <w:color w:val="000000"/>
                <w:sz w:val="20"/>
                <w:szCs w:val="20"/>
                <w:bdr w:val="none" w:sz="0" w:space="0" w:color="auto" w:frame="1"/>
              </w:rPr>
              <w:t>Pr</w:t>
            </w:r>
            <w:proofErr w:type="spellEnd"/>
            <w:r w:rsidRPr="00184EAA">
              <w:rPr>
                <w:rFonts w:ascii="Lucida Console" w:eastAsia="Times New Roman" w:hAnsi="Lucida Console" w:cs="Courier New"/>
                <w:color w:val="000000"/>
                <w:sz w:val="20"/>
                <w:szCs w:val="20"/>
                <w:bdr w:val="none" w:sz="0" w:space="0" w:color="auto" w:frame="1"/>
              </w:rPr>
              <w:t>(&gt;|z</w:t>
            </w:r>
            <w:proofErr w:type="gramStart"/>
            <w:r w:rsidRPr="00184EAA">
              <w:rPr>
                <w:rFonts w:ascii="Lucida Console" w:eastAsia="Times New Roman" w:hAnsi="Lucida Console" w:cs="Courier New"/>
                <w:color w:val="000000"/>
                <w:sz w:val="20"/>
                <w:szCs w:val="20"/>
                <w:bdr w:val="none" w:sz="0" w:space="0" w:color="auto" w:frame="1"/>
              </w:rPr>
              <w:t xml:space="preserve">|)   </w:t>
            </w:r>
            <w:proofErr w:type="gramEnd"/>
            <w:r w:rsidRPr="00184EAA">
              <w:rPr>
                <w:rFonts w:ascii="Lucida Console" w:eastAsia="Times New Roman" w:hAnsi="Lucida Console" w:cs="Courier New"/>
                <w:color w:val="000000"/>
                <w:sz w:val="20"/>
                <w:szCs w:val="20"/>
                <w:bdr w:val="none" w:sz="0" w:space="0" w:color="auto" w:frame="1"/>
              </w:rPr>
              <w:t xml:space="preserve"> </w:t>
            </w:r>
          </w:p>
        </w:tc>
      </w:tr>
      <w:tr w:rsidR="00184EAA" w:rsidRPr="00184EAA" w14:paraId="2E1981DC" w14:textId="77777777" w:rsidTr="00184EAA">
        <w:tc>
          <w:tcPr>
            <w:tcW w:w="9042" w:type="dxa"/>
          </w:tcPr>
          <w:p w14:paraId="3303A68F" w14:textId="77777777" w:rsidR="00184EAA" w:rsidRPr="00184EAA" w:rsidRDefault="00184EAA"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184EAA">
              <w:rPr>
                <w:rFonts w:ascii="Lucida Console" w:eastAsia="Times New Roman" w:hAnsi="Lucida Console" w:cs="Courier New"/>
                <w:color w:val="000000"/>
                <w:sz w:val="20"/>
                <w:szCs w:val="20"/>
                <w:bdr w:val="none" w:sz="0" w:space="0" w:color="auto" w:frame="1"/>
              </w:rPr>
              <w:t>(</w:t>
            </w:r>
            <w:proofErr w:type="gramStart"/>
            <w:r w:rsidRPr="00184EAA">
              <w:rPr>
                <w:rFonts w:ascii="Lucida Console" w:eastAsia="Times New Roman" w:hAnsi="Lucida Console" w:cs="Courier New"/>
                <w:color w:val="000000"/>
                <w:sz w:val="20"/>
                <w:szCs w:val="20"/>
                <w:bdr w:val="none" w:sz="0" w:space="0" w:color="auto" w:frame="1"/>
              </w:rPr>
              <w:t xml:space="preserve">Intercept)   </w:t>
            </w:r>
            <w:proofErr w:type="gramEnd"/>
            <w:r w:rsidRPr="00184EAA">
              <w:rPr>
                <w:rFonts w:ascii="Lucida Console" w:eastAsia="Times New Roman" w:hAnsi="Lucida Console" w:cs="Courier New"/>
                <w:color w:val="000000"/>
                <w:sz w:val="20"/>
                <w:szCs w:val="20"/>
                <w:bdr w:val="none" w:sz="0" w:space="0" w:color="auto" w:frame="1"/>
              </w:rPr>
              <w:t xml:space="preserve">          -1.84784    0.05237 -35.287  &lt; 2e-16 ***</w:t>
            </w:r>
          </w:p>
        </w:tc>
      </w:tr>
      <w:tr w:rsidR="00184EAA" w:rsidRPr="00184EAA" w14:paraId="0D7FBBDC" w14:textId="77777777" w:rsidTr="00184EAA">
        <w:tc>
          <w:tcPr>
            <w:tcW w:w="9042" w:type="dxa"/>
          </w:tcPr>
          <w:p w14:paraId="2397B176" w14:textId="77777777" w:rsidR="00184EAA" w:rsidRPr="00184EAA" w:rsidRDefault="00184EAA"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184EAA">
              <w:rPr>
                <w:rFonts w:ascii="Lucida Console" w:eastAsia="Times New Roman" w:hAnsi="Lucida Console" w:cs="Courier New"/>
                <w:color w:val="000000"/>
                <w:sz w:val="20"/>
                <w:szCs w:val="20"/>
                <w:bdr w:val="none" w:sz="0" w:space="0" w:color="auto" w:frame="1"/>
              </w:rPr>
              <w:t xml:space="preserve">day                      0.52125    </w:t>
            </w:r>
            <w:proofErr w:type="gramStart"/>
            <w:r w:rsidRPr="00184EAA">
              <w:rPr>
                <w:rFonts w:ascii="Lucida Console" w:eastAsia="Times New Roman" w:hAnsi="Lucida Console" w:cs="Courier New"/>
                <w:color w:val="000000"/>
                <w:sz w:val="20"/>
                <w:szCs w:val="20"/>
                <w:bdr w:val="none" w:sz="0" w:space="0" w:color="auto" w:frame="1"/>
              </w:rPr>
              <w:t>0.01043  49.974</w:t>
            </w:r>
            <w:proofErr w:type="gramEnd"/>
            <w:r w:rsidRPr="00184EAA">
              <w:rPr>
                <w:rFonts w:ascii="Lucida Console" w:eastAsia="Times New Roman" w:hAnsi="Lucida Console" w:cs="Courier New"/>
                <w:color w:val="000000"/>
                <w:sz w:val="20"/>
                <w:szCs w:val="20"/>
                <w:bdr w:val="none" w:sz="0" w:space="0" w:color="auto" w:frame="1"/>
              </w:rPr>
              <w:t xml:space="preserve">  &lt; 2e-16 ***</w:t>
            </w:r>
          </w:p>
        </w:tc>
      </w:tr>
      <w:tr w:rsidR="00184EAA" w:rsidRPr="00184EAA" w14:paraId="2E2044B6" w14:textId="77777777" w:rsidTr="00184EAA">
        <w:tc>
          <w:tcPr>
            <w:tcW w:w="9042" w:type="dxa"/>
          </w:tcPr>
          <w:p w14:paraId="78569F0A" w14:textId="77777777" w:rsidR="00184EAA" w:rsidRPr="00184EAA" w:rsidRDefault="00184EAA"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r w:rsidRPr="00184EAA">
              <w:rPr>
                <w:rFonts w:ascii="Lucida Console" w:eastAsia="Times New Roman" w:hAnsi="Lucida Console" w:cs="Courier New"/>
                <w:color w:val="000000"/>
                <w:sz w:val="20"/>
                <w:szCs w:val="20"/>
                <w:bdr w:val="none" w:sz="0" w:space="0" w:color="auto" w:frame="1"/>
              </w:rPr>
              <w:t>treatmentuninfected</w:t>
            </w:r>
            <w:proofErr w:type="spellEnd"/>
            <w:r w:rsidRPr="00184EAA">
              <w:rPr>
                <w:rFonts w:ascii="Lucida Console" w:eastAsia="Times New Roman" w:hAnsi="Lucida Console" w:cs="Courier New"/>
                <w:color w:val="000000"/>
                <w:sz w:val="20"/>
                <w:szCs w:val="20"/>
                <w:bdr w:val="none" w:sz="0" w:space="0" w:color="auto" w:frame="1"/>
              </w:rPr>
              <w:t xml:space="preserve">      0.18062    0.06125   </w:t>
            </w:r>
            <w:proofErr w:type="gramStart"/>
            <w:r w:rsidRPr="00184EAA">
              <w:rPr>
                <w:rFonts w:ascii="Lucida Console" w:eastAsia="Times New Roman" w:hAnsi="Lucida Console" w:cs="Courier New"/>
                <w:color w:val="000000"/>
                <w:sz w:val="20"/>
                <w:szCs w:val="20"/>
                <w:bdr w:val="none" w:sz="0" w:space="0" w:color="auto" w:frame="1"/>
              </w:rPr>
              <w:t>2.949  0.00319</w:t>
            </w:r>
            <w:proofErr w:type="gramEnd"/>
            <w:r w:rsidRPr="00184EAA">
              <w:rPr>
                <w:rFonts w:ascii="Lucida Console" w:eastAsia="Times New Roman" w:hAnsi="Lucida Console" w:cs="Courier New"/>
                <w:color w:val="000000"/>
                <w:sz w:val="20"/>
                <w:szCs w:val="20"/>
                <w:bdr w:val="none" w:sz="0" w:space="0" w:color="auto" w:frame="1"/>
              </w:rPr>
              <w:t xml:space="preserve"> ** </w:t>
            </w:r>
          </w:p>
        </w:tc>
      </w:tr>
      <w:tr w:rsidR="00184EAA" w:rsidRPr="00184EAA" w14:paraId="2F0B5C2A" w14:textId="77777777" w:rsidTr="00184EAA">
        <w:tc>
          <w:tcPr>
            <w:tcW w:w="9042" w:type="dxa"/>
          </w:tcPr>
          <w:p w14:paraId="26F8BA2F" w14:textId="77777777" w:rsidR="00184EAA" w:rsidRPr="00184EAA" w:rsidRDefault="00184EAA"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r w:rsidRPr="00184EAA">
              <w:rPr>
                <w:rFonts w:ascii="Lucida Console" w:eastAsia="Times New Roman" w:hAnsi="Lucida Console" w:cs="Courier New"/>
                <w:color w:val="000000"/>
                <w:sz w:val="20"/>
                <w:szCs w:val="20"/>
                <w:bdr w:val="none" w:sz="0" w:space="0" w:color="auto" w:frame="1"/>
              </w:rPr>
              <w:t>sexm</w:t>
            </w:r>
            <w:proofErr w:type="spellEnd"/>
            <w:r w:rsidRPr="00184EAA">
              <w:rPr>
                <w:rFonts w:ascii="Lucida Console" w:eastAsia="Times New Roman" w:hAnsi="Lucida Console" w:cs="Courier New"/>
                <w:color w:val="000000"/>
                <w:sz w:val="20"/>
                <w:szCs w:val="20"/>
                <w:bdr w:val="none" w:sz="0" w:space="0" w:color="auto" w:frame="1"/>
              </w:rPr>
              <w:t xml:space="preserve">                     0.49985    </w:t>
            </w:r>
            <w:proofErr w:type="gramStart"/>
            <w:r w:rsidRPr="00184EAA">
              <w:rPr>
                <w:rFonts w:ascii="Lucida Console" w:eastAsia="Times New Roman" w:hAnsi="Lucida Console" w:cs="Courier New"/>
                <w:color w:val="000000"/>
                <w:sz w:val="20"/>
                <w:szCs w:val="20"/>
                <w:bdr w:val="none" w:sz="0" w:space="0" w:color="auto" w:frame="1"/>
              </w:rPr>
              <w:t>0.03183  15.704</w:t>
            </w:r>
            <w:proofErr w:type="gramEnd"/>
            <w:r w:rsidRPr="00184EAA">
              <w:rPr>
                <w:rFonts w:ascii="Lucida Console" w:eastAsia="Times New Roman" w:hAnsi="Lucida Console" w:cs="Courier New"/>
                <w:color w:val="000000"/>
                <w:sz w:val="20"/>
                <w:szCs w:val="20"/>
                <w:bdr w:val="none" w:sz="0" w:space="0" w:color="auto" w:frame="1"/>
              </w:rPr>
              <w:t xml:space="preserve">  &lt; 2e-16 ***</w:t>
            </w:r>
          </w:p>
        </w:tc>
      </w:tr>
      <w:tr w:rsidR="00184EAA" w:rsidRPr="00184EAA" w14:paraId="3F0401A2" w14:textId="77777777" w:rsidTr="00184EAA">
        <w:tc>
          <w:tcPr>
            <w:tcW w:w="9042" w:type="dxa"/>
          </w:tcPr>
          <w:p w14:paraId="61DB8ED9" w14:textId="77777777" w:rsidR="00184EAA" w:rsidRPr="00184EAA" w:rsidRDefault="00184EAA"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proofErr w:type="gramStart"/>
            <w:r w:rsidRPr="00184EAA">
              <w:rPr>
                <w:rFonts w:ascii="Lucida Console" w:eastAsia="Times New Roman" w:hAnsi="Lucida Console" w:cs="Courier New"/>
                <w:color w:val="000000"/>
                <w:sz w:val="20"/>
                <w:szCs w:val="20"/>
                <w:bdr w:val="none" w:sz="0" w:space="0" w:color="auto" w:frame="1"/>
              </w:rPr>
              <w:t>day:treatmentuninfected</w:t>
            </w:r>
            <w:proofErr w:type="spellEnd"/>
            <w:proofErr w:type="gramEnd"/>
            <w:r w:rsidRPr="00184EAA">
              <w:rPr>
                <w:rFonts w:ascii="Lucida Console" w:eastAsia="Times New Roman" w:hAnsi="Lucida Console" w:cs="Courier New"/>
                <w:color w:val="000000"/>
                <w:sz w:val="20"/>
                <w:szCs w:val="20"/>
                <w:bdr w:val="none" w:sz="0" w:space="0" w:color="auto" w:frame="1"/>
              </w:rPr>
              <w:t xml:space="preserve"> -0.32702    0.01078 -30.331  &lt; 2e-16 ***</w:t>
            </w:r>
          </w:p>
        </w:tc>
      </w:tr>
    </w:tbl>
    <w:p w14:paraId="43E82491" w14:textId="15E3D1D8" w:rsidR="00877CFE" w:rsidRDefault="00877CFE" w:rsidP="00A976E8"/>
    <w:p w14:paraId="3BCFAD16" w14:textId="6D522F14" w:rsidR="00877CFE" w:rsidRDefault="009D1C75" w:rsidP="00AA3D48">
      <w:pPr>
        <w:ind w:left="720"/>
      </w:pPr>
      <w:r>
        <w:rPr>
          <w:noProof/>
        </w:rPr>
        <w:drawing>
          <wp:anchor distT="0" distB="0" distL="114300" distR="114300" simplePos="0" relativeHeight="251814912" behindDoc="0" locked="0" layoutInCell="1" allowOverlap="1" wp14:anchorId="6B9D2C72" wp14:editId="645074CB">
            <wp:simplePos x="0" y="0"/>
            <wp:positionH relativeFrom="column">
              <wp:posOffset>3149691</wp:posOffset>
            </wp:positionH>
            <wp:positionV relativeFrom="paragraph">
              <wp:posOffset>105591</wp:posOffset>
            </wp:positionV>
            <wp:extent cx="3098165" cy="2419169"/>
            <wp:effectExtent l="0" t="0" r="63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02131" cy="2422266"/>
                    </a:xfrm>
                    <a:prstGeom prst="rect">
                      <a:avLst/>
                    </a:prstGeom>
                  </pic:spPr>
                </pic:pic>
              </a:graphicData>
            </a:graphic>
            <wp14:sizeRelH relativeFrom="page">
              <wp14:pctWidth>0</wp14:pctWidth>
            </wp14:sizeRelH>
            <wp14:sizeRelV relativeFrom="page">
              <wp14:pctHeight>0</wp14:pctHeight>
            </wp14:sizeRelV>
          </wp:anchor>
        </w:drawing>
      </w:r>
      <w:r w:rsidR="00A3333E">
        <w:rPr>
          <w:noProof/>
        </w:rPr>
        <w:drawing>
          <wp:anchor distT="0" distB="0" distL="114300" distR="114300" simplePos="0" relativeHeight="251813888" behindDoc="0" locked="0" layoutInCell="1" allowOverlap="1" wp14:anchorId="325C615F" wp14:editId="04E4FF84">
            <wp:simplePos x="0" y="0"/>
            <wp:positionH relativeFrom="column">
              <wp:posOffset>69034</wp:posOffset>
            </wp:positionH>
            <wp:positionV relativeFrom="paragraph">
              <wp:posOffset>105591</wp:posOffset>
            </wp:positionV>
            <wp:extent cx="3035489" cy="2419169"/>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46237" cy="2427735"/>
                    </a:xfrm>
                    <a:prstGeom prst="rect">
                      <a:avLst/>
                    </a:prstGeom>
                  </pic:spPr>
                </pic:pic>
              </a:graphicData>
            </a:graphic>
            <wp14:sizeRelH relativeFrom="page">
              <wp14:pctWidth>0</wp14:pctWidth>
            </wp14:sizeRelH>
            <wp14:sizeRelV relativeFrom="page">
              <wp14:pctHeight>0</wp14:pctHeight>
            </wp14:sizeRelV>
          </wp:anchor>
        </w:drawing>
      </w:r>
    </w:p>
    <w:p w14:paraId="292FF9BD" w14:textId="1F889543" w:rsidR="00877CFE" w:rsidRDefault="00877CFE" w:rsidP="00AA3D48">
      <w:pPr>
        <w:ind w:left="720"/>
      </w:pPr>
    </w:p>
    <w:p w14:paraId="308C8BD9" w14:textId="79FC3BFD" w:rsidR="00877CFE" w:rsidRDefault="00877CFE" w:rsidP="00AA3D48">
      <w:pPr>
        <w:ind w:left="720"/>
      </w:pPr>
    </w:p>
    <w:p w14:paraId="1ADDC28D" w14:textId="3CB36E64" w:rsidR="00877CFE" w:rsidRDefault="00877CFE" w:rsidP="00AA3D48">
      <w:pPr>
        <w:ind w:left="720"/>
      </w:pPr>
    </w:p>
    <w:p w14:paraId="487D4FF9" w14:textId="4C9B42A4" w:rsidR="00877CFE" w:rsidRDefault="00877CFE" w:rsidP="00AA3D48">
      <w:pPr>
        <w:ind w:left="720"/>
      </w:pPr>
    </w:p>
    <w:p w14:paraId="0A71D881" w14:textId="1A57AE23" w:rsidR="00877CFE" w:rsidRDefault="00A976E8" w:rsidP="00AA3D48">
      <w:pPr>
        <w:ind w:left="720"/>
      </w:pPr>
      <w:r>
        <w:rPr>
          <w:noProof/>
        </w:rPr>
        <mc:AlternateContent>
          <mc:Choice Requires="wps">
            <w:drawing>
              <wp:anchor distT="0" distB="0" distL="114300" distR="114300" simplePos="0" relativeHeight="251819008" behindDoc="0" locked="0" layoutInCell="1" allowOverlap="1" wp14:anchorId="56D144D0" wp14:editId="728ED2DD">
                <wp:simplePos x="0" y="0"/>
                <wp:positionH relativeFrom="column">
                  <wp:posOffset>6234430</wp:posOffset>
                </wp:positionH>
                <wp:positionV relativeFrom="paragraph">
                  <wp:posOffset>217170</wp:posOffset>
                </wp:positionV>
                <wp:extent cx="342900" cy="346075"/>
                <wp:effectExtent l="0" t="0" r="0" b="9525"/>
                <wp:wrapSquare wrapText="bothSides"/>
                <wp:docPr id="30" name="Text Box 30"/>
                <wp:cNvGraphicFramePr/>
                <a:graphic xmlns:a="http://schemas.openxmlformats.org/drawingml/2006/main">
                  <a:graphicData uri="http://schemas.microsoft.com/office/word/2010/wordprocessingShape">
                    <wps:wsp>
                      <wps:cNvSpPr txBox="1"/>
                      <wps:spPr>
                        <a:xfrm>
                          <a:off x="0" y="0"/>
                          <a:ext cx="342900" cy="3460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4500B3" w14:textId="6045A5FC" w:rsidR="00DE3302" w:rsidRDefault="00DE3302" w:rsidP="00A976E8">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144D0" id="Text Box 30" o:spid="_x0000_s1063" type="#_x0000_t202" style="position:absolute;left:0;text-align:left;margin-left:490.9pt;margin-top:17.1pt;width:27pt;height:27.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" filled="f" stroked="f">
                <v:textbox>
                  <w:txbxContent>
                    <w:p w14:paraId="6E4500B3" w14:textId="6045A5FC" w:rsidR="00DE3302" w:rsidRDefault="00DE3302" w:rsidP="00A976E8">
                      <w:r>
                        <w:t>B</w:t>
                      </w:r>
                    </w:p>
                  </w:txbxContent>
                </v:textbox>
                <w10:wrap type="square"/>
              </v:shape>
            </w:pict>
          </mc:Fallback>
        </mc:AlternateContent>
      </w:r>
    </w:p>
    <w:p w14:paraId="4C8B868F" w14:textId="2C783360" w:rsidR="00877CFE" w:rsidRDefault="00A976E8" w:rsidP="00AA3D48">
      <w:pPr>
        <w:ind w:left="720"/>
      </w:pPr>
      <w:r>
        <w:rPr>
          <w:noProof/>
        </w:rPr>
        <mc:AlternateContent>
          <mc:Choice Requires="wps">
            <w:drawing>
              <wp:anchor distT="0" distB="0" distL="114300" distR="114300" simplePos="0" relativeHeight="251816960" behindDoc="0" locked="0" layoutInCell="1" allowOverlap="1" wp14:anchorId="19A75D70" wp14:editId="1ECB09D5">
                <wp:simplePos x="0" y="0"/>
                <wp:positionH relativeFrom="column">
                  <wp:posOffset>-509270</wp:posOffset>
                </wp:positionH>
                <wp:positionV relativeFrom="paragraph">
                  <wp:posOffset>156210</wp:posOffset>
                </wp:positionV>
                <wp:extent cx="342900" cy="346075"/>
                <wp:effectExtent l="0" t="0" r="0" b="9525"/>
                <wp:wrapSquare wrapText="bothSides"/>
                <wp:docPr id="29" name="Text Box 29"/>
                <wp:cNvGraphicFramePr/>
                <a:graphic xmlns:a="http://schemas.openxmlformats.org/drawingml/2006/main">
                  <a:graphicData uri="http://schemas.microsoft.com/office/word/2010/wordprocessingShape">
                    <wps:wsp>
                      <wps:cNvSpPr txBox="1"/>
                      <wps:spPr>
                        <a:xfrm>
                          <a:off x="0" y="0"/>
                          <a:ext cx="342900" cy="3460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F0CE4B" w14:textId="77777777" w:rsidR="00DE3302" w:rsidRDefault="00DE3302" w:rsidP="00A976E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75D70" id="Text Box 29" o:spid="_x0000_s1064" type="#_x0000_t202" style="position:absolute;left:0;text-align:left;margin-left:-40.1pt;margin-top:12.3pt;width:27pt;height:27.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" filled="f" stroked="f">
                <v:textbox>
                  <w:txbxContent>
                    <w:p w14:paraId="30F0CE4B" w14:textId="77777777" w:rsidR="00DE3302" w:rsidRDefault="00DE3302" w:rsidP="00A976E8">
                      <w:r>
                        <w:t>A</w:t>
                      </w:r>
                    </w:p>
                  </w:txbxContent>
                </v:textbox>
                <w10:wrap type="square"/>
              </v:shape>
            </w:pict>
          </mc:Fallback>
        </mc:AlternateContent>
      </w:r>
    </w:p>
    <w:p w14:paraId="1FB5F08C" w14:textId="5A1B8237" w:rsidR="00877CFE" w:rsidRDefault="00877CFE" w:rsidP="00AA3D48">
      <w:pPr>
        <w:ind w:left="720"/>
      </w:pPr>
    </w:p>
    <w:p w14:paraId="3E9DB621" w14:textId="130455F0" w:rsidR="00877CFE" w:rsidRDefault="00877CFE" w:rsidP="00AA3D48">
      <w:pPr>
        <w:ind w:left="720"/>
      </w:pPr>
    </w:p>
    <w:p w14:paraId="4360EA5A" w14:textId="6685F5D8" w:rsidR="00877CFE" w:rsidRDefault="00877CFE" w:rsidP="00AA3D48">
      <w:pPr>
        <w:ind w:left="720"/>
      </w:pPr>
    </w:p>
    <w:p w14:paraId="780B5AC7" w14:textId="4C3AEC0C" w:rsidR="00877CFE" w:rsidRDefault="00877CFE" w:rsidP="00AA3D48">
      <w:pPr>
        <w:ind w:left="720"/>
      </w:pPr>
    </w:p>
    <w:p w14:paraId="66A68D8F" w14:textId="77777777" w:rsidR="00877CFE" w:rsidRDefault="00877CFE" w:rsidP="00AA3D48">
      <w:pPr>
        <w:ind w:left="720"/>
      </w:pPr>
    </w:p>
    <w:p w14:paraId="1E919E2A" w14:textId="77777777" w:rsidR="00877CFE" w:rsidRDefault="00877CFE" w:rsidP="00AA3D48">
      <w:pPr>
        <w:ind w:left="720"/>
      </w:pPr>
    </w:p>
    <w:p w14:paraId="536D645C" w14:textId="77777777" w:rsidR="00877CFE" w:rsidRDefault="00877CFE" w:rsidP="00AA3D48">
      <w:pPr>
        <w:ind w:left="720"/>
      </w:pPr>
    </w:p>
    <w:p w14:paraId="26AFF29E" w14:textId="77777777" w:rsidR="00877CFE" w:rsidRDefault="00877CFE" w:rsidP="00AA3D48">
      <w:pPr>
        <w:ind w:left="720"/>
      </w:pPr>
    </w:p>
    <w:p w14:paraId="7D9D8335" w14:textId="77777777" w:rsidR="009D1C75" w:rsidRDefault="009D1C75" w:rsidP="00C53A91">
      <w:pPr>
        <w:rPr>
          <w:i/>
          <w:sz w:val="20"/>
          <w:szCs w:val="20"/>
        </w:rPr>
      </w:pPr>
    </w:p>
    <w:p w14:paraId="45007DC1" w14:textId="4ACBB64B" w:rsidR="00C53A91" w:rsidRPr="000F6C85" w:rsidRDefault="00C53A91" w:rsidP="00C53A91">
      <w:pPr>
        <w:rPr>
          <w:sz w:val="20"/>
          <w:szCs w:val="20"/>
        </w:rPr>
      </w:pPr>
      <w:r>
        <w:rPr>
          <w:i/>
          <w:sz w:val="20"/>
          <w:szCs w:val="20"/>
        </w:rPr>
        <w:t>Figure 10</w:t>
      </w:r>
      <w:r w:rsidRPr="000F6C85">
        <w:rPr>
          <w:i/>
          <w:sz w:val="20"/>
          <w:szCs w:val="20"/>
        </w:rPr>
        <w:t xml:space="preserve">. </w:t>
      </w:r>
      <w:r w:rsidRPr="000F6C85">
        <w:rPr>
          <w:sz w:val="20"/>
          <w:szCs w:val="20"/>
        </w:rPr>
        <w:t>The solid lines are the GLM model prediction and the solid points are the mean observed fraction of dead flies over the four replicates</w:t>
      </w:r>
      <w:r>
        <w:rPr>
          <w:sz w:val="20"/>
          <w:szCs w:val="20"/>
        </w:rPr>
        <w:t>. This graph shows the mortality rate comparison of infected and un-infected CO</w:t>
      </w:r>
      <w:r>
        <w:rPr>
          <w:sz w:val="20"/>
          <w:szCs w:val="20"/>
          <w:vertAlign w:val="subscript"/>
        </w:rPr>
        <w:t>1-5</w:t>
      </w:r>
      <w:r>
        <w:rPr>
          <w:sz w:val="20"/>
          <w:szCs w:val="20"/>
        </w:rPr>
        <w:t xml:space="preserve"> flies at age 56 days. Panels A and B shows result of CO</w:t>
      </w:r>
      <w:r>
        <w:rPr>
          <w:sz w:val="20"/>
          <w:szCs w:val="20"/>
          <w:vertAlign w:val="subscript"/>
        </w:rPr>
        <w:t>1-5</w:t>
      </w:r>
      <w:r>
        <w:rPr>
          <w:sz w:val="20"/>
          <w:szCs w:val="20"/>
        </w:rPr>
        <w:t xml:space="preserve"> males and females respectively. Y axis displays mortality rate and X axis shows days after infection.</w:t>
      </w:r>
    </w:p>
    <w:p w14:paraId="3964F885" w14:textId="77777777" w:rsidR="00877CFE" w:rsidRDefault="00877CFE" w:rsidP="009A3C66"/>
    <w:p w14:paraId="719EDDD4" w14:textId="77777777" w:rsidR="00877CFE" w:rsidRDefault="00877CFE" w:rsidP="00AA3D48">
      <w:pPr>
        <w:ind w:left="720"/>
      </w:pPr>
    </w:p>
    <w:p w14:paraId="4D371426" w14:textId="4D9F775D" w:rsidR="009A3C66" w:rsidRDefault="009A3C66" w:rsidP="009A3C66">
      <w:pPr>
        <w:rPr>
          <w:sz w:val="20"/>
          <w:szCs w:val="20"/>
        </w:rPr>
      </w:pPr>
      <w:r>
        <w:t xml:space="preserve"> </w:t>
      </w:r>
      <w:r w:rsidRPr="009A3C66">
        <w:rPr>
          <w:i/>
          <w:sz w:val="20"/>
          <w:szCs w:val="20"/>
        </w:rPr>
        <w:t>Table 13</w:t>
      </w:r>
      <w:r w:rsidRPr="009A3C66">
        <w:rPr>
          <w:sz w:val="20"/>
          <w:szCs w:val="20"/>
        </w:rPr>
        <w:t xml:space="preserve">. The table below gives the </w:t>
      </w:r>
      <w:r w:rsidRPr="009A3C66">
        <w:rPr>
          <w:i/>
          <w:iCs/>
          <w:sz w:val="20"/>
          <w:szCs w:val="20"/>
        </w:rPr>
        <w:t>t</w:t>
      </w:r>
      <w:r w:rsidRPr="009A3C66">
        <w:rPr>
          <w:sz w:val="20"/>
          <w:szCs w:val="20"/>
          <w:vertAlign w:val="subscript"/>
        </w:rPr>
        <w:t>50</w:t>
      </w:r>
      <w:r w:rsidRPr="009A3C66">
        <w:rPr>
          <w:sz w:val="20"/>
          <w:szCs w:val="20"/>
        </w:rPr>
        <w:t xml:space="preserve"> for each of the selection-sex-treatment groups at age 56.</w:t>
      </w:r>
    </w:p>
    <w:p w14:paraId="098471F3" w14:textId="77777777" w:rsidR="003F6FCE" w:rsidRPr="009A3C66" w:rsidRDefault="003F6FCE" w:rsidP="009A3C66">
      <w:pPr>
        <w:rPr>
          <w:sz w:val="20"/>
          <w:szCs w:val="20"/>
        </w:rPr>
      </w:pPr>
    </w:p>
    <w:tbl>
      <w:tblPr>
        <w:tblStyle w:val="TableGrid"/>
        <w:tblW w:w="0" w:type="auto"/>
        <w:tblLook w:val="04A0" w:firstRow="1" w:lastRow="0" w:firstColumn="1" w:lastColumn="0" w:noHBand="0" w:noVBand="1"/>
      </w:tblPr>
      <w:tblGrid>
        <w:gridCol w:w="2082"/>
        <w:gridCol w:w="236"/>
        <w:gridCol w:w="1567"/>
        <w:gridCol w:w="667"/>
        <w:gridCol w:w="1867"/>
        <w:gridCol w:w="395"/>
        <w:gridCol w:w="2228"/>
      </w:tblGrid>
      <w:tr w:rsidR="009A3C66" w14:paraId="4961B607" w14:textId="77777777" w:rsidTr="009A3C66">
        <w:tc>
          <w:tcPr>
            <w:tcW w:w="2082" w:type="dxa"/>
            <w:tcBorders>
              <w:top w:val="single" w:sz="4" w:space="0" w:color="auto"/>
              <w:left w:val="single" w:sz="4" w:space="0" w:color="auto"/>
              <w:bottom w:val="single" w:sz="4" w:space="0" w:color="auto"/>
              <w:right w:val="nil"/>
            </w:tcBorders>
          </w:tcPr>
          <w:p w14:paraId="550CDC28" w14:textId="77777777" w:rsidR="009A3C66" w:rsidRDefault="009A3C66" w:rsidP="0099634F">
            <w:r>
              <w:t>Selection Regime</w:t>
            </w:r>
          </w:p>
        </w:tc>
        <w:tc>
          <w:tcPr>
            <w:tcW w:w="236" w:type="dxa"/>
            <w:tcBorders>
              <w:top w:val="single" w:sz="4" w:space="0" w:color="auto"/>
              <w:left w:val="single" w:sz="4" w:space="0" w:color="auto"/>
              <w:bottom w:val="single" w:sz="4" w:space="0" w:color="auto"/>
              <w:right w:val="nil"/>
            </w:tcBorders>
          </w:tcPr>
          <w:p w14:paraId="41CBE99C" w14:textId="77777777" w:rsidR="009A3C66" w:rsidRDefault="009A3C66" w:rsidP="009A3C66"/>
        </w:tc>
        <w:tc>
          <w:tcPr>
            <w:tcW w:w="1568" w:type="dxa"/>
            <w:tcBorders>
              <w:top w:val="single" w:sz="4" w:space="0" w:color="auto"/>
              <w:left w:val="nil"/>
              <w:bottom w:val="single" w:sz="4" w:space="0" w:color="auto"/>
              <w:right w:val="single" w:sz="4" w:space="0" w:color="auto"/>
            </w:tcBorders>
          </w:tcPr>
          <w:p w14:paraId="6966C903" w14:textId="28D656C7" w:rsidR="009A3C66" w:rsidRDefault="009A3C66" w:rsidP="0099634F">
            <w:r>
              <w:t>Sex</w:t>
            </w:r>
          </w:p>
        </w:tc>
        <w:tc>
          <w:tcPr>
            <w:tcW w:w="668" w:type="dxa"/>
            <w:tcBorders>
              <w:top w:val="single" w:sz="4" w:space="0" w:color="auto"/>
              <w:left w:val="single" w:sz="4" w:space="0" w:color="auto"/>
              <w:bottom w:val="single" w:sz="4" w:space="0" w:color="auto"/>
              <w:right w:val="nil"/>
            </w:tcBorders>
          </w:tcPr>
          <w:p w14:paraId="7786FFB3" w14:textId="77777777" w:rsidR="009A3C66" w:rsidRDefault="009A3C66" w:rsidP="009A3C66"/>
        </w:tc>
        <w:tc>
          <w:tcPr>
            <w:tcW w:w="1868" w:type="dxa"/>
            <w:tcBorders>
              <w:top w:val="single" w:sz="4" w:space="0" w:color="auto"/>
              <w:left w:val="nil"/>
              <w:bottom w:val="single" w:sz="4" w:space="0" w:color="auto"/>
              <w:right w:val="single" w:sz="4" w:space="0" w:color="auto"/>
            </w:tcBorders>
          </w:tcPr>
          <w:p w14:paraId="273A7A2B" w14:textId="715F7E8E" w:rsidR="009A3C66" w:rsidRDefault="009A3C66" w:rsidP="0099634F">
            <w:r>
              <w:t>Treatment</w:t>
            </w:r>
          </w:p>
        </w:tc>
        <w:tc>
          <w:tcPr>
            <w:tcW w:w="395" w:type="dxa"/>
            <w:tcBorders>
              <w:top w:val="single" w:sz="4" w:space="0" w:color="auto"/>
              <w:left w:val="single" w:sz="4" w:space="0" w:color="auto"/>
              <w:bottom w:val="single" w:sz="4" w:space="0" w:color="auto"/>
              <w:right w:val="nil"/>
            </w:tcBorders>
          </w:tcPr>
          <w:p w14:paraId="643FCDB1" w14:textId="77777777" w:rsidR="009A3C66" w:rsidRDefault="009A3C66" w:rsidP="009A3C66"/>
        </w:tc>
        <w:tc>
          <w:tcPr>
            <w:tcW w:w="2230" w:type="dxa"/>
            <w:tcBorders>
              <w:top w:val="single" w:sz="4" w:space="0" w:color="auto"/>
              <w:left w:val="nil"/>
              <w:bottom w:val="single" w:sz="4" w:space="0" w:color="auto"/>
              <w:right w:val="single" w:sz="4" w:space="0" w:color="auto"/>
            </w:tcBorders>
          </w:tcPr>
          <w:p w14:paraId="096D83B0" w14:textId="06437082" w:rsidR="009A3C66" w:rsidRDefault="009A3C66" w:rsidP="0099634F">
            <w:r w:rsidRPr="00BF510E">
              <w:rPr>
                <w:i/>
                <w:iCs/>
              </w:rPr>
              <w:t>t</w:t>
            </w:r>
            <w:r w:rsidRPr="00BF510E">
              <w:rPr>
                <w:vertAlign w:val="subscript"/>
              </w:rPr>
              <w:t>50</w:t>
            </w:r>
            <w:r>
              <w:t xml:space="preserve"> (days)</w:t>
            </w:r>
          </w:p>
        </w:tc>
      </w:tr>
      <w:tr w:rsidR="009A3C66" w14:paraId="19E313CA" w14:textId="77777777" w:rsidTr="009A3C66">
        <w:tc>
          <w:tcPr>
            <w:tcW w:w="2082" w:type="dxa"/>
            <w:tcBorders>
              <w:top w:val="single" w:sz="4" w:space="0" w:color="auto"/>
              <w:left w:val="single" w:sz="4" w:space="0" w:color="auto"/>
              <w:bottom w:val="nil"/>
              <w:right w:val="nil"/>
            </w:tcBorders>
          </w:tcPr>
          <w:p w14:paraId="44910222" w14:textId="77777777" w:rsidR="009A3C66" w:rsidRDefault="009A3C66" w:rsidP="0099634F">
            <w:r>
              <w:t>CO</w:t>
            </w:r>
          </w:p>
        </w:tc>
        <w:tc>
          <w:tcPr>
            <w:tcW w:w="236" w:type="dxa"/>
            <w:tcBorders>
              <w:top w:val="single" w:sz="4" w:space="0" w:color="auto"/>
              <w:left w:val="single" w:sz="4" w:space="0" w:color="auto"/>
              <w:bottom w:val="nil"/>
              <w:right w:val="nil"/>
            </w:tcBorders>
          </w:tcPr>
          <w:p w14:paraId="2511447D" w14:textId="77777777" w:rsidR="009A3C66" w:rsidRDefault="009A3C66" w:rsidP="009A3C66"/>
        </w:tc>
        <w:tc>
          <w:tcPr>
            <w:tcW w:w="1568" w:type="dxa"/>
            <w:tcBorders>
              <w:top w:val="single" w:sz="4" w:space="0" w:color="auto"/>
              <w:left w:val="nil"/>
              <w:bottom w:val="nil"/>
              <w:right w:val="single" w:sz="4" w:space="0" w:color="auto"/>
            </w:tcBorders>
          </w:tcPr>
          <w:p w14:paraId="0A0BB928" w14:textId="5164DA23" w:rsidR="009A3C66" w:rsidRDefault="009A3C66" w:rsidP="0099634F">
            <w:r>
              <w:t>Male</w:t>
            </w:r>
          </w:p>
        </w:tc>
        <w:tc>
          <w:tcPr>
            <w:tcW w:w="668" w:type="dxa"/>
            <w:tcBorders>
              <w:top w:val="single" w:sz="4" w:space="0" w:color="auto"/>
              <w:left w:val="single" w:sz="4" w:space="0" w:color="auto"/>
              <w:bottom w:val="nil"/>
              <w:right w:val="nil"/>
            </w:tcBorders>
          </w:tcPr>
          <w:p w14:paraId="20F37E36" w14:textId="77777777" w:rsidR="009A3C66" w:rsidRDefault="009A3C66" w:rsidP="009A3C66"/>
        </w:tc>
        <w:tc>
          <w:tcPr>
            <w:tcW w:w="1868" w:type="dxa"/>
            <w:tcBorders>
              <w:top w:val="single" w:sz="4" w:space="0" w:color="auto"/>
              <w:left w:val="nil"/>
              <w:bottom w:val="nil"/>
              <w:right w:val="single" w:sz="4" w:space="0" w:color="auto"/>
            </w:tcBorders>
          </w:tcPr>
          <w:p w14:paraId="7ECAEF19" w14:textId="3BA4162D" w:rsidR="009A3C66" w:rsidRDefault="009A3C66" w:rsidP="0099634F">
            <w:r>
              <w:t>Uninfected</w:t>
            </w:r>
          </w:p>
        </w:tc>
        <w:tc>
          <w:tcPr>
            <w:tcW w:w="395" w:type="dxa"/>
            <w:tcBorders>
              <w:top w:val="single" w:sz="4" w:space="0" w:color="auto"/>
              <w:left w:val="single" w:sz="4" w:space="0" w:color="auto"/>
              <w:bottom w:val="nil"/>
              <w:right w:val="nil"/>
            </w:tcBorders>
          </w:tcPr>
          <w:p w14:paraId="61B8452A" w14:textId="77777777" w:rsidR="009A3C66" w:rsidRDefault="009A3C66" w:rsidP="009A3C66"/>
        </w:tc>
        <w:tc>
          <w:tcPr>
            <w:tcW w:w="2230" w:type="dxa"/>
            <w:tcBorders>
              <w:top w:val="single" w:sz="4" w:space="0" w:color="auto"/>
              <w:left w:val="nil"/>
              <w:bottom w:val="nil"/>
              <w:right w:val="single" w:sz="4" w:space="0" w:color="auto"/>
            </w:tcBorders>
          </w:tcPr>
          <w:p w14:paraId="4A437B6E" w14:textId="5040D1AA" w:rsidR="009A3C66" w:rsidRDefault="009A3C66" w:rsidP="0099634F">
            <w:r>
              <w:t>6.01</w:t>
            </w:r>
          </w:p>
        </w:tc>
      </w:tr>
      <w:tr w:rsidR="009A3C66" w14:paraId="6C48438A" w14:textId="77777777" w:rsidTr="009A3C66">
        <w:tc>
          <w:tcPr>
            <w:tcW w:w="2082" w:type="dxa"/>
            <w:tcBorders>
              <w:top w:val="nil"/>
              <w:left w:val="single" w:sz="4" w:space="0" w:color="auto"/>
              <w:bottom w:val="nil"/>
              <w:right w:val="nil"/>
            </w:tcBorders>
          </w:tcPr>
          <w:p w14:paraId="377AE448" w14:textId="77777777" w:rsidR="009A3C66" w:rsidRDefault="009A3C66" w:rsidP="0099634F"/>
        </w:tc>
        <w:tc>
          <w:tcPr>
            <w:tcW w:w="236" w:type="dxa"/>
            <w:tcBorders>
              <w:top w:val="nil"/>
              <w:left w:val="single" w:sz="4" w:space="0" w:color="auto"/>
              <w:bottom w:val="nil"/>
              <w:right w:val="nil"/>
            </w:tcBorders>
          </w:tcPr>
          <w:p w14:paraId="494BE39A" w14:textId="77777777" w:rsidR="009A3C66" w:rsidRDefault="009A3C66" w:rsidP="0099634F"/>
        </w:tc>
        <w:tc>
          <w:tcPr>
            <w:tcW w:w="1568" w:type="dxa"/>
            <w:tcBorders>
              <w:top w:val="nil"/>
              <w:left w:val="nil"/>
              <w:bottom w:val="nil"/>
              <w:right w:val="single" w:sz="4" w:space="0" w:color="auto"/>
            </w:tcBorders>
          </w:tcPr>
          <w:p w14:paraId="009464F8" w14:textId="3347170C" w:rsidR="009A3C66" w:rsidRDefault="009A3C66" w:rsidP="0099634F">
            <w:r>
              <w:t>Male</w:t>
            </w:r>
          </w:p>
        </w:tc>
        <w:tc>
          <w:tcPr>
            <w:tcW w:w="668" w:type="dxa"/>
            <w:tcBorders>
              <w:top w:val="nil"/>
              <w:left w:val="single" w:sz="4" w:space="0" w:color="auto"/>
              <w:bottom w:val="nil"/>
              <w:right w:val="nil"/>
            </w:tcBorders>
          </w:tcPr>
          <w:p w14:paraId="3AA38182" w14:textId="77777777" w:rsidR="009A3C66" w:rsidRDefault="009A3C66" w:rsidP="009A3C66"/>
        </w:tc>
        <w:tc>
          <w:tcPr>
            <w:tcW w:w="1868" w:type="dxa"/>
            <w:tcBorders>
              <w:top w:val="nil"/>
              <w:left w:val="nil"/>
              <w:bottom w:val="nil"/>
              <w:right w:val="single" w:sz="4" w:space="0" w:color="auto"/>
            </w:tcBorders>
          </w:tcPr>
          <w:p w14:paraId="57F22428" w14:textId="05F59D63" w:rsidR="009A3C66" w:rsidRDefault="009A3C66" w:rsidP="0099634F">
            <w:r>
              <w:t>Infected</w:t>
            </w:r>
          </w:p>
        </w:tc>
        <w:tc>
          <w:tcPr>
            <w:tcW w:w="395" w:type="dxa"/>
            <w:tcBorders>
              <w:top w:val="nil"/>
              <w:left w:val="single" w:sz="4" w:space="0" w:color="auto"/>
              <w:bottom w:val="nil"/>
              <w:right w:val="nil"/>
            </w:tcBorders>
          </w:tcPr>
          <w:p w14:paraId="41551104" w14:textId="77777777" w:rsidR="009A3C66" w:rsidRDefault="009A3C66" w:rsidP="009A3C66"/>
        </w:tc>
        <w:tc>
          <w:tcPr>
            <w:tcW w:w="2230" w:type="dxa"/>
            <w:tcBorders>
              <w:top w:val="nil"/>
              <w:left w:val="nil"/>
              <w:bottom w:val="nil"/>
              <w:right w:val="single" w:sz="4" w:space="0" w:color="auto"/>
            </w:tcBorders>
          </w:tcPr>
          <w:p w14:paraId="7F61F6DC" w14:textId="0248E3BA" w:rsidR="009A3C66" w:rsidRDefault="009A3C66" w:rsidP="0099634F">
            <w:r>
              <w:t>2.59</w:t>
            </w:r>
          </w:p>
        </w:tc>
      </w:tr>
      <w:tr w:rsidR="009A3C66" w14:paraId="4C2F8767" w14:textId="77777777" w:rsidTr="009A3C66">
        <w:tc>
          <w:tcPr>
            <w:tcW w:w="2082" w:type="dxa"/>
            <w:tcBorders>
              <w:top w:val="nil"/>
              <w:left w:val="single" w:sz="4" w:space="0" w:color="auto"/>
              <w:bottom w:val="nil"/>
              <w:right w:val="nil"/>
            </w:tcBorders>
          </w:tcPr>
          <w:p w14:paraId="2B53FB72" w14:textId="77777777" w:rsidR="009A3C66" w:rsidRDefault="009A3C66" w:rsidP="0099634F">
            <w:r>
              <w:t>CO</w:t>
            </w:r>
          </w:p>
        </w:tc>
        <w:tc>
          <w:tcPr>
            <w:tcW w:w="236" w:type="dxa"/>
            <w:tcBorders>
              <w:top w:val="nil"/>
              <w:left w:val="single" w:sz="4" w:space="0" w:color="auto"/>
              <w:bottom w:val="nil"/>
              <w:right w:val="nil"/>
            </w:tcBorders>
          </w:tcPr>
          <w:p w14:paraId="7651795C" w14:textId="77777777" w:rsidR="009A3C66" w:rsidRDefault="009A3C66" w:rsidP="009A3C66"/>
        </w:tc>
        <w:tc>
          <w:tcPr>
            <w:tcW w:w="1568" w:type="dxa"/>
            <w:tcBorders>
              <w:top w:val="nil"/>
              <w:left w:val="nil"/>
              <w:bottom w:val="nil"/>
              <w:right w:val="single" w:sz="4" w:space="0" w:color="auto"/>
            </w:tcBorders>
          </w:tcPr>
          <w:p w14:paraId="4FE2170F" w14:textId="74081D1B" w:rsidR="009A3C66" w:rsidRDefault="009A3C66" w:rsidP="0099634F">
            <w:r>
              <w:t>Female</w:t>
            </w:r>
          </w:p>
        </w:tc>
        <w:tc>
          <w:tcPr>
            <w:tcW w:w="668" w:type="dxa"/>
            <w:tcBorders>
              <w:top w:val="nil"/>
              <w:left w:val="single" w:sz="4" w:space="0" w:color="auto"/>
              <w:bottom w:val="nil"/>
              <w:right w:val="nil"/>
            </w:tcBorders>
          </w:tcPr>
          <w:p w14:paraId="452B8260" w14:textId="77777777" w:rsidR="009A3C66" w:rsidRDefault="009A3C66" w:rsidP="009A3C66"/>
        </w:tc>
        <w:tc>
          <w:tcPr>
            <w:tcW w:w="1868" w:type="dxa"/>
            <w:tcBorders>
              <w:top w:val="nil"/>
              <w:left w:val="nil"/>
              <w:bottom w:val="nil"/>
              <w:right w:val="single" w:sz="4" w:space="0" w:color="auto"/>
            </w:tcBorders>
          </w:tcPr>
          <w:p w14:paraId="2F9B81B4" w14:textId="15DC72C4" w:rsidR="009A3C66" w:rsidRDefault="009A3C66" w:rsidP="0099634F">
            <w:r>
              <w:t>Uninfected</w:t>
            </w:r>
          </w:p>
        </w:tc>
        <w:tc>
          <w:tcPr>
            <w:tcW w:w="395" w:type="dxa"/>
            <w:tcBorders>
              <w:top w:val="nil"/>
              <w:left w:val="single" w:sz="4" w:space="0" w:color="auto"/>
              <w:bottom w:val="nil"/>
              <w:right w:val="nil"/>
            </w:tcBorders>
          </w:tcPr>
          <w:p w14:paraId="1A3F2845" w14:textId="77777777" w:rsidR="009A3C66" w:rsidRDefault="009A3C66" w:rsidP="009A3C66"/>
        </w:tc>
        <w:tc>
          <w:tcPr>
            <w:tcW w:w="2230" w:type="dxa"/>
            <w:tcBorders>
              <w:top w:val="nil"/>
              <w:left w:val="nil"/>
              <w:bottom w:val="nil"/>
              <w:right w:val="single" w:sz="4" w:space="0" w:color="auto"/>
            </w:tcBorders>
          </w:tcPr>
          <w:p w14:paraId="7BCB9567" w14:textId="5C8FF88D" w:rsidR="009A3C66" w:rsidRDefault="009A3C66" w:rsidP="0099634F">
            <w:r>
              <w:t>8.58</w:t>
            </w:r>
          </w:p>
        </w:tc>
      </w:tr>
      <w:tr w:rsidR="009A3C66" w14:paraId="358976B6" w14:textId="77777777" w:rsidTr="009A3C66">
        <w:tc>
          <w:tcPr>
            <w:tcW w:w="2082" w:type="dxa"/>
            <w:tcBorders>
              <w:top w:val="nil"/>
              <w:left w:val="single" w:sz="4" w:space="0" w:color="auto"/>
              <w:bottom w:val="single" w:sz="4" w:space="0" w:color="auto"/>
              <w:right w:val="nil"/>
            </w:tcBorders>
          </w:tcPr>
          <w:p w14:paraId="566A6557" w14:textId="77777777" w:rsidR="009A3C66" w:rsidRDefault="009A3C66" w:rsidP="0099634F"/>
        </w:tc>
        <w:tc>
          <w:tcPr>
            <w:tcW w:w="236" w:type="dxa"/>
            <w:tcBorders>
              <w:top w:val="nil"/>
              <w:left w:val="single" w:sz="4" w:space="0" w:color="auto"/>
              <w:bottom w:val="single" w:sz="4" w:space="0" w:color="auto"/>
              <w:right w:val="nil"/>
            </w:tcBorders>
          </w:tcPr>
          <w:p w14:paraId="7FF34998" w14:textId="77777777" w:rsidR="009A3C66" w:rsidRDefault="009A3C66" w:rsidP="0099634F"/>
        </w:tc>
        <w:tc>
          <w:tcPr>
            <w:tcW w:w="1568" w:type="dxa"/>
            <w:tcBorders>
              <w:top w:val="nil"/>
              <w:left w:val="nil"/>
              <w:bottom w:val="single" w:sz="4" w:space="0" w:color="auto"/>
              <w:right w:val="single" w:sz="4" w:space="0" w:color="auto"/>
            </w:tcBorders>
          </w:tcPr>
          <w:p w14:paraId="4ABE9C29" w14:textId="1082AB53" w:rsidR="009A3C66" w:rsidRDefault="009A3C66" w:rsidP="0099634F">
            <w:r>
              <w:t>Female</w:t>
            </w:r>
          </w:p>
        </w:tc>
        <w:tc>
          <w:tcPr>
            <w:tcW w:w="668" w:type="dxa"/>
            <w:tcBorders>
              <w:top w:val="nil"/>
              <w:left w:val="single" w:sz="4" w:space="0" w:color="auto"/>
              <w:bottom w:val="single" w:sz="4" w:space="0" w:color="auto"/>
              <w:right w:val="nil"/>
            </w:tcBorders>
          </w:tcPr>
          <w:p w14:paraId="3AEEA0FA" w14:textId="77777777" w:rsidR="009A3C66" w:rsidRDefault="009A3C66" w:rsidP="009A3C66"/>
        </w:tc>
        <w:tc>
          <w:tcPr>
            <w:tcW w:w="1868" w:type="dxa"/>
            <w:tcBorders>
              <w:top w:val="nil"/>
              <w:left w:val="nil"/>
              <w:bottom w:val="single" w:sz="4" w:space="0" w:color="auto"/>
              <w:right w:val="single" w:sz="4" w:space="0" w:color="auto"/>
            </w:tcBorders>
          </w:tcPr>
          <w:p w14:paraId="0D79BDC5" w14:textId="40CE06FB" w:rsidR="009A3C66" w:rsidRDefault="009A3C66" w:rsidP="0099634F">
            <w:r>
              <w:t>Infected</w:t>
            </w:r>
          </w:p>
        </w:tc>
        <w:tc>
          <w:tcPr>
            <w:tcW w:w="395" w:type="dxa"/>
            <w:tcBorders>
              <w:top w:val="nil"/>
              <w:left w:val="single" w:sz="4" w:space="0" w:color="auto"/>
              <w:bottom w:val="single" w:sz="4" w:space="0" w:color="auto"/>
              <w:right w:val="nil"/>
            </w:tcBorders>
          </w:tcPr>
          <w:p w14:paraId="20FFBA6A" w14:textId="77777777" w:rsidR="009A3C66" w:rsidRDefault="009A3C66" w:rsidP="009A3C66"/>
        </w:tc>
        <w:tc>
          <w:tcPr>
            <w:tcW w:w="2230" w:type="dxa"/>
            <w:tcBorders>
              <w:top w:val="nil"/>
              <w:left w:val="nil"/>
              <w:bottom w:val="single" w:sz="4" w:space="0" w:color="auto"/>
              <w:right w:val="single" w:sz="4" w:space="0" w:color="auto"/>
            </w:tcBorders>
          </w:tcPr>
          <w:p w14:paraId="1271DF20" w14:textId="09AF3137" w:rsidR="009A3C66" w:rsidRDefault="009A3C66" w:rsidP="0099634F">
            <w:r>
              <w:t>3.55</w:t>
            </w:r>
          </w:p>
        </w:tc>
      </w:tr>
    </w:tbl>
    <w:p w14:paraId="759C04C6" w14:textId="77777777" w:rsidR="009A3C66" w:rsidRDefault="009A3C66" w:rsidP="009A3C66"/>
    <w:p w14:paraId="76B11436" w14:textId="77777777" w:rsidR="00877CFE" w:rsidRDefault="00877CFE" w:rsidP="00AA3D48">
      <w:pPr>
        <w:ind w:left="720"/>
      </w:pPr>
    </w:p>
    <w:p w14:paraId="13B4D5F3" w14:textId="39170D65" w:rsidR="00A976E8" w:rsidRDefault="00A976E8" w:rsidP="00884F6A">
      <w:pPr>
        <w:rPr>
          <w:sz w:val="20"/>
          <w:szCs w:val="20"/>
        </w:rPr>
      </w:pPr>
      <w:r w:rsidRPr="00A976E8">
        <w:rPr>
          <w:i/>
          <w:sz w:val="20"/>
          <w:szCs w:val="20"/>
        </w:rPr>
        <w:t>Table 14.</w:t>
      </w:r>
      <w:r>
        <w:t xml:space="preserve"> </w:t>
      </w:r>
      <w:r w:rsidRPr="00A976E8">
        <w:rPr>
          <w:sz w:val="20"/>
          <w:szCs w:val="20"/>
        </w:rPr>
        <w:t>Below we use subscripts “</w:t>
      </w:r>
      <w:proofErr w:type="spellStart"/>
      <w:r w:rsidRPr="00A976E8">
        <w:rPr>
          <w:sz w:val="20"/>
          <w:szCs w:val="20"/>
        </w:rPr>
        <w:t>i</w:t>
      </w:r>
      <w:proofErr w:type="spellEnd"/>
      <w:r w:rsidRPr="00A976E8">
        <w:rPr>
          <w:sz w:val="20"/>
          <w:szCs w:val="20"/>
        </w:rPr>
        <w:t>” and “u” for infected and uninfected respectively at age 56.</w:t>
      </w:r>
    </w:p>
    <w:p w14:paraId="39142BF4" w14:textId="77777777" w:rsidR="003F6FCE" w:rsidRPr="00884F6A" w:rsidRDefault="003F6FCE" w:rsidP="00884F6A">
      <w:pPr>
        <w:rPr>
          <w:sz w:val="20"/>
          <w:szCs w:val="20"/>
        </w:rPr>
      </w:pPr>
    </w:p>
    <w:tbl>
      <w:tblPr>
        <w:tblStyle w:val="TableGrid"/>
        <w:tblW w:w="0" w:type="auto"/>
        <w:tblLook w:val="04A0" w:firstRow="1" w:lastRow="0" w:firstColumn="1" w:lastColumn="0" w:noHBand="0" w:noVBand="1"/>
      </w:tblPr>
      <w:tblGrid>
        <w:gridCol w:w="2263"/>
        <w:gridCol w:w="1624"/>
        <w:gridCol w:w="630"/>
        <w:gridCol w:w="1711"/>
        <w:gridCol w:w="566"/>
        <w:gridCol w:w="2248"/>
      </w:tblGrid>
      <w:tr w:rsidR="00A976E8" w14:paraId="1BAB837C" w14:textId="77777777" w:rsidTr="0099634F">
        <w:tc>
          <w:tcPr>
            <w:tcW w:w="2263" w:type="dxa"/>
            <w:tcBorders>
              <w:top w:val="single" w:sz="4" w:space="0" w:color="auto"/>
              <w:left w:val="single" w:sz="4" w:space="0" w:color="auto"/>
              <w:bottom w:val="single" w:sz="4" w:space="0" w:color="auto"/>
              <w:right w:val="single" w:sz="4" w:space="0" w:color="auto"/>
            </w:tcBorders>
          </w:tcPr>
          <w:p w14:paraId="0EEE5757" w14:textId="77777777" w:rsidR="00A976E8" w:rsidRDefault="00A976E8" w:rsidP="0099634F">
            <w:r>
              <w:t>Population Contrast</w:t>
            </w:r>
          </w:p>
        </w:tc>
        <w:tc>
          <w:tcPr>
            <w:tcW w:w="1624" w:type="dxa"/>
            <w:tcBorders>
              <w:top w:val="single" w:sz="4" w:space="0" w:color="auto"/>
              <w:left w:val="single" w:sz="4" w:space="0" w:color="auto"/>
              <w:bottom w:val="single" w:sz="4" w:space="0" w:color="auto"/>
              <w:right w:val="nil"/>
            </w:tcBorders>
          </w:tcPr>
          <w:p w14:paraId="68995B27" w14:textId="77777777" w:rsidR="00A976E8" w:rsidRDefault="00A976E8" w:rsidP="0099634F">
            <w:r>
              <w:t>Sex</w:t>
            </w:r>
          </w:p>
        </w:tc>
        <w:tc>
          <w:tcPr>
            <w:tcW w:w="630" w:type="dxa"/>
            <w:tcBorders>
              <w:top w:val="single" w:sz="4" w:space="0" w:color="auto"/>
              <w:left w:val="single" w:sz="4" w:space="0" w:color="auto"/>
              <w:bottom w:val="single" w:sz="4" w:space="0" w:color="auto"/>
              <w:right w:val="nil"/>
            </w:tcBorders>
          </w:tcPr>
          <w:p w14:paraId="5E4AC9FF" w14:textId="77777777" w:rsidR="00A976E8" w:rsidRDefault="00A976E8" w:rsidP="0099634F"/>
        </w:tc>
        <w:tc>
          <w:tcPr>
            <w:tcW w:w="1711" w:type="dxa"/>
            <w:tcBorders>
              <w:top w:val="single" w:sz="4" w:space="0" w:color="auto"/>
              <w:left w:val="nil"/>
              <w:bottom w:val="single" w:sz="4" w:space="0" w:color="auto"/>
              <w:right w:val="single" w:sz="4" w:space="0" w:color="auto"/>
            </w:tcBorders>
          </w:tcPr>
          <w:p w14:paraId="76342BE0" w14:textId="77777777" w:rsidR="00A976E8" w:rsidRDefault="00A976E8" w:rsidP="0099634F">
            <w:r>
              <w:t>Difference</w:t>
            </w:r>
          </w:p>
        </w:tc>
        <w:tc>
          <w:tcPr>
            <w:tcW w:w="566" w:type="dxa"/>
            <w:tcBorders>
              <w:top w:val="single" w:sz="4" w:space="0" w:color="auto"/>
              <w:left w:val="single" w:sz="4" w:space="0" w:color="auto"/>
              <w:bottom w:val="single" w:sz="4" w:space="0" w:color="auto"/>
              <w:right w:val="nil"/>
            </w:tcBorders>
          </w:tcPr>
          <w:p w14:paraId="4A843453" w14:textId="77777777" w:rsidR="00A976E8" w:rsidRDefault="00A976E8" w:rsidP="0099634F"/>
        </w:tc>
        <w:tc>
          <w:tcPr>
            <w:tcW w:w="2248" w:type="dxa"/>
            <w:tcBorders>
              <w:top w:val="single" w:sz="4" w:space="0" w:color="auto"/>
              <w:left w:val="nil"/>
              <w:bottom w:val="single" w:sz="4" w:space="0" w:color="auto"/>
              <w:right w:val="single" w:sz="4" w:space="0" w:color="auto"/>
            </w:tcBorders>
          </w:tcPr>
          <w:p w14:paraId="4CD8290C" w14:textId="77777777" w:rsidR="00A976E8" w:rsidRDefault="00A976E8" w:rsidP="0099634F">
            <w:r>
              <w:t>95% Confidence Interval</w:t>
            </w:r>
          </w:p>
        </w:tc>
      </w:tr>
      <w:tr w:rsidR="00A976E8" w14:paraId="2028C283" w14:textId="77777777" w:rsidTr="006C765D">
        <w:trPr>
          <w:trHeight w:val="305"/>
        </w:trPr>
        <w:tc>
          <w:tcPr>
            <w:tcW w:w="2263" w:type="dxa"/>
            <w:tcBorders>
              <w:top w:val="single" w:sz="4" w:space="0" w:color="auto"/>
              <w:left w:val="single" w:sz="4" w:space="0" w:color="auto"/>
              <w:bottom w:val="nil"/>
              <w:right w:val="single" w:sz="4" w:space="0" w:color="auto"/>
            </w:tcBorders>
          </w:tcPr>
          <w:p w14:paraId="1DDFE286" w14:textId="77777777" w:rsidR="00A976E8" w:rsidRDefault="00A976E8" w:rsidP="0099634F">
            <w:proofErr w:type="spellStart"/>
            <w:r>
              <w:t>COu-COi</w:t>
            </w:r>
            <w:proofErr w:type="spellEnd"/>
          </w:p>
        </w:tc>
        <w:tc>
          <w:tcPr>
            <w:tcW w:w="1624" w:type="dxa"/>
            <w:tcBorders>
              <w:top w:val="single" w:sz="4" w:space="0" w:color="auto"/>
              <w:left w:val="single" w:sz="4" w:space="0" w:color="auto"/>
              <w:bottom w:val="nil"/>
              <w:right w:val="nil"/>
            </w:tcBorders>
          </w:tcPr>
          <w:p w14:paraId="3101E42E" w14:textId="77777777" w:rsidR="00A976E8" w:rsidRDefault="00A976E8" w:rsidP="0099634F">
            <w:r>
              <w:t>Male</w:t>
            </w:r>
          </w:p>
        </w:tc>
        <w:tc>
          <w:tcPr>
            <w:tcW w:w="630" w:type="dxa"/>
            <w:tcBorders>
              <w:top w:val="single" w:sz="4" w:space="0" w:color="auto"/>
              <w:left w:val="single" w:sz="4" w:space="0" w:color="auto"/>
              <w:bottom w:val="nil"/>
              <w:right w:val="nil"/>
            </w:tcBorders>
          </w:tcPr>
          <w:p w14:paraId="309B86B6" w14:textId="77777777" w:rsidR="00A976E8" w:rsidRDefault="00A976E8" w:rsidP="0099634F"/>
        </w:tc>
        <w:tc>
          <w:tcPr>
            <w:tcW w:w="1711" w:type="dxa"/>
            <w:tcBorders>
              <w:top w:val="single" w:sz="4" w:space="0" w:color="auto"/>
              <w:left w:val="nil"/>
              <w:bottom w:val="nil"/>
              <w:right w:val="single" w:sz="4" w:space="0" w:color="auto"/>
            </w:tcBorders>
          </w:tcPr>
          <w:p w14:paraId="598BD154" w14:textId="77777777" w:rsidR="00A976E8" w:rsidRDefault="00A976E8" w:rsidP="0099634F">
            <w:r>
              <w:t>3.42</w:t>
            </w:r>
          </w:p>
        </w:tc>
        <w:tc>
          <w:tcPr>
            <w:tcW w:w="566" w:type="dxa"/>
            <w:tcBorders>
              <w:top w:val="single" w:sz="4" w:space="0" w:color="auto"/>
              <w:left w:val="single" w:sz="4" w:space="0" w:color="auto"/>
              <w:bottom w:val="nil"/>
              <w:right w:val="nil"/>
            </w:tcBorders>
          </w:tcPr>
          <w:p w14:paraId="63EA5BDB" w14:textId="77777777" w:rsidR="00A976E8" w:rsidRDefault="00A976E8" w:rsidP="0099634F"/>
        </w:tc>
        <w:tc>
          <w:tcPr>
            <w:tcW w:w="2248" w:type="dxa"/>
            <w:tcBorders>
              <w:top w:val="single" w:sz="4" w:space="0" w:color="auto"/>
              <w:left w:val="nil"/>
              <w:bottom w:val="nil"/>
              <w:right w:val="single" w:sz="4" w:space="0" w:color="auto"/>
            </w:tcBorders>
          </w:tcPr>
          <w:p w14:paraId="30D2C051" w14:textId="77777777" w:rsidR="00A976E8" w:rsidRDefault="00A976E8" w:rsidP="0099634F">
            <w:r>
              <w:t>(3.06, 3.77)</w:t>
            </w:r>
          </w:p>
        </w:tc>
      </w:tr>
      <w:tr w:rsidR="00A976E8" w14:paraId="1BF8F89B" w14:textId="77777777" w:rsidTr="0099634F">
        <w:trPr>
          <w:trHeight w:val="297"/>
        </w:trPr>
        <w:tc>
          <w:tcPr>
            <w:tcW w:w="2263" w:type="dxa"/>
            <w:tcBorders>
              <w:top w:val="nil"/>
              <w:left w:val="single" w:sz="4" w:space="0" w:color="auto"/>
              <w:bottom w:val="nil"/>
              <w:right w:val="single" w:sz="4" w:space="0" w:color="auto"/>
            </w:tcBorders>
          </w:tcPr>
          <w:p w14:paraId="56BAE252" w14:textId="77777777" w:rsidR="00A976E8" w:rsidRDefault="00A976E8" w:rsidP="0099634F"/>
        </w:tc>
        <w:tc>
          <w:tcPr>
            <w:tcW w:w="1624" w:type="dxa"/>
            <w:tcBorders>
              <w:top w:val="nil"/>
              <w:left w:val="single" w:sz="4" w:space="0" w:color="auto"/>
              <w:bottom w:val="nil"/>
              <w:right w:val="nil"/>
            </w:tcBorders>
          </w:tcPr>
          <w:p w14:paraId="5A894F9C" w14:textId="77777777" w:rsidR="00A976E8" w:rsidRDefault="00A976E8" w:rsidP="0099634F"/>
        </w:tc>
        <w:tc>
          <w:tcPr>
            <w:tcW w:w="630" w:type="dxa"/>
            <w:tcBorders>
              <w:top w:val="nil"/>
              <w:left w:val="single" w:sz="4" w:space="0" w:color="auto"/>
              <w:bottom w:val="nil"/>
              <w:right w:val="nil"/>
            </w:tcBorders>
          </w:tcPr>
          <w:p w14:paraId="60BFFC1F" w14:textId="77777777" w:rsidR="00A976E8" w:rsidRDefault="00A976E8" w:rsidP="0099634F"/>
        </w:tc>
        <w:tc>
          <w:tcPr>
            <w:tcW w:w="1711" w:type="dxa"/>
            <w:tcBorders>
              <w:top w:val="nil"/>
              <w:left w:val="nil"/>
              <w:bottom w:val="nil"/>
              <w:right w:val="single" w:sz="4" w:space="0" w:color="auto"/>
            </w:tcBorders>
          </w:tcPr>
          <w:p w14:paraId="4038130B" w14:textId="77777777" w:rsidR="00A976E8" w:rsidRDefault="00A976E8" w:rsidP="0099634F"/>
        </w:tc>
        <w:tc>
          <w:tcPr>
            <w:tcW w:w="566" w:type="dxa"/>
            <w:tcBorders>
              <w:top w:val="nil"/>
              <w:left w:val="single" w:sz="4" w:space="0" w:color="auto"/>
              <w:bottom w:val="nil"/>
              <w:right w:val="nil"/>
            </w:tcBorders>
          </w:tcPr>
          <w:p w14:paraId="423F6869" w14:textId="77777777" w:rsidR="00A976E8" w:rsidRDefault="00A976E8" w:rsidP="0099634F"/>
        </w:tc>
        <w:tc>
          <w:tcPr>
            <w:tcW w:w="2248" w:type="dxa"/>
            <w:tcBorders>
              <w:top w:val="nil"/>
              <w:left w:val="nil"/>
              <w:bottom w:val="nil"/>
              <w:right w:val="single" w:sz="4" w:space="0" w:color="auto"/>
            </w:tcBorders>
          </w:tcPr>
          <w:p w14:paraId="15954EB3" w14:textId="77777777" w:rsidR="00A976E8" w:rsidRDefault="00A976E8" w:rsidP="0099634F"/>
        </w:tc>
      </w:tr>
      <w:tr w:rsidR="00A976E8" w14:paraId="2B6934EF" w14:textId="77777777" w:rsidTr="0099634F">
        <w:tc>
          <w:tcPr>
            <w:tcW w:w="2263" w:type="dxa"/>
            <w:tcBorders>
              <w:top w:val="nil"/>
              <w:left w:val="single" w:sz="4" w:space="0" w:color="auto"/>
              <w:bottom w:val="nil"/>
              <w:right w:val="single" w:sz="4" w:space="0" w:color="auto"/>
            </w:tcBorders>
          </w:tcPr>
          <w:p w14:paraId="3966020A" w14:textId="77777777" w:rsidR="00A976E8" w:rsidRDefault="00A976E8" w:rsidP="0099634F">
            <w:proofErr w:type="spellStart"/>
            <w:r>
              <w:t>COu-COi</w:t>
            </w:r>
            <w:proofErr w:type="spellEnd"/>
          </w:p>
        </w:tc>
        <w:tc>
          <w:tcPr>
            <w:tcW w:w="1624" w:type="dxa"/>
            <w:tcBorders>
              <w:top w:val="nil"/>
              <w:left w:val="single" w:sz="4" w:space="0" w:color="auto"/>
              <w:bottom w:val="nil"/>
              <w:right w:val="nil"/>
            </w:tcBorders>
          </w:tcPr>
          <w:p w14:paraId="19690829" w14:textId="77777777" w:rsidR="00A976E8" w:rsidRDefault="00A976E8" w:rsidP="0099634F">
            <w:r>
              <w:t>Female</w:t>
            </w:r>
          </w:p>
        </w:tc>
        <w:tc>
          <w:tcPr>
            <w:tcW w:w="630" w:type="dxa"/>
            <w:tcBorders>
              <w:top w:val="nil"/>
              <w:left w:val="single" w:sz="4" w:space="0" w:color="auto"/>
              <w:bottom w:val="nil"/>
              <w:right w:val="nil"/>
            </w:tcBorders>
          </w:tcPr>
          <w:p w14:paraId="6D6ACE28" w14:textId="77777777" w:rsidR="00A976E8" w:rsidRDefault="00A976E8" w:rsidP="0099634F"/>
        </w:tc>
        <w:tc>
          <w:tcPr>
            <w:tcW w:w="1711" w:type="dxa"/>
            <w:tcBorders>
              <w:top w:val="nil"/>
              <w:left w:val="nil"/>
              <w:bottom w:val="nil"/>
              <w:right w:val="single" w:sz="4" w:space="0" w:color="auto"/>
            </w:tcBorders>
          </w:tcPr>
          <w:p w14:paraId="3573B663" w14:textId="77777777" w:rsidR="00A976E8" w:rsidRDefault="00A976E8" w:rsidP="0099634F">
            <w:r>
              <w:t>5.03</w:t>
            </w:r>
          </w:p>
        </w:tc>
        <w:tc>
          <w:tcPr>
            <w:tcW w:w="566" w:type="dxa"/>
            <w:tcBorders>
              <w:top w:val="nil"/>
              <w:left w:val="single" w:sz="4" w:space="0" w:color="auto"/>
              <w:bottom w:val="nil"/>
              <w:right w:val="nil"/>
            </w:tcBorders>
          </w:tcPr>
          <w:p w14:paraId="3328D67F" w14:textId="77777777" w:rsidR="00A976E8" w:rsidRDefault="00A976E8" w:rsidP="0099634F"/>
        </w:tc>
        <w:tc>
          <w:tcPr>
            <w:tcW w:w="2248" w:type="dxa"/>
            <w:tcBorders>
              <w:top w:val="nil"/>
              <w:left w:val="nil"/>
              <w:bottom w:val="nil"/>
              <w:right w:val="single" w:sz="4" w:space="0" w:color="auto"/>
            </w:tcBorders>
          </w:tcPr>
          <w:p w14:paraId="40B99A82" w14:textId="77777777" w:rsidR="00A976E8" w:rsidRDefault="00A976E8" w:rsidP="0099634F">
            <w:r>
              <w:t>(4.76, 5.32)</w:t>
            </w:r>
          </w:p>
        </w:tc>
      </w:tr>
      <w:tr w:rsidR="00A976E8" w14:paraId="39D0A0C7" w14:textId="77777777" w:rsidTr="0099634F">
        <w:trPr>
          <w:trHeight w:val="252"/>
        </w:trPr>
        <w:tc>
          <w:tcPr>
            <w:tcW w:w="2263" w:type="dxa"/>
            <w:tcBorders>
              <w:top w:val="nil"/>
              <w:left w:val="single" w:sz="4" w:space="0" w:color="auto"/>
              <w:bottom w:val="single" w:sz="4" w:space="0" w:color="auto"/>
              <w:right w:val="single" w:sz="4" w:space="0" w:color="auto"/>
            </w:tcBorders>
          </w:tcPr>
          <w:p w14:paraId="7E208824" w14:textId="77777777" w:rsidR="00A976E8" w:rsidRDefault="00A976E8" w:rsidP="0099634F"/>
        </w:tc>
        <w:tc>
          <w:tcPr>
            <w:tcW w:w="1624" w:type="dxa"/>
            <w:tcBorders>
              <w:top w:val="nil"/>
              <w:left w:val="single" w:sz="4" w:space="0" w:color="auto"/>
              <w:bottom w:val="single" w:sz="4" w:space="0" w:color="auto"/>
              <w:right w:val="nil"/>
            </w:tcBorders>
          </w:tcPr>
          <w:p w14:paraId="4113CCAE" w14:textId="77777777" w:rsidR="00A976E8" w:rsidRDefault="00A976E8" w:rsidP="0099634F"/>
        </w:tc>
        <w:tc>
          <w:tcPr>
            <w:tcW w:w="630" w:type="dxa"/>
            <w:tcBorders>
              <w:top w:val="nil"/>
              <w:left w:val="single" w:sz="4" w:space="0" w:color="auto"/>
              <w:bottom w:val="single" w:sz="4" w:space="0" w:color="auto"/>
              <w:right w:val="nil"/>
            </w:tcBorders>
          </w:tcPr>
          <w:p w14:paraId="2FA015F0" w14:textId="77777777" w:rsidR="00A976E8" w:rsidRDefault="00A976E8" w:rsidP="0099634F"/>
        </w:tc>
        <w:tc>
          <w:tcPr>
            <w:tcW w:w="1711" w:type="dxa"/>
            <w:tcBorders>
              <w:top w:val="nil"/>
              <w:left w:val="nil"/>
              <w:bottom w:val="single" w:sz="4" w:space="0" w:color="auto"/>
              <w:right w:val="single" w:sz="4" w:space="0" w:color="auto"/>
            </w:tcBorders>
          </w:tcPr>
          <w:p w14:paraId="2B767327" w14:textId="77777777" w:rsidR="00A976E8" w:rsidRDefault="00A976E8" w:rsidP="0099634F">
            <w:r>
              <w:tab/>
            </w:r>
            <w:r>
              <w:tab/>
            </w:r>
          </w:p>
        </w:tc>
        <w:tc>
          <w:tcPr>
            <w:tcW w:w="566" w:type="dxa"/>
            <w:tcBorders>
              <w:top w:val="nil"/>
              <w:left w:val="single" w:sz="4" w:space="0" w:color="auto"/>
              <w:bottom w:val="single" w:sz="4" w:space="0" w:color="auto"/>
              <w:right w:val="nil"/>
            </w:tcBorders>
          </w:tcPr>
          <w:p w14:paraId="7A2C6646" w14:textId="77777777" w:rsidR="00A976E8" w:rsidRDefault="00A976E8" w:rsidP="0099634F"/>
        </w:tc>
        <w:tc>
          <w:tcPr>
            <w:tcW w:w="2248" w:type="dxa"/>
            <w:tcBorders>
              <w:top w:val="nil"/>
              <w:left w:val="nil"/>
              <w:bottom w:val="single" w:sz="4" w:space="0" w:color="auto"/>
              <w:right w:val="single" w:sz="4" w:space="0" w:color="auto"/>
            </w:tcBorders>
          </w:tcPr>
          <w:p w14:paraId="145C73BC" w14:textId="77777777" w:rsidR="00A976E8" w:rsidRDefault="00A976E8" w:rsidP="0099634F"/>
        </w:tc>
      </w:tr>
    </w:tbl>
    <w:p w14:paraId="026141C0" w14:textId="77777777" w:rsidR="00877CFE" w:rsidRDefault="00877CFE" w:rsidP="00AA3D48">
      <w:pPr>
        <w:ind w:left="720"/>
      </w:pPr>
    </w:p>
    <w:p w14:paraId="6824060A" w14:textId="77777777" w:rsidR="00877CFE" w:rsidRDefault="00877CFE" w:rsidP="00AA3D48">
      <w:pPr>
        <w:ind w:left="720"/>
      </w:pPr>
    </w:p>
    <w:p w14:paraId="445DBD6C" w14:textId="1D6AF57B" w:rsidR="008A3B7B" w:rsidRPr="008A3B7B" w:rsidRDefault="008A3B7B" w:rsidP="008A3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000000"/>
          <w:sz w:val="20"/>
          <w:szCs w:val="20"/>
          <w:bdr w:val="none" w:sz="0" w:space="0" w:color="auto" w:frame="1"/>
        </w:rPr>
      </w:pPr>
      <w:r w:rsidRPr="008A3B7B">
        <w:rPr>
          <w:i/>
          <w:sz w:val="20"/>
          <w:szCs w:val="20"/>
        </w:rPr>
        <w:t>Table 15.</w:t>
      </w:r>
      <w:r>
        <w:rPr>
          <w:i/>
          <w:sz w:val="20"/>
          <w:szCs w:val="20"/>
        </w:rPr>
        <w:t xml:space="preserve"> </w:t>
      </w:r>
      <w:proofErr w:type="spellStart"/>
      <w:proofErr w:type="gramStart"/>
      <w:r w:rsidRPr="008A3B7B">
        <w:rPr>
          <w:rFonts w:eastAsia="Times New Roman"/>
          <w:color w:val="000000"/>
          <w:sz w:val="20"/>
          <w:szCs w:val="20"/>
          <w:bdr w:val="none" w:sz="0" w:space="0" w:color="auto" w:frame="1"/>
        </w:rPr>
        <w:t>glm</w:t>
      </w:r>
      <w:proofErr w:type="spellEnd"/>
      <w:r w:rsidRPr="008A3B7B">
        <w:rPr>
          <w:rFonts w:eastAsia="Times New Roman"/>
          <w:color w:val="000000"/>
          <w:sz w:val="20"/>
          <w:szCs w:val="20"/>
          <w:bdr w:val="none" w:sz="0" w:space="0" w:color="auto" w:frame="1"/>
        </w:rPr>
        <w:t>(</w:t>
      </w:r>
      <w:proofErr w:type="gramEnd"/>
      <w:r w:rsidRPr="008A3B7B">
        <w:rPr>
          <w:rFonts w:eastAsia="Times New Roman"/>
          <w:color w:val="000000"/>
          <w:sz w:val="20"/>
          <w:szCs w:val="20"/>
          <w:bdr w:val="none" w:sz="0" w:space="0" w:color="auto" w:frame="1"/>
        </w:rPr>
        <w:t>formula = dead.data.70 ~ day * treatment + sex, family = binomial, data = day.70.rep.data)</w:t>
      </w:r>
    </w:p>
    <w:p w14:paraId="2EFB7374" w14:textId="37B142EE" w:rsidR="008A3B7B" w:rsidRPr="008A3B7B" w:rsidRDefault="008A3B7B" w:rsidP="008A3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utlineLvl w:val="0"/>
        <w:rPr>
          <w:rFonts w:eastAsia="Times New Roman"/>
          <w:color w:val="000000"/>
          <w:sz w:val="20"/>
          <w:szCs w:val="20"/>
          <w:bdr w:val="none" w:sz="0" w:space="0" w:color="auto" w:frame="1"/>
        </w:rPr>
      </w:pPr>
      <w:r w:rsidRPr="008A3B7B">
        <w:rPr>
          <w:rFonts w:eastAsia="Times New Roman"/>
          <w:color w:val="000000"/>
          <w:sz w:val="20"/>
          <w:szCs w:val="20"/>
          <w:bdr w:val="none" w:sz="0" w:space="0" w:color="auto" w:frame="1"/>
        </w:rPr>
        <w:t xml:space="preserve">Deviance Residuals: </w:t>
      </w:r>
      <w:r>
        <w:rPr>
          <w:rFonts w:eastAsia="Times New Roman"/>
          <w:color w:val="000000"/>
          <w:sz w:val="20"/>
          <w:szCs w:val="20"/>
          <w:bdr w:val="none" w:sz="0" w:space="0" w:color="auto" w:frame="1"/>
        </w:rPr>
        <w:t>Min (</w:t>
      </w:r>
      <w:r w:rsidRPr="008A3B7B">
        <w:rPr>
          <w:rFonts w:eastAsia="Times New Roman"/>
          <w:color w:val="000000"/>
          <w:sz w:val="20"/>
          <w:szCs w:val="20"/>
          <w:bdr w:val="none" w:sz="0" w:space="0" w:color="auto" w:frame="1"/>
        </w:rPr>
        <w:t>-4.1850</w:t>
      </w:r>
      <w:r>
        <w:rPr>
          <w:rFonts w:eastAsia="Times New Roman"/>
          <w:color w:val="000000"/>
          <w:sz w:val="20"/>
          <w:szCs w:val="20"/>
          <w:bdr w:val="none" w:sz="0" w:space="0" w:color="auto" w:frame="1"/>
        </w:rPr>
        <w:t xml:space="preserve">), </w:t>
      </w:r>
      <w:r w:rsidRPr="008A3B7B">
        <w:rPr>
          <w:rFonts w:eastAsia="Times New Roman"/>
          <w:color w:val="000000"/>
          <w:sz w:val="20"/>
          <w:szCs w:val="20"/>
          <w:bdr w:val="none" w:sz="0" w:space="0" w:color="auto" w:frame="1"/>
        </w:rPr>
        <w:t xml:space="preserve">1Q </w:t>
      </w:r>
      <w:r>
        <w:rPr>
          <w:rFonts w:eastAsia="Times New Roman"/>
          <w:color w:val="000000"/>
          <w:sz w:val="20"/>
          <w:szCs w:val="20"/>
          <w:bdr w:val="none" w:sz="0" w:space="0" w:color="auto" w:frame="1"/>
        </w:rPr>
        <w:t>(</w:t>
      </w:r>
      <w:r w:rsidRPr="008A3B7B">
        <w:rPr>
          <w:rFonts w:eastAsia="Times New Roman"/>
          <w:color w:val="000000"/>
          <w:sz w:val="20"/>
          <w:szCs w:val="20"/>
          <w:bdr w:val="none" w:sz="0" w:space="0" w:color="auto" w:frame="1"/>
        </w:rPr>
        <w:t>-0.8634</w:t>
      </w:r>
      <w:r>
        <w:rPr>
          <w:rFonts w:eastAsia="Times New Roman"/>
          <w:color w:val="000000"/>
          <w:sz w:val="20"/>
          <w:szCs w:val="20"/>
          <w:bdr w:val="none" w:sz="0" w:space="0" w:color="auto" w:frame="1"/>
        </w:rPr>
        <w:t xml:space="preserve">), </w:t>
      </w:r>
      <w:proofErr w:type="gramStart"/>
      <w:r>
        <w:rPr>
          <w:rFonts w:eastAsia="Times New Roman"/>
          <w:color w:val="000000"/>
          <w:sz w:val="20"/>
          <w:szCs w:val="20"/>
          <w:bdr w:val="none" w:sz="0" w:space="0" w:color="auto" w:frame="1"/>
        </w:rPr>
        <w:t>Median  (</w:t>
      </w:r>
      <w:proofErr w:type="gramEnd"/>
      <w:r w:rsidRPr="008A3B7B">
        <w:rPr>
          <w:rFonts w:eastAsia="Times New Roman"/>
          <w:color w:val="000000"/>
          <w:sz w:val="20"/>
          <w:szCs w:val="20"/>
          <w:bdr w:val="none" w:sz="0" w:space="0" w:color="auto" w:frame="1"/>
        </w:rPr>
        <w:t>0.0756</w:t>
      </w:r>
      <w:r>
        <w:rPr>
          <w:rFonts w:eastAsia="Times New Roman"/>
          <w:color w:val="000000"/>
          <w:sz w:val="20"/>
          <w:szCs w:val="20"/>
          <w:bdr w:val="none" w:sz="0" w:space="0" w:color="auto" w:frame="1"/>
        </w:rPr>
        <w:t xml:space="preserve">),  </w:t>
      </w:r>
      <w:r w:rsidRPr="008A3B7B">
        <w:rPr>
          <w:rFonts w:eastAsia="Times New Roman"/>
          <w:color w:val="000000"/>
          <w:sz w:val="20"/>
          <w:szCs w:val="20"/>
          <w:bdr w:val="none" w:sz="0" w:space="0" w:color="auto" w:frame="1"/>
        </w:rPr>
        <w:t>3Q</w:t>
      </w:r>
      <w:r>
        <w:rPr>
          <w:rFonts w:eastAsia="Times New Roman"/>
          <w:color w:val="000000"/>
          <w:sz w:val="20"/>
          <w:szCs w:val="20"/>
          <w:bdr w:val="none" w:sz="0" w:space="0" w:color="auto" w:frame="1"/>
        </w:rPr>
        <w:t xml:space="preserve"> (</w:t>
      </w:r>
      <w:r w:rsidRPr="008A3B7B">
        <w:rPr>
          <w:rFonts w:eastAsia="Times New Roman"/>
          <w:color w:val="000000"/>
          <w:sz w:val="20"/>
          <w:szCs w:val="20"/>
          <w:bdr w:val="none" w:sz="0" w:space="0" w:color="auto" w:frame="1"/>
        </w:rPr>
        <w:t>0.9714</w:t>
      </w:r>
      <w:r>
        <w:rPr>
          <w:rFonts w:eastAsia="Times New Roman"/>
          <w:color w:val="000000"/>
          <w:sz w:val="20"/>
          <w:szCs w:val="20"/>
          <w:bdr w:val="none" w:sz="0" w:space="0" w:color="auto" w:frame="1"/>
        </w:rPr>
        <w:t>),  Max (</w:t>
      </w:r>
      <w:r w:rsidRPr="008A3B7B">
        <w:rPr>
          <w:rFonts w:eastAsia="Times New Roman"/>
          <w:color w:val="000000"/>
          <w:sz w:val="20"/>
          <w:szCs w:val="20"/>
          <w:bdr w:val="none" w:sz="0" w:space="0" w:color="auto" w:frame="1"/>
        </w:rPr>
        <w:t>5.7508</w:t>
      </w:r>
      <w:r>
        <w:rPr>
          <w:rFonts w:eastAsia="Times New Roman"/>
          <w:color w:val="000000"/>
          <w:sz w:val="20"/>
          <w:szCs w:val="20"/>
          <w:bdr w:val="none" w:sz="0" w:space="0" w:color="auto" w:frame="1"/>
        </w:rPr>
        <w:t xml:space="preserve">). </w:t>
      </w:r>
      <w:proofErr w:type="spellStart"/>
      <w:r w:rsidRPr="008A3B7B">
        <w:rPr>
          <w:rFonts w:eastAsia="Times New Roman"/>
          <w:color w:val="000000"/>
          <w:sz w:val="20"/>
          <w:szCs w:val="20"/>
          <w:bdr w:val="none" w:sz="0" w:space="0" w:color="auto" w:frame="1"/>
        </w:rPr>
        <w:t>Signif</w:t>
      </w:r>
      <w:proofErr w:type="spellEnd"/>
      <w:r w:rsidRPr="008A3B7B">
        <w:rPr>
          <w:rFonts w:eastAsia="Times New Roman"/>
          <w:color w:val="000000"/>
          <w:sz w:val="20"/>
          <w:szCs w:val="20"/>
          <w:bdr w:val="none" w:sz="0" w:space="0" w:color="auto" w:frame="1"/>
        </w:rPr>
        <w:t xml:space="preserve">. codes:  0 ‘***’ 0.001 ‘**’ 0.01 ‘*’ 0.05 ‘.’ 0.1 </w:t>
      </w:r>
      <w:proofErr w:type="gramStart"/>
      <w:r w:rsidRPr="008A3B7B">
        <w:rPr>
          <w:rFonts w:eastAsia="Times New Roman"/>
          <w:color w:val="000000"/>
          <w:sz w:val="20"/>
          <w:szCs w:val="20"/>
          <w:bdr w:val="none" w:sz="0" w:space="0" w:color="auto" w:frame="1"/>
        </w:rPr>
        <w:t>‘ ’</w:t>
      </w:r>
      <w:proofErr w:type="gramEnd"/>
      <w:r w:rsidRPr="008A3B7B">
        <w:rPr>
          <w:rFonts w:eastAsia="Times New Roman"/>
          <w:color w:val="000000"/>
          <w:sz w:val="20"/>
          <w:szCs w:val="20"/>
          <w:bdr w:val="none" w:sz="0" w:space="0" w:color="auto" w:frame="1"/>
        </w:rPr>
        <w:t xml:space="preserve"> 1</w:t>
      </w:r>
      <w:r>
        <w:rPr>
          <w:rFonts w:eastAsia="Times New Roman"/>
          <w:color w:val="000000"/>
          <w:sz w:val="20"/>
          <w:szCs w:val="20"/>
          <w:bdr w:val="none" w:sz="0" w:space="0" w:color="auto" w:frame="1"/>
        </w:rPr>
        <w:t xml:space="preserve">, </w:t>
      </w:r>
      <w:r w:rsidRPr="008A3B7B">
        <w:rPr>
          <w:rFonts w:eastAsia="Times New Roman"/>
          <w:color w:val="000000"/>
          <w:sz w:val="20"/>
          <w:szCs w:val="20"/>
          <w:bdr w:val="none" w:sz="0" w:space="0" w:color="auto" w:frame="1"/>
        </w:rPr>
        <w:t>(Dispersion parameter for binomial family taken to be 1)</w:t>
      </w:r>
      <w:r>
        <w:rPr>
          <w:rFonts w:eastAsia="Times New Roman"/>
          <w:color w:val="000000"/>
          <w:sz w:val="20"/>
          <w:szCs w:val="20"/>
          <w:bdr w:val="none" w:sz="0" w:space="0" w:color="auto" w:frame="1"/>
        </w:rPr>
        <w:t xml:space="preserve">, </w:t>
      </w:r>
      <w:r w:rsidRPr="008A3B7B">
        <w:rPr>
          <w:rFonts w:eastAsia="Times New Roman"/>
          <w:color w:val="000000"/>
          <w:sz w:val="20"/>
          <w:szCs w:val="20"/>
          <w:bdr w:val="none" w:sz="0" w:space="0" w:color="auto" w:frame="1"/>
        </w:rPr>
        <w:t>Null deviance: 5946.25  on 205  degrees of freedom</w:t>
      </w:r>
      <w:r>
        <w:rPr>
          <w:rFonts w:eastAsia="Times New Roman"/>
          <w:color w:val="000000"/>
          <w:sz w:val="20"/>
          <w:szCs w:val="20"/>
          <w:bdr w:val="none" w:sz="0" w:space="0" w:color="auto" w:frame="1"/>
        </w:rPr>
        <w:t xml:space="preserve">, </w:t>
      </w:r>
      <w:r w:rsidRPr="008A3B7B">
        <w:rPr>
          <w:rFonts w:eastAsia="Times New Roman"/>
          <w:color w:val="000000"/>
          <w:sz w:val="20"/>
          <w:szCs w:val="20"/>
          <w:bdr w:val="none" w:sz="0" w:space="0" w:color="auto" w:frame="1"/>
        </w:rPr>
        <w:t>Residual deviance:  423.74  on 201  degrees of freedom</w:t>
      </w:r>
    </w:p>
    <w:p w14:paraId="6A6F9108" w14:textId="18B3D6C0" w:rsidR="00877CFE" w:rsidRPr="008A3B7B" w:rsidRDefault="008A3B7B" w:rsidP="008A3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000000"/>
          <w:sz w:val="20"/>
          <w:szCs w:val="20"/>
          <w:bdr w:val="none" w:sz="0" w:space="0" w:color="auto" w:frame="1"/>
        </w:rPr>
      </w:pPr>
      <w:r w:rsidRPr="008A3B7B">
        <w:rPr>
          <w:rFonts w:eastAsia="Times New Roman"/>
          <w:color w:val="000000"/>
          <w:sz w:val="20"/>
          <w:szCs w:val="20"/>
          <w:bdr w:val="none" w:sz="0" w:space="0" w:color="auto" w:frame="1"/>
        </w:rPr>
        <w:t>AIC: 1093.8</w:t>
      </w:r>
      <w:r>
        <w:rPr>
          <w:rFonts w:eastAsia="Times New Roman"/>
          <w:color w:val="000000"/>
          <w:sz w:val="20"/>
          <w:szCs w:val="20"/>
          <w:bdr w:val="none" w:sz="0" w:space="0" w:color="auto" w:frame="1"/>
        </w:rPr>
        <w:t xml:space="preserve">, </w:t>
      </w:r>
      <w:r w:rsidRPr="008A3B7B">
        <w:rPr>
          <w:rFonts w:eastAsia="Times New Roman"/>
          <w:color w:val="000000"/>
          <w:sz w:val="20"/>
          <w:szCs w:val="20"/>
          <w:bdr w:val="none" w:sz="0" w:space="0" w:color="auto" w:frame="1"/>
        </w:rPr>
        <w:t>Number of Fisher Scoring iterations: 4</w:t>
      </w:r>
    </w:p>
    <w:tbl>
      <w:tblPr>
        <w:tblStyle w:val="TableGrid"/>
        <w:tblW w:w="0" w:type="auto"/>
        <w:tblLook w:val="04A0" w:firstRow="1" w:lastRow="0" w:firstColumn="1" w:lastColumn="0" w:noHBand="0" w:noVBand="1"/>
      </w:tblPr>
      <w:tblGrid>
        <w:gridCol w:w="9042"/>
      </w:tblGrid>
      <w:tr w:rsidR="008A3B7B" w:rsidRPr="008A3B7B" w14:paraId="2FA415A3" w14:textId="77777777" w:rsidTr="008A3B7B">
        <w:tc>
          <w:tcPr>
            <w:tcW w:w="9042" w:type="dxa"/>
          </w:tcPr>
          <w:p w14:paraId="0A9FCDBA" w14:textId="77777777" w:rsidR="008A3B7B" w:rsidRPr="008A3B7B" w:rsidRDefault="008A3B7B"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8A3B7B">
              <w:rPr>
                <w:rFonts w:ascii="Lucida Console" w:eastAsia="Times New Roman" w:hAnsi="Lucida Console" w:cs="Courier New"/>
                <w:color w:val="000000"/>
                <w:sz w:val="20"/>
                <w:szCs w:val="20"/>
                <w:bdr w:val="none" w:sz="0" w:space="0" w:color="auto" w:frame="1"/>
              </w:rPr>
              <w:t>Coefficients:</w:t>
            </w:r>
          </w:p>
        </w:tc>
      </w:tr>
      <w:tr w:rsidR="008A3B7B" w:rsidRPr="008A3B7B" w14:paraId="36AFD04D" w14:textId="77777777" w:rsidTr="008A3B7B">
        <w:tc>
          <w:tcPr>
            <w:tcW w:w="9042" w:type="dxa"/>
          </w:tcPr>
          <w:p w14:paraId="44DEE97A" w14:textId="77777777" w:rsidR="008A3B7B" w:rsidRPr="008A3B7B" w:rsidRDefault="008A3B7B"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8A3B7B">
              <w:rPr>
                <w:rFonts w:ascii="Lucida Console" w:eastAsia="Times New Roman" w:hAnsi="Lucida Console" w:cs="Courier New"/>
                <w:color w:val="000000"/>
                <w:sz w:val="20"/>
                <w:szCs w:val="20"/>
                <w:bdr w:val="none" w:sz="0" w:space="0" w:color="auto" w:frame="1"/>
              </w:rPr>
              <w:t xml:space="preserve">                        Estimate Std. Error z value </w:t>
            </w:r>
            <w:proofErr w:type="spellStart"/>
            <w:r w:rsidRPr="008A3B7B">
              <w:rPr>
                <w:rFonts w:ascii="Lucida Console" w:eastAsia="Times New Roman" w:hAnsi="Lucida Console" w:cs="Courier New"/>
                <w:color w:val="000000"/>
                <w:sz w:val="20"/>
                <w:szCs w:val="20"/>
                <w:bdr w:val="none" w:sz="0" w:space="0" w:color="auto" w:frame="1"/>
              </w:rPr>
              <w:t>Pr</w:t>
            </w:r>
            <w:proofErr w:type="spellEnd"/>
            <w:r w:rsidRPr="008A3B7B">
              <w:rPr>
                <w:rFonts w:ascii="Lucida Console" w:eastAsia="Times New Roman" w:hAnsi="Lucida Console" w:cs="Courier New"/>
                <w:color w:val="000000"/>
                <w:sz w:val="20"/>
                <w:szCs w:val="20"/>
                <w:bdr w:val="none" w:sz="0" w:space="0" w:color="auto" w:frame="1"/>
              </w:rPr>
              <w:t>(&gt;|z</w:t>
            </w:r>
            <w:proofErr w:type="gramStart"/>
            <w:r w:rsidRPr="008A3B7B">
              <w:rPr>
                <w:rFonts w:ascii="Lucida Console" w:eastAsia="Times New Roman" w:hAnsi="Lucida Console" w:cs="Courier New"/>
                <w:color w:val="000000"/>
                <w:sz w:val="20"/>
                <w:szCs w:val="20"/>
                <w:bdr w:val="none" w:sz="0" w:space="0" w:color="auto" w:frame="1"/>
              </w:rPr>
              <w:t xml:space="preserve">|)   </w:t>
            </w:r>
            <w:proofErr w:type="gramEnd"/>
            <w:r w:rsidRPr="008A3B7B">
              <w:rPr>
                <w:rFonts w:ascii="Lucida Console" w:eastAsia="Times New Roman" w:hAnsi="Lucida Console" w:cs="Courier New"/>
                <w:color w:val="000000"/>
                <w:sz w:val="20"/>
                <w:szCs w:val="20"/>
                <w:bdr w:val="none" w:sz="0" w:space="0" w:color="auto" w:frame="1"/>
              </w:rPr>
              <w:t xml:space="preserve"> </w:t>
            </w:r>
          </w:p>
        </w:tc>
      </w:tr>
      <w:tr w:rsidR="008A3B7B" w:rsidRPr="008A3B7B" w14:paraId="7E06A7B9" w14:textId="77777777" w:rsidTr="008A3B7B">
        <w:tc>
          <w:tcPr>
            <w:tcW w:w="9042" w:type="dxa"/>
          </w:tcPr>
          <w:p w14:paraId="11D6F1CB" w14:textId="77777777" w:rsidR="008A3B7B" w:rsidRPr="008A3B7B" w:rsidRDefault="008A3B7B"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8A3B7B">
              <w:rPr>
                <w:rFonts w:ascii="Lucida Console" w:eastAsia="Times New Roman" w:hAnsi="Lucida Console" w:cs="Courier New"/>
                <w:color w:val="000000"/>
                <w:sz w:val="20"/>
                <w:szCs w:val="20"/>
                <w:bdr w:val="none" w:sz="0" w:space="0" w:color="auto" w:frame="1"/>
              </w:rPr>
              <w:t>(</w:t>
            </w:r>
            <w:proofErr w:type="gramStart"/>
            <w:r w:rsidRPr="008A3B7B">
              <w:rPr>
                <w:rFonts w:ascii="Lucida Console" w:eastAsia="Times New Roman" w:hAnsi="Lucida Console" w:cs="Courier New"/>
                <w:color w:val="000000"/>
                <w:sz w:val="20"/>
                <w:szCs w:val="20"/>
                <w:bdr w:val="none" w:sz="0" w:space="0" w:color="auto" w:frame="1"/>
              </w:rPr>
              <w:t xml:space="preserve">Intercept)   </w:t>
            </w:r>
            <w:proofErr w:type="gramEnd"/>
            <w:r w:rsidRPr="008A3B7B">
              <w:rPr>
                <w:rFonts w:ascii="Lucida Console" w:eastAsia="Times New Roman" w:hAnsi="Lucida Console" w:cs="Courier New"/>
                <w:color w:val="000000"/>
                <w:sz w:val="20"/>
                <w:szCs w:val="20"/>
                <w:bdr w:val="none" w:sz="0" w:space="0" w:color="auto" w:frame="1"/>
              </w:rPr>
              <w:t xml:space="preserve">          -1.79418    0.08284 -21.660  &lt; 2e-16 ***</w:t>
            </w:r>
          </w:p>
        </w:tc>
      </w:tr>
      <w:tr w:rsidR="008A3B7B" w:rsidRPr="008A3B7B" w14:paraId="793E0956" w14:textId="77777777" w:rsidTr="008A3B7B">
        <w:tc>
          <w:tcPr>
            <w:tcW w:w="9042" w:type="dxa"/>
          </w:tcPr>
          <w:p w14:paraId="605D6023" w14:textId="77777777" w:rsidR="008A3B7B" w:rsidRPr="008A3B7B" w:rsidRDefault="008A3B7B"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8A3B7B">
              <w:rPr>
                <w:rFonts w:ascii="Lucida Console" w:eastAsia="Times New Roman" w:hAnsi="Lucida Console" w:cs="Courier New"/>
                <w:color w:val="000000"/>
                <w:sz w:val="20"/>
                <w:szCs w:val="20"/>
                <w:bdr w:val="none" w:sz="0" w:space="0" w:color="auto" w:frame="1"/>
              </w:rPr>
              <w:t xml:space="preserve">day                      0.71960    </w:t>
            </w:r>
            <w:proofErr w:type="gramStart"/>
            <w:r w:rsidRPr="008A3B7B">
              <w:rPr>
                <w:rFonts w:ascii="Lucida Console" w:eastAsia="Times New Roman" w:hAnsi="Lucida Console" w:cs="Courier New"/>
                <w:color w:val="000000"/>
                <w:sz w:val="20"/>
                <w:szCs w:val="20"/>
                <w:bdr w:val="none" w:sz="0" w:space="0" w:color="auto" w:frame="1"/>
              </w:rPr>
              <w:t>0.02240  32.119</w:t>
            </w:r>
            <w:proofErr w:type="gramEnd"/>
            <w:r w:rsidRPr="008A3B7B">
              <w:rPr>
                <w:rFonts w:ascii="Lucida Console" w:eastAsia="Times New Roman" w:hAnsi="Lucida Console" w:cs="Courier New"/>
                <w:color w:val="000000"/>
                <w:sz w:val="20"/>
                <w:szCs w:val="20"/>
                <w:bdr w:val="none" w:sz="0" w:space="0" w:color="auto" w:frame="1"/>
              </w:rPr>
              <w:t xml:space="preserve">  &lt; 2e-16 ***</w:t>
            </w:r>
          </w:p>
        </w:tc>
      </w:tr>
      <w:tr w:rsidR="008A3B7B" w:rsidRPr="008A3B7B" w14:paraId="7D8C3205" w14:textId="77777777" w:rsidTr="008A3B7B">
        <w:tc>
          <w:tcPr>
            <w:tcW w:w="9042" w:type="dxa"/>
          </w:tcPr>
          <w:p w14:paraId="5BF9144A" w14:textId="77777777" w:rsidR="008A3B7B" w:rsidRPr="008A3B7B" w:rsidRDefault="008A3B7B"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r w:rsidRPr="008A3B7B">
              <w:rPr>
                <w:rFonts w:ascii="Lucida Console" w:eastAsia="Times New Roman" w:hAnsi="Lucida Console" w:cs="Courier New"/>
                <w:color w:val="000000"/>
                <w:sz w:val="20"/>
                <w:szCs w:val="20"/>
                <w:bdr w:val="none" w:sz="0" w:space="0" w:color="auto" w:frame="1"/>
              </w:rPr>
              <w:t>treatmentuninfected</w:t>
            </w:r>
            <w:proofErr w:type="spellEnd"/>
            <w:r w:rsidRPr="008A3B7B">
              <w:rPr>
                <w:rFonts w:ascii="Lucida Console" w:eastAsia="Times New Roman" w:hAnsi="Lucida Console" w:cs="Courier New"/>
                <w:color w:val="000000"/>
                <w:sz w:val="20"/>
                <w:szCs w:val="20"/>
                <w:bdr w:val="none" w:sz="0" w:space="0" w:color="auto" w:frame="1"/>
              </w:rPr>
              <w:t xml:space="preserve">      0.55745    0.09540   5.843 5.12e-09 ***</w:t>
            </w:r>
          </w:p>
        </w:tc>
      </w:tr>
      <w:tr w:rsidR="008A3B7B" w:rsidRPr="008A3B7B" w14:paraId="5CF6A336" w14:textId="77777777" w:rsidTr="008A3B7B">
        <w:tc>
          <w:tcPr>
            <w:tcW w:w="9042" w:type="dxa"/>
          </w:tcPr>
          <w:p w14:paraId="0667F38A" w14:textId="77777777" w:rsidR="008A3B7B" w:rsidRPr="008A3B7B" w:rsidRDefault="008A3B7B"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r w:rsidRPr="008A3B7B">
              <w:rPr>
                <w:rFonts w:ascii="Lucida Console" w:eastAsia="Times New Roman" w:hAnsi="Lucida Console" w:cs="Courier New"/>
                <w:color w:val="000000"/>
                <w:sz w:val="20"/>
                <w:szCs w:val="20"/>
                <w:bdr w:val="none" w:sz="0" w:space="0" w:color="auto" w:frame="1"/>
              </w:rPr>
              <w:t>sexm</w:t>
            </w:r>
            <w:proofErr w:type="spellEnd"/>
            <w:r w:rsidRPr="008A3B7B">
              <w:rPr>
                <w:rFonts w:ascii="Lucida Console" w:eastAsia="Times New Roman" w:hAnsi="Lucida Console" w:cs="Courier New"/>
                <w:color w:val="000000"/>
                <w:sz w:val="20"/>
                <w:szCs w:val="20"/>
                <w:bdr w:val="none" w:sz="0" w:space="0" w:color="auto" w:frame="1"/>
              </w:rPr>
              <w:t xml:space="preserve">                     0.20420    0.05598   3.648 0.000264 ***</w:t>
            </w:r>
          </w:p>
        </w:tc>
      </w:tr>
      <w:tr w:rsidR="008A3B7B" w:rsidRPr="008A3B7B" w14:paraId="4290533B" w14:textId="77777777" w:rsidTr="008A3B7B">
        <w:tc>
          <w:tcPr>
            <w:tcW w:w="9042" w:type="dxa"/>
          </w:tcPr>
          <w:p w14:paraId="7CE043A7" w14:textId="77777777" w:rsidR="008A3B7B" w:rsidRPr="008A3B7B" w:rsidRDefault="008A3B7B" w:rsidP="0099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roofErr w:type="spellStart"/>
            <w:proofErr w:type="gramStart"/>
            <w:r w:rsidRPr="008A3B7B">
              <w:rPr>
                <w:rFonts w:ascii="Lucida Console" w:eastAsia="Times New Roman" w:hAnsi="Lucida Console" w:cs="Courier New"/>
                <w:color w:val="000000"/>
                <w:sz w:val="20"/>
                <w:szCs w:val="20"/>
                <w:bdr w:val="none" w:sz="0" w:space="0" w:color="auto" w:frame="1"/>
              </w:rPr>
              <w:t>day:treatmentuninfected</w:t>
            </w:r>
            <w:proofErr w:type="spellEnd"/>
            <w:proofErr w:type="gramEnd"/>
            <w:r w:rsidRPr="008A3B7B">
              <w:rPr>
                <w:rFonts w:ascii="Lucida Console" w:eastAsia="Times New Roman" w:hAnsi="Lucida Console" w:cs="Courier New"/>
                <w:color w:val="000000"/>
                <w:sz w:val="20"/>
                <w:szCs w:val="20"/>
                <w:bdr w:val="none" w:sz="0" w:space="0" w:color="auto" w:frame="1"/>
              </w:rPr>
              <w:t xml:space="preserve"> -0.42736    0.02326 -18.370  &lt; 2e-16 ***</w:t>
            </w:r>
          </w:p>
        </w:tc>
      </w:tr>
    </w:tbl>
    <w:p w14:paraId="25B70EC8" w14:textId="17CC3ECD" w:rsidR="00877CFE" w:rsidRDefault="00877CFE" w:rsidP="006C765D"/>
    <w:p w14:paraId="7ABEDB28" w14:textId="58F9E24D" w:rsidR="00877CFE" w:rsidRDefault="00877CFE" w:rsidP="00AA3D48">
      <w:pPr>
        <w:ind w:left="720"/>
      </w:pPr>
    </w:p>
    <w:p w14:paraId="22611CC1" w14:textId="056B9784" w:rsidR="00A976E8" w:rsidRDefault="006C765D" w:rsidP="00AA3D48">
      <w:pPr>
        <w:ind w:left="720"/>
      </w:pPr>
      <w:r>
        <w:rPr>
          <w:noProof/>
        </w:rPr>
        <w:drawing>
          <wp:anchor distT="0" distB="0" distL="114300" distR="114300" simplePos="0" relativeHeight="251820032" behindDoc="0" locked="0" layoutInCell="1" allowOverlap="1" wp14:anchorId="10A6D075" wp14:editId="0ADF0AB3">
            <wp:simplePos x="0" y="0"/>
            <wp:positionH relativeFrom="column">
              <wp:posOffset>3040834</wp:posOffset>
            </wp:positionH>
            <wp:positionV relativeFrom="paragraph">
              <wp:posOffset>85090</wp:posOffset>
            </wp:positionV>
            <wp:extent cx="3099435" cy="2459940"/>
            <wp:effectExtent l="0" t="0" r="0" b="444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103861" cy="246345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1056" behindDoc="0" locked="0" layoutInCell="1" allowOverlap="1" wp14:anchorId="32BE5232" wp14:editId="1B0C9FFC">
            <wp:simplePos x="0" y="0"/>
            <wp:positionH relativeFrom="column">
              <wp:posOffset>177891</wp:posOffset>
            </wp:positionH>
            <wp:positionV relativeFrom="paragraph">
              <wp:posOffset>85089</wp:posOffset>
            </wp:positionV>
            <wp:extent cx="2861310" cy="2460171"/>
            <wp:effectExtent l="0" t="0" r="8890" b="381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62363" cy="2461076"/>
                    </a:xfrm>
                    <a:prstGeom prst="rect">
                      <a:avLst/>
                    </a:prstGeom>
                  </pic:spPr>
                </pic:pic>
              </a:graphicData>
            </a:graphic>
            <wp14:sizeRelH relativeFrom="page">
              <wp14:pctWidth>0</wp14:pctWidth>
            </wp14:sizeRelH>
            <wp14:sizeRelV relativeFrom="page">
              <wp14:pctHeight>0</wp14:pctHeight>
            </wp14:sizeRelV>
          </wp:anchor>
        </w:drawing>
      </w:r>
    </w:p>
    <w:p w14:paraId="0298D63C" w14:textId="2A3C8D9C" w:rsidR="00A976E8" w:rsidRDefault="00A976E8" w:rsidP="00AA3D48">
      <w:pPr>
        <w:ind w:left="720"/>
      </w:pPr>
    </w:p>
    <w:p w14:paraId="3C5F5F2A" w14:textId="77777777" w:rsidR="00A976E8" w:rsidRDefault="00A976E8" w:rsidP="00AA3D48">
      <w:pPr>
        <w:ind w:left="720"/>
      </w:pPr>
    </w:p>
    <w:p w14:paraId="31D29DE9" w14:textId="77777777" w:rsidR="00A976E8" w:rsidRDefault="00A976E8" w:rsidP="00AA3D48">
      <w:pPr>
        <w:ind w:left="720"/>
      </w:pPr>
    </w:p>
    <w:p w14:paraId="7800C158" w14:textId="0E27CC19" w:rsidR="00A976E8" w:rsidRDefault="009D1C75" w:rsidP="00AA3D48">
      <w:pPr>
        <w:ind w:left="720"/>
      </w:pPr>
      <w:r>
        <w:rPr>
          <w:noProof/>
        </w:rPr>
        <mc:AlternateContent>
          <mc:Choice Requires="wps">
            <w:drawing>
              <wp:anchor distT="0" distB="0" distL="114300" distR="114300" simplePos="0" relativeHeight="251825152" behindDoc="0" locked="0" layoutInCell="1" allowOverlap="1" wp14:anchorId="00BDFBE7" wp14:editId="51FDE9E4">
                <wp:simplePos x="0" y="0"/>
                <wp:positionH relativeFrom="column">
                  <wp:posOffset>6123940</wp:posOffset>
                </wp:positionH>
                <wp:positionV relativeFrom="paragraph">
                  <wp:posOffset>132080</wp:posOffset>
                </wp:positionV>
                <wp:extent cx="342900" cy="346075"/>
                <wp:effectExtent l="0" t="0" r="0" b="9525"/>
                <wp:wrapSquare wrapText="bothSides"/>
                <wp:docPr id="97" name="Text Box 97"/>
                <wp:cNvGraphicFramePr/>
                <a:graphic xmlns:a="http://schemas.openxmlformats.org/drawingml/2006/main">
                  <a:graphicData uri="http://schemas.microsoft.com/office/word/2010/wordprocessingShape">
                    <wps:wsp>
                      <wps:cNvSpPr txBox="1"/>
                      <wps:spPr>
                        <a:xfrm>
                          <a:off x="0" y="0"/>
                          <a:ext cx="342900" cy="3460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17C53A" w14:textId="2583DF08" w:rsidR="00DE3302" w:rsidRDefault="00DE3302" w:rsidP="009D1C7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DFBE7" id="Text Box 97" o:spid="_x0000_s1065" type="#_x0000_t202" style="position:absolute;left:0;text-align:left;margin-left:482.2pt;margin-top:10.4pt;width:27pt;height:27.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" filled="f" stroked="f">
                <v:textbox>
                  <w:txbxContent>
                    <w:p w14:paraId="3417C53A" w14:textId="2583DF08" w:rsidR="00DE3302" w:rsidRDefault="00DE3302" w:rsidP="009D1C75">
                      <w:r>
                        <w:t>B</w:t>
                      </w:r>
                    </w:p>
                  </w:txbxContent>
                </v:textbox>
                <w10:wrap type="square"/>
              </v:shape>
            </w:pict>
          </mc:Fallback>
        </mc:AlternateContent>
      </w:r>
      <w:r>
        <w:rPr>
          <w:noProof/>
        </w:rPr>
        <mc:AlternateContent>
          <mc:Choice Requires="wps">
            <w:drawing>
              <wp:anchor distT="0" distB="0" distL="114300" distR="114300" simplePos="0" relativeHeight="251823104" behindDoc="0" locked="0" layoutInCell="1" allowOverlap="1" wp14:anchorId="5D840641" wp14:editId="0475BE72">
                <wp:simplePos x="0" y="0"/>
                <wp:positionH relativeFrom="column">
                  <wp:posOffset>-280670</wp:posOffset>
                </wp:positionH>
                <wp:positionV relativeFrom="paragraph">
                  <wp:posOffset>248920</wp:posOffset>
                </wp:positionV>
                <wp:extent cx="342900" cy="346075"/>
                <wp:effectExtent l="0" t="0" r="0" b="9525"/>
                <wp:wrapSquare wrapText="bothSides"/>
                <wp:docPr id="96" name="Text Box 96"/>
                <wp:cNvGraphicFramePr/>
                <a:graphic xmlns:a="http://schemas.openxmlformats.org/drawingml/2006/main">
                  <a:graphicData uri="http://schemas.microsoft.com/office/word/2010/wordprocessingShape">
                    <wps:wsp>
                      <wps:cNvSpPr txBox="1"/>
                      <wps:spPr>
                        <a:xfrm>
                          <a:off x="0" y="0"/>
                          <a:ext cx="342900" cy="3460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6F545B" w14:textId="77777777" w:rsidR="00DE3302" w:rsidRDefault="00DE3302" w:rsidP="009D1C7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40641" id="Text Box 96" o:spid="_x0000_s1066" type="#_x0000_t202" style="position:absolute;left:0;text-align:left;margin-left:-22.1pt;margin-top:19.6pt;width:27pt;height:27.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" filled="f" stroked="f">
                <v:textbox>
                  <w:txbxContent>
                    <w:p w14:paraId="226F545B" w14:textId="77777777" w:rsidR="00DE3302" w:rsidRDefault="00DE3302" w:rsidP="009D1C75">
                      <w:r>
                        <w:t>A</w:t>
                      </w:r>
                    </w:p>
                  </w:txbxContent>
                </v:textbox>
                <w10:wrap type="square"/>
              </v:shape>
            </w:pict>
          </mc:Fallback>
        </mc:AlternateContent>
      </w:r>
    </w:p>
    <w:p w14:paraId="500634AB" w14:textId="40EAE389" w:rsidR="00A976E8" w:rsidRDefault="00A976E8" w:rsidP="00AA3D48">
      <w:pPr>
        <w:ind w:left="720"/>
      </w:pPr>
    </w:p>
    <w:p w14:paraId="65A35E2C" w14:textId="3F0B00E8" w:rsidR="00A976E8" w:rsidRDefault="00A976E8" w:rsidP="00AA3D48">
      <w:pPr>
        <w:ind w:left="720"/>
      </w:pPr>
    </w:p>
    <w:p w14:paraId="4760AB28" w14:textId="03BEA329" w:rsidR="00A976E8" w:rsidRDefault="00A976E8" w:rsidP="00AA3D48">
      <w:pPr>
        <w:ind w:left="720"/>
      </w:pPr>
    </w:p>
    <w:p w14:paraId="6292E9F5" w14:textId="4C480F5F" w:rsidR="00A976E8" w:rsidRDefault="00A976E8" w:rsidP="00AA3D48">
      <w:pPr>
        <w:ind w:left="720"/>
      </w:pPr>
    </w:p>
    <w:p w14:paraId="39264055" w14:textId="77777777" w:rsidR="00A976E8" w:rsidRDefault="00A976E8" w:rsidP="00AA3D48">
      <w:pPr>
        <w:ind w:left="720"/>
      </w:pPr>
    </w:p>
    <w:p w14:paraId="0B7EDF0A" w14:textId="77777777" w:rsidR="00A976E8" w:rsidRDefault="00A976E8" w:rsidP="00AA3D48">
      <w:pPr>
        <w:ind w:left="720"/>
      </w:pPr>
    </w:p>
    <w:p w14:paraId="1D3F342A" w14:textId="77777777" w:rsidR="00A976E8" w:rsidRDefault="00A976E8" w:rsidP="00AA3D48">
      <w:pPr>
        <w:ind w:left="720"/>
      </w:pPr>
    </w:p>
    <w:p w14:paraId="1CC0E535" w14:textId="77777777" w:rsidR="00A976E8" w:rsidRDefault="00A976E8" w:rsidP="00AA3D48">
      <w:pPr>
        <w:ind w:left="720"/>
      </w:pPr>
    </w:p>
    <w:p w14:paraId="2F25F3B4" w14:textId="77777777" w:rsidR="00A976E8" w:rsidRDefault="00A976E8" w:rsidP="00AA3D48">
      <w:pPr>
        <w:ind w:left="720"/>
      </w:pPr>
    </w:p>
    <w:p w14:paraId="5E0304E0" w14:textId="77777777" w:rsidR="00A976E8" w:rsidRDefault="00A976E8" w:rsidP="00AA3D48">
      <w:pPr>
        <w:ind w:left="720"/>
      </w:pPr>
    </w:p>
    <w:p w14:paraId="3B52A0E0" w14:textId="3178FAC4" w:rsidR="009D1C75" w:rsidRPr="000F6C85" w:rsidRDefault="009D1C75" w:rsidP="009D1C75">
      <w:pPr>
        <w:rPr>
          <w:sz w:val="20"/>
          <w:szCs w:val="20"/>
        </w:rPr>
      </w:pPr>
      <w:r>
        <w:rPr>
          <w:i/>
          <w:sz w:val="20"/>
          <w:szCs w:val="20"/>
        </w:rPr>
        <w:t>Figure 11</w:t>
      </w:r>
      <w:r w:rsidRPr="000F6C85">
        <w:rPr>
          <w:i/>
          <w:sz w:val="20"/>
          <w:szCs w:val="20"/>
        </w:rPr>
        <w:t xml:space="preserve">. </w:t>
      </w:r>
      <w:r w:rsidRPr="000F6C85">
        <w:rPr>
          <w:sz w:val="20"/>
          <w:szCs w:val="20"/>
        </w:rPr>
        <w:t>The solid lines are the GLM model prediction and the solid points are the mean observed fraction of dead flies over the four replicates</w:t>
      </w:r>
      <w:r>
        <w:rPr>
          <w:sz w:val="20"/>
          <w:szCs w:val="20"/>
        </w:rPr>
        <w:t>. This graph shows the mortality rate comparison of infected and un-infected CO</w:t>
      </w:r>
      <w:r>
        <w:rPr>
          <w:sz w:val="20"/>
          <w:szCs w:val="20"/>
          <w:vertAlign w:val="subscript"/>
        </w:rPr>
        <w:t>1-5</w:t>
      </w:r>
      <w:r>
        <w:rPr>
          <w:sz w:val="20"/>
          <w:szCs w:val="20"/>
        </w:rPr>
        <w:t xml:space="preserve"> flies at age 70 days. Panels A and B shows result of CO</w:t>
      </w:r>
      <w:r>
        <w:rPr>
          <w:sz w:val="20"/>
          <w:szCs w:val="20"/>
          <w:vertAlign w:val="subscript"/>
        </w:rPr>
        <w:t>1-5</w:t>
      </w:r>
      <w:r>
        <w:rPr>
          <w:sz w:val="20"/>
          <w:szCs w:val="20"/>
        </w:rPr>
        <w:t xml:space="preserve"> males and females respectively. Y axis displays mortality rate and X axis shows days after infection.</w:t>
      </w:r>
    </w:p>
    <w:p w14:paraId="34DEDFF7" w14:textId="77777777" w:rsidR="00A976E8" w:rsidRDefault="00A976E8" w:rsidP="00AA3D48">
      <w:pPr>
        <w:ind w:left="720"/>
      </w:pPr>
    </w:p>
    <w:p w14:paraId="6B8FB38B" w14:textId="167A9CA8" w:rsidR="003E1716" w:rsidRDefault="003E1716" w:rsidP="003E1716">
      <w:pPr>
        <w:rPr>
          <w:sz w:val="20"/>
          <w:szCs w:val="20"/>
        </w:rPr>
      </w:pPr>
      <w:r w:rsidRPr="003E1716">
        <w:rPr>
          <w:i/>
          <w:sz w:val="20"/>
          <w:szCs w:val="20"/>
        </w:rPr>
        <w:t>Table 16</w:t>
      </w:r>
      <w:r w:rsidRPr="003E1716">
        <w:rPr>
          <w:sz w:val="20"/>
          <w:szCs w:val="20"/>
        </w:rPr>
        <w:t xml:space="preserve">. The table below gives the </w:t>
      </w:r>
      <w:r w:rsidRPr="003E1716">
        <w:rPr>
          <w:i/>
          <w:iCs/>
          <w:sz w:val="20"/>
          <w:szCs w:val="20"/>
        </w:rPr>
        <w:t>t</w:t>
      </w:r>
      <w:r w:rsidRPr="003E1716">
        <w:rPr>
          <w:sz w:val="20"/>
          <w:szCs w:val="20"/>
          <w:vertAlign w:val="subscript"/>
        </w:rPr>
        <w:t>50</w:t>
      </w:r>
      <w:r w:rsidRPr="003E1716">
        <w:rPr>
          <w:sz w:val="20"/>
          <w:szCs w:val="20"/>
        </w:rPr>
        <w:t xml:space="preserve"> for each of the selection-sex-treatment groups</w:t>
      </w:r>
      <w:r>
        <w:rPr>
          <w:sz w:val="20"/>
          <w:szCs w:val="20"/>
        </w:rPr>
        <w:t xml:space="preserve"> at age 70</w:t>
      </w:r>
      <w:r w:rsidRPr="003E1716">
        <w:rPr>
          <w:sz w:val="20"/>
          <w:szCs w:val="20"/>
        </w:rPr>
        <w:t>.</w:t>
      </w:r>
    </w:p>
    <w:p w14:paraId="3509E708" w14:textId="77777777" w:rsidR="003E1716" w:rsidRPr="003E1716" w:rsidRDefault="003E1716" w:rsidP="003E1716">
      <w:pPr>
        <w:rPr>
          <w:sz w:val="20"/>
          <w:szCs w:val="20"/>
        </w:rPr>
      </w:pPr>
    </w:p>
    <w:tbl>
      <w:tblPr>
        <w:tblStyle w:val="TableGrid"/>
        <w:tblW w:w="0" w:type="auto"/>
        <w:tblLook w:val="04A0" w:firstRow="1" w:lastRow="0" w:firstColumn="1" w:lastColumn="0" w:noHBand="0" w:noVBand="1"/>
      </w:tblPr>
      <w:tblGrid>
        <w:gridCol w:w="2064"/>
        <w:gridCol w:w="236"/>
        <w:gridCol w:w="1576"/>
        <w:gridCol w:w="664"/>
        <w:gridCol w:w="1491"/>
        <w:gridCol w:w="776"/>
        <w:gridCol w:w="2235"/>
      </w:tblGrid>
      <w:tr w:rsidR="003E1716" w14:paraId="7604B63A" w14:textId="77777777" w:rsidTr="003E1716">
        <w:tc>
          <w:tcPr>
            <w:tcW w:w="2064" w:type="dxa"/>
            <w:tcBorders>
              <w:top w:val="single" w:sz="4" w:space="0" w:color="auto"/>
              <w:left w:val="single" w:sz="4" w:space="0" w:color="auto"/>
              <w:bottom w:val="single" w:sz="4" w:space="0" w:color="auto"/>
              <w:right w:val="nil"/>
            </w:tcBorders>
          </w:tcPr>
          <w:p w14:paraId="02E7C633" w14:textId="77777777" w:rsidR="003E1716" w:rsidRDefault="003E1716" w:rsidP="0099634F">
            <w:r>
              <w:t>Selection Regime</w:t>
            </w:r>
          </w:p>
        </w:tc>
        <w:tc>
          <w:tcPr>
            <w:tcW w:w="236" w:type="dxa"/>
            <w:tcBorders>
              <w:top w:val="single" w:sz="4" w:space="0" w:color="auto"/>
              <w:left w:val="single" w:sz="4" w:space="0" w:color="auto"/>
              <w:bottom w:val="single" w:sz="4" w:space="0" w:color="auto"/>
              <w:right w:val="nil"/>
            </w:tcBorders>
          </w:tcPr>
          <w:p w14:paraId="6BD2BCEC" w14:textId="77777777" w:rsidR="003E1716" w:rsidRDefault="003E1716" w:rsidP="003E1716"/>
        </w:tc>
        <w:tc>
          <w:tcPr>
            <w:tcW w:w="1577" w:type="dxa"/>
            <w:tcBorders>
              <w:top w:val="single" w:sz="4" w:space="0" w:color="auto"/>
              <w:left w:val="nil"/>
              <w:bottom w:val="single" w:sz="4" w:space="0" w:color="auto"/>
              <w:right w:val="single" w:sz="4" w:space="0" w:color="auto"/>
            </w:tcBorders>
          </w:tcPr>
          <w:p w14:paraId="10AB38D2" w14:textId="03E463BB" w:rsidR="003E1716" w:rsidRDefault="003E1716" w:rsidP="0099634F">
            <w:r>
              <w:t>Sex</w:t>
            </w:r>
          </w:p>
        </w:tc>
        <w:tc>
          <w:tcPr>
            <w:tcW w:w="665" w:type="dxa"/>
            <w:tcBorders>
              <w:top w:val="single" w:sz="4" w:space="0" w:color="auto"/>
              <w:left w:val="single" w:sz="4" w:space="0" w:color="auto"/>
              <w:bottom w:val="single" w:sz="4" w:space="0" w:color="auto"/>
              <w:right w:val="nil"/>
            </w:tcBorders>
          </w:tcPr>
          <w:p w14:paraId="2C3EC6D0" w14:textId="77777777" w:rsidR="003E1716" w:rsidRDefault="003E1716" w:rsidP="003E1716"/>
        </w:tc>
        <w:tc>
          <w:tcPr>
            <w:tcW w:w="1491" w:type="dxa"/>
            <w:tcBorders>
              <w:top w:val="single" w:sz="4" w:space="0" w:color="auto"/>
              <w:left w:val="nil"/>
              <w:bottom w:val="single" w:sz="4" w:space="0" w:color="auto"/>
              <w:right w:val="single" w:sz="4" w:space="0" w:color="auto"/>
            </w:tcBorders>
          </w:tcPr>
          <w:p w14:paraId="13AF7CCD" w14:textId="18F93A50" w:rsidR="003E1716" w:rsidRDefault="003E1716" w:rsidP="0099634F">
            <w:r>
              <w:t>Treatment</w:t>
            </w:r>
          </w:p>
        </w:tc>
        <w:tc>
          <w:tcPr>
            <w:tcW w:w="777" w:type="dxa"/>
            <w:tcBorders>
              <w:top w:val="single" w:sz="4" w:space="0" w:color="auto"/>
              <w:left w:val="single" w:sz="4" w:space="0" w:color="auto"/>
              <w:bottom w:val="single" w:sz="4" w:space="0" w:color="auto"/>
              <w:right w:val="nil"/>
            </w:tcBorders>
          </w:tcPr>
          <w:p w14:paraId="7F95530E" w14:textId="77777777" w:rsidR="003E1716" w:rsidRDefault="003E1716" w:rsidP="003E1716"/>
        </w:tc>
        <w:tc>
          <w:tcPr>
            <w:tcW w:w="2237" w:type="dxa"/>
            <w:tcBorders>
              <w:top w:val="single" w:sz="4" w:space="0" w:color="auto"/>
              <w:left w:val="nil"/>
              <w:bottom w:val="single" w:sz="4" w:space="0" w:color="auto"/>
              <w:right w:val="single" w:sz="4" w:space="0" w:color="auto"/>
            </w:tcBorders>
          </w:tcPr>
          <w:p w14:paraId="4E538AE8" w14:textId="3C5E0FEA" w:rsidR="003E1716" w:rsidRDefault="003E1716" w:rsidP="0099634F">
            <w:r w:rsidRPr="00BF510E">
              <w:rPr>
                <w:i/>
                <w:iCs/>
              </w:rPr>
              <w:t>t</w:t>
            </w:r>
            <w:r w:rsidRPr="00BF510E">
              <w:rPr>
                <w:vertAlign w:val="subscript"/>
              </w:rPr>
              <w:t>50</w:t>
            </w:r>
            <w:r>
              <w:t xml:space="preserve"> (days)</w:t>
            </w:r>
          </w:p>
        </w:tc>
      </w:tr>
      <w:tr w:rsidR="003E1716" w14:paraId="42C8B689" w14:textId="77777777" w:rsidTr="003E1716">
        <w:tc>
          <w:tcPr>
            <w:tcW w:w="2064" w:type="dxa"/>
            <w:tcBorders>
              <w:top w:val="single" w:sz="4" w:space="0" w:color="auto"/>
              <w:left w:val="single" w:sz="4" w:space="0" w:color="auto"/>
              <w:bottom w:val="nil"/>
              <w:right w:val="nil"/>
            </w:tcBorders>
          </w:tcPr>
          <w:p w14:paraId="2DCFC802" w14:textId="77777777" w:rsidR="003E1716" w:rsidRDefault="003E1716" w:rsidP="0099634F">
            <w:r>
              <w:t>CO</w:t>
            </w:r>
          </w:p>
        </w:tc>
        <w:tc>
          <w:tcPr>
            <w:tcW w:w="236" w:type="dxa"/>
            <w:tcBorders>
              <w:top w:val="single" w:sz="4" w:space="0" w:color="auto"/>
              <w:left w:val="single" w:sz="4" w:space="0" w:color="auto"/>
              <w:bottom w:val="nil"/>
              <w:right w:val="nil"/>
            </w:tcBorders>
          </w:tcPr>
          <w:p w14:paraId="0672C3AB" w14:textId="77777777" w:rsidR="003E1716" w:rsidRDefault="003E1716" w:rsidP="003E1716"/>
        </w:tc>
        <w:tc>
          <w:tcPr>
            <w:tcW w:w="1577" w:type="dxa"/>
            <w:tcBorders>
              <w:top w:val="single" w:sz="4" w:space="0" w:color="auto"/>
              <w:left w:val="nil"/>
              <w:bottom w:val="nil"/>
              <w:right w:val="single" w:sz="4" w:space="0" w:color="auto"/>
            </w:tcBorders>
          </w:tcPr>
          <w:p w14:paraId="1738AECC" w14:textId="375657CA" w:rsidR="003E1716" w:rsidRDefault="003E1716" w:rsidP="0099634F">
            <w:r>
              <w:t>Male</w:t>
            </w:r>
          </w:p>
        </w:tc>
        <w:tc>
          <w:tcPr>
            <w:tcW w:w="665" w:type="dxa"/>
            <w:tcBorders>
              <w:top w:val="single" w:sz="4" w:space="0" w:color="auto"/>
              <w:left w:val="single" w:sz="4" w:space="0" w:color="auto"/>
              <w:bottom w:val="nil"/>
              <w:right w:val="nil"/>
            </w:tcBorders>
          </w:tcPr>
          <w:p w14:paraId="73ED9101" w14:textId="77777777" w:rsidR="003E1716" w:rsidRDefault="003E1716" w:rsidP="003E1716"/>
        </w:tc>
        <w:tc>
          <w:tcPr>
            <w:tcW w:w="1491" w:type="dxa"/>
            <w:tcBorders>
              <w:top w:val="single" w:sz="4" w:space="0" w:color="auto"/>
              <w:left w:val="nil"/>
              <w:bottom w:val="nil"/>
              <w:right w:val="single" w:sz="4" w:space="0" w:color="auto"/>
            </w:tcBorders>
          </w:tcPr>
          <w:p w14:paraId="7496992E" w14:textId="29712036" w:rsidR="003E1716" w:rsidRDefault="003E1716" w:rsidP="0099634F">
            <w:r>
              <w:t>Uninfected</w:t>
            </w:r>
          </w:p>
        </w:tc>
        <w:tc>
          <w:tcPr>
            <w:tcW w:w="777" w:type="dxa"/>
            <w:tcBorders>
              <w:top w:val="single" w:sz="4" w:space="0" w:color="auto"/>
              <w:left w:val="single" w:sz="4" w:space="0" w:color="auto"/>
              <w:bottom w:val="nil"/>
              <w:right w:val="nil"/>
            </w:tcBorders>
          </w:tcPr>
          <w:p w14:paraId="006E933C" w14:textId="77777777" w:rsidR="003E1716" w:rsidRDefault="003E1716" w:rsidP="003E1716"/>
        </w:tc>
        <w:tc>
          <w:tcPr>
            <w:tcW w:w="2237" w:type="dxa"/>
            <w:tcBorders>
              <w:top w:val="single" w:sz="4" w:space="0" w:color="auto"/>
              <w:left w:val="nil"/>
              <w:bottom w:val="nil"/>
              <w:right w:val="single" w:sz="4" w:space="0" w:color="auto"/>
            </w:tcBorders>
          </w:tcPr>
          <w:p w14:paraId="507F6814" w14:textId="5B2047C7" w:rsidR="003E1716" w:rsidRDefault="003E1716" w:rsidP="0099634F">
            <w:r>
              <w:t>3.53</w:t>
            </w:r>
          </w:p>
        </w:tc>
      </w:tr>
      <w:tr w:rsidR="003E1716" w14:paraId="4501AE3E" w14:textId="77777777" w:rsidTr="003E1716">
        <w:tc>
          <w:tcPr>
            <w:tcW w:w="2064" w:type="dxa"/>
            <w:tcBorders>
              <w:top w:val="nil"/>
              <w:left w:val="single" w:sz="4" w:space="0" w:color="auto"/>
              <w:bottom w:val="nil"/>
              <w:right w:val="nil"/>
            </w:tcBorders>
          </w:tcPr>
          <w:p w14:paraId="290F757F" w14:textId="77777777" w:rsidR="003E1716" w:rsidRDefault="003E1716" w:rsidP="0099634F"/>
        </w:tc>
        <w:tc>
          <w:tcPr>
            <w:tcW w:w="236" w:type="dxa"/>
            <w:tcBorders>
              <w:top w:val="nil"/>
              <w:left w:val="single" w:sz="4" w:space="0" w:color="auto"/>
              <w:bottom w:val="nil"/>
              <w:right w:val="nil"/>
            </w:tcBorders>
          </w:tcPr>
          <w:p w14:paraId="35BBD55E" w14:textId="77777777" w:rsidR="003E1716" w:rsidRDefault="003E1716" w:rsidP="0099634F"/>
        </w:tc>
        <w:tc>
          <w:tcPr>
            <w:tcW w:w="1577" w:type="dxa"/>
            <w:tcBorders>
              <w:top w:val="nil"/>
              <w:left w:val="nil"/>
              <w:bottom w:val="nil"/>
              <w:right w:val="single" w:sz="4" w:space="0" w:color="auto"/>
            </w:tcBorders>
          </w:tcPr>
          <w:p w14:paraId="511B46CD" w14:textId="32B06FC0" w:rsidR="003E1716" w:rsidRDefault="003E1716" w:rsidP="0099634F">
            <w:r>
              <w:t>Male</w:t>
            </w:r>
          </w:p>
        </w:tc>
        <w:tc>
          <w:tcPr>
            <w:tcW w:w="665" w:type="dxa"/>
            <w:tcBorders>
              <w:top w:val="nil"/>
              <w:left w:val="single" w:sz="4" w:space="0" w:color="auto"/>
              <w:bottom w:val="nil"/>
              <w:right w:val="nil"/>
            </w:tcBorders>
          </w:tcPr>
          <w:p w14:paraId="611765B5" w14:textId="77777777" w:rsidR="003E1716" w:rsidRDefault="003E1716" w:rsidP="003E1716"/>
        </w:tc>
        <w:tc>
          <w:tcPr>
            <w:tcW w:w="1491" w:type="dxa"/>
            <w:tcBorders>
              <w:top w:val="nil"/>
              <w:left w:val="nil"/>
              <w:bottom w:val="nil"/>
              <w:right w:val="single" w:sz="4" w:space="0" w:color="auto"/>
            </w:tcBorders>
          </w:tcPr>
          <w:p w14:paraId="1E78131F" w14:textId="758742B7" w:rsidR="003E1716" w:rsidRDefault="003E1716" w:rsidP="0099634F">
            <w:r>
              <w:t>Infected</w:t>
            </w:r>
          </w:p>
        </w:tc>
        <w:tc>
          <w:tcPr>
            <w:tcW w:w="777" w:type="dxa"/>
            <w:tcBorders>
              <w:top w:val="nil"/>
              <w:left w:val="single" w:sz="4" w:space="0" w:color="auto"/>
              <w:bottom w:val="nil"/>
              <w:right w:val="nil"/>
            </w:tcBorders>
          </w:tcPr>
          <w:p w14:paraId="30DD108F" w14:textId="77777777" w:rsidR="003E1716" w:rsidRDefault="003E1716" w:rsidP="003E1716"/>
        </w:tc>
        <w:tc>
          <w:tcPr>
            <w:tcW w:w="2237" w:type="dxa"/>
            <w:tcBorders>
              <w:top w:val="nil"/>
              <w:left w:val="nil"/>
              <w:bottom w:val="nil"/>
              <w:right w:val="single" w:sz="4" w:space="0" w:color="auto"/>
            </w:tcBorders>
          </w:tcPr>
          <w:p w14:paraId="7F824E45" w14:textId="2B3F278D" w:rsidR="003E1716" w:rsidRDefault="003E1716" w:rsidP="0099634F">
            <w:r>
              <w:t>2.21</w:t>
            </w:r>
          </w:p>
        </w:tc>
      </w:tr>
      <w:tr w:rsidR="003E1716" w14:paraId="4ECF2352" w14:textId="77777777" w:rsidTr="003E1716">
        <w:tc>
          <w:tcPr>
            <w:tcW w:w="2064" w:type="dxa"/>
            <w:tcBorders>
              <w:top w:val="nil"/>
              <w:left w:val="single" w:sz="4" w:space="0" w:color="auto"/>
              <w:bottom w:val="nil"/>
              <w:right w:val="nil"/>
            </w:tcBorders>
          </w:tcPr>
          <w:p w14:paraId="6C86600E" w14:textId="77777777" w:rsidR="003E1716" w:rsidRDefault="003E1716" w:rsidP="0099634F">
            <w:r>
              <w:t>CO</w:t>
            </w:r>
          </w:p>
        </w:tc>
        <w:tc>
          <w:tcPr>
            <w:tcW w:w="236" w:type="dxa"/>
            <w:tcBorders>
              <w:top w:val="nil"/>
              <w:left w:val="single" w:sz="4" w:space="0" w:color="auto"/>
              <w:bottom w:val="nil"/>
              <w:right w:val="nil"/>
            </w:tcBorders>
          </w:tcPr>
          <w:p w14:paraId="398FA930" w14:textId="77777777" w:rsidR="003E1716" w:rsidRDefault="003E1716" w:rsidP="003E1716"/>
        </w:tc>
        <w:tc>
          <w:tcPr>
            <w:tcW w:w="1577" w:type="dxa"/>
            <w:tcBorders>
              <w:top w:val="nil"/>
              <w:left w:val="nil"/>
              <w:bottom w:val="nil"/>
              <w:right w:val="single" w:sz="4" w:space="0" w:color="auto"/>
            </w:tcBorders>
          </w:tcPr>
          <w:p w14:paraId="7A1FE9A0" w14:textId="13CCF996" w:rsidR="003E1716" w:rsidRDefault="003E1716" w:rsidP="0099634F">
            <w:r>
              <w:t>Female</w:t>
            </w:r>
          </w:p>
        </w:tc>
        <w:tc>
          <w:tcPr>
            <w:tcW w:w="665" w:type="dxa"/>
            <w:tcBorders>
              <w:top w:val="nil"/>
              <w:left w:val="single" w:sz="4" w:space="0" w:color="auto"/>
              <w:bottom w:val="nil"/>
              <w:right w:val="nil"/>
            </w:tcBorders>
          </w:tcPr>
          <w:p w14:paraId="48340324" w14:textId="77777777" w:rsidR="003E1716" w:rsidRDefault="003E1716" w:rsidP="003E1716"/>
        </w:tc>
        <w:tc>
          <w:tcPr>
            <w:tcW w:w="1491" w:type="dxa"/>
            <w:tcBorders>
              <w:top w:val="nil"/>
              <w:left w:val="nil"/>
              <w:bottom w:val="nil"/>
              <w:right w:val="single" w:sz="4" w:space="0" w:color="auto"/>
            </w:tcBorders>
          </w:tcPr>
          <w:p w14:paraId="355298BC" w14:textId="0970D1F9" w:rsidR="003E1716" w:rsidRDefault="003E1716" w:rsidP="0099634F">
            <w:r>
              <w:t>Uninfected</w:t>
            </w:r>
          </w:p>
        </w:tc>
        <w:tc>
          <w:tcPr>
            <w:tcW w:w="777" w:type="dxa"/>
            <w:tcBorders>
              <w:top w:val="nil"/>
              <w:left w:val="single" w:sz="4" w:space="0" w:color="auto"/>
              <w:bottom w:val="nil"/>
              <w:right w:val="nil"/>
            </w:tcBorders>
          </w:tcPr>
          <w:p w14:paraId="2A65537B" w14:textId="77777777" w:rsidR="003E1716" w:rsidRDefault="003E1716" w:rsidP="003E1716"/>
        </w:tc>
        <w:tc>
          <w:tcPr>
            <w:tcW w:w="2237" w:type="dxa"/>
            <w:tcBorders>
              <w:top w:val="nil"/>
              <w:left w:val="nil"/>
              <w:bottom w:val="nil"/>
              <w:right w:val="single" w:sz="4" w:space="0" w:color="auto"/>
            </w:tcBorders>
          </w:tcPr>
          <w:p w14:paraId="3CBA36A5" w14:textId="4646EFAB" w:rsidR="003E1716" w:rsidRDefault="003E1716" w:rsidP="0099634F">
            <w:r>
              <w:t>4.23</w:t>
            </w:r>
          </w:p>
        </w:tc>
      </w:tr>
      <w:tr w:rsidR="003E1716" w14:paraId="04937A39" w14:textId="77777777" w:rsidTr="003E1716">
        <w:tc>
          <w:tcPr>
            <w:tcW w:w="2064" w:type="dxa"/>
            <w:tcBorders>
              <w:top w:val="nil"/>
              <w:left w:val="single" w:sz="4" w:space="0" w:color="auto"/>
              <w:bottom w:val="single" w:sz="4" w:space="0" w:color="auto"/>
              <w:right w:val="nil"/>
            </w:tcBorders>
          </w:tcPr>
          <w:p w14:paraId="7B8AD049" w14:textId="77777777" w:rsidR="003E1716" w:rsidRDefault="003E1716" w:rsidP="0099634F"/>
        </w:tc>
        <w:tc>
          <w:tcPr>
            <w:tcW w:w="236" w:type="dxa"/>
            <w:tcBorders>
              <w:top w:val="nil"/>
              <w:left w:val="single" w:sz="4" w:space="0" w:color="auto"/>
              <w:bottom w:val="single" w:sz="4" w:space="0" w:color="auto"/>
              <w:right w:val="nil"/>
            </w:tcBorders>
          </w:tcPr>
          <w:p w14:paraId="31D5BF49" w14:textId="77777777" w:rsidR="003E1716" w:rsidRDefault="003E1716" w:rsidP="0099634F"/>
        </w:tc>
        <w:tc>
          <w:tcPr>
            <w:tcW w:w="1577" w:type="dxa"/>
            <w:tcBorders>
              <w:top w:val="nil"/>
              <w:left w:val="nil"/>
              <w:bottom w:val="single" w:sz="4" w:space="0" w:color="auto"/>
              <w:right w:val="single" w:sz="4" w:space="0" w:color="auto"/>
            </w:tcBorders>
          </w:tcPr>
          <w:p w14:paraId="17657603" w14:textId="58BBA5D5" w:rsidR="003E1716" w:rsidRDefault="003E1716" w:rsidP="0099634F">
            <w:r>
              <w:t>Female</w:t>
            </w:r>
          </w:p>
        </w:tc>
        <w:tc>
          <w:tcPr>
            <w:tcW w:w="665" w:type="dxa"/>
            <w:tcBorders>
              <w:top w:val="nil"/>
              <w:left w:val="single" w:sz="4" w:space="0" w:color="auto"/>
              <w:bottom w:val="single" w:sz="4" w:space="0" w:color="auto"/>
              <w:right w:val="nil"/>
            </w:tcBorders>
          </w:tcPr>
          <w:p w14:paraId="4FCB8F02" w14:textId="77777777" w:rsidR="003E1716" w:rsidRDefault="003E1716" w:rsidP="003E1716"/>
        </w:tc>
        <w:tc>
          <w:tcPr>
            <w:tcW w:w="1491" w:type="dxa"/>
            <w:tcBorders>
              <w:top w:val="nil"/>
              <w:left w:val="nil"/>
              <w:bottom w:val="single" w:sz="4" w:space="0" w:color="auto"/>
              <w:right w:val="single" w:sz="4" w:space="0" w:color="auto"/>
            </w:tcBorders>
          </w:tcPr>
          <w:p w14:paraId="2A6CFD60" w14:textId="04E7E868" w:rsidR="003E1716" w:rsidRDefault="003E1716" w:rsidP="0099634F">
            <w:r>
              <w:t>Infected</w:t>
            </w:r>
          </w:p>
        </w:tc>
        <w:tc>
          <w:tcPr>
            <w:tcW w:w="777" w:type="dxa"/>
            <w:tcBorders>
              <w:top w:val="nil"/>
              <w:left w:val="single" w:sz="4" w:space="0" w:color="auto"/>
              <w:bottom w:val="single" w:sz="4" w:space="0" w:color="auto"/>
              <w:right w:val="nil"/>
            </w:tcBorders>
          </w:tcPr>
          <w:p w14:paraId="761AB9B4" w14:textId="77777777" w:rsidR="003E1716" w:rsidRDefault="003E1716" w:rsidP="003E1716"/>
        </w:tc>
        <w:tc>
          <w:tcPr>
            <w:tcW w:w="2237" w:type="dxa"/>
            <w:tcBorders>
              <w:top w:val="nil"/>
              <w:left w:val="nil"/>
              <w:bottom w:val="single" w:sz="4" w:space="0" w:color="auto"/>
              <w:right w:val="single" w:sz="4" w:space="0" w:color="auto"/>
            </w:tcBorders>
          </w:tcPr>
          <w:p w14:paraId="32410CC4" w14:textId="619D999B" w:rsidR="003E1716" w:rsidRDefault="003E1716" w:rsidP="0099634F">
            <w:r>
              <w:t>2.49</w:t>
            </w:r>
          </w:p>
        </w:tc>
      </w:tr>
    </w:tbl>
    <w:p w14:paraId="691F3C8F" w14:textId="77777777" w:rsidR="009D1C75" w:rsidRDefault="009D1C75" w:rsidP="006C765D"/>
    <w:p w14:paraId="1E1349ED" w14:textId="50DF9BAE" w:rsidR="006C765D" w:rsidRPr="0096032F" w:rsidRDefault="0096032F" w:rsidP="006C765D">
      <w:pPr>
        <w:rPr>
          <w:sz w:val="20"/>
          <w:szCs w:val="20"/>
        </w:rPr>
      </w:pPr>
      <w:r w:rsidRPr="0096032F">
        <w:rPr>
          <w:i/>
          <w:sz w:val="20"/>
          <w:szCs w:val="20"/>
        </w:rPr>
        <w:t>Table 17</w:t>
      </w:r>
      <w:r w:rsidRPr="0096032F">
        <w:rPr>
          <w:sz w:val="20"/>
          <w:szCs w:val="20"/>
        </w:rPr>
        <w:t xml:space="preserve">. </w:t>
      </w:r>
      <w:r w:rsidR="006C765D" w:rsidRPr="0096032F">
        <w:rPr>
          <w:sz w:val="20"/>
          <w:szCs w:val="20"/>
        </w:rPr>
        <w:t>Below we use subscripts “</w:t>
      </w:r>
      <w:proofErr w:type="spellStart"/>
      <w:r w:rsidR="006C765D" w:rsidRPr="0096032F">
        <w:rPr>
          <w:sz w:val="20"/>
          <w:szCs w:val="20"/>
        </w:rPr>
        <w:t>i</w:t>
      </w:r>
      <w:proofErr w:type="spellEnd"/>
      <w:r w:rsidR="006C765D" w:rsidRPr="0096032F">
        <w:rPr>
          <w:sz w:val="20"/>
          <w:szCs w:val="20"/>
        </w:rPr>
        <w:t>” and “u” for infected and uninfected respectively</w:t>
      </w:r>
      <w:r w:rsidRPr="0096032F">
        <w:rPr>
          <w:sz w:val="20"/>
          <w:szCs w:val="20"/>
        </w:rPr>
        <w:t xml:space="preserve"> at age 70</w:t>
      </w:r>
      <w:r w:rsidR="006C765D" w:rsidRPr="0096032F">
        <w:rPr>
          <w:sz w:val="20"/>
          <w:szCs w:val="20"/>
        </w:rPr>
        <w:t>.</w:t>
      </w:r>
    </w:p>
    <w:p w14:paraId="28002086" w14:textId="77777777" w:rsidR="006C765D" w:rsidRDefault="006C765D" w:rsidP="006C765D"/>
    <w:tbl>
      <w:tblPr>
        <w:tblStyle w:val="TableGrid"/>
        <w:tblW w:w="0" w:type="auto"/>
        <w:tblLook w:val="04A0" w:firstRow="1" w:lastRow="0" w:firstColumn="1" w:lastColumn="0" w:noHBand="0" w:noVBand="1"/>
      </w:tblPr>
      <w:tblGrid>
        <w:gridCol w:w="2262"/>
        <w:gridCol w:w="1623"/>
        <w:gridCol w:w="636"/>
        <w:gridCol w:w="1710"/>
        <w:gridCol w:w="565"/>
        <w:gridCol w:w="2246"/>
      </w:tblGrid>
      <w:tr w:rsidR="006C765D" w14:paraId="4E3921C1" w14:textId="77777777" w:rsidTr="006C765D">
        <w:tc>
          <w:tcPr>
            <w:tcW w:w="2262" w:type="dxa"/>
            <w:tcBorders>
              <w:top w:val="single" w:sz="4" w:space="0" w:color="auto"/>
              <w:left w:val="single" w:sz="4" w:space="0" w:color="auto"/>
              <w:bottom w:val="single" w:sz="4" w:space="0" w:color="auto"/>
              <w:right w:val="single" w:sz="4" w:space="0" w:color="auto"/>
            </w:tcBorders>
          </w:tcPr>
          <w:p w14:paraId="152ADD6F" w14:textId="77777777" w:rsidR="006C765D" w:rsidRDefault="006C765D" w:rsidP="0099634F">
            <w:r>
              <w:t>Population Contrast</w:t>
            </w:r>
          </w:p>
        </w:tc>
        <w:tc>
          <w:tcPr>
            <w:tcW w:w="1623" w:type="dxa"/>
            <w:tcBorders>
              <w:top w:val="single" w:sz="4" w:space="0" w:color="auto"/>
              <w:left w:val="single" w:sz="4" w:space="0" w:color="auto"/>
              <w:bottom w:val="single" w:sz="4" w:space="0" w:color="auto"/>
              <w:right w:val="nil"/>
            </w:tcBorders>
          </w:tcPr>
          <w:p w14:paraId="287D9EBA" w14:textId="77777777" w:rsidR="006C765D" w:rsidRDefault="006C765D" w:rsidP="0099634F">
            <w:r>
              <w:t>Sex</w:t>
            </w:r>
          </w:p>
        </w:tc>
        <w:tc>
          <w:tcPr>
            <w:tcW w:w="636" w:type="dxa"/>
            <w:tcBorders>
              <w:top w:val="single" w:sz="4" w:space="0" w:color="auto"/>
              <w:left w:val="single" w:sz="4" w:space="0" w:color="auto"/>
              <w:bottom w:val="single" w:sz="4" w:space="0" w:color="auto"/>
              <w:right w:val="nil"/>
            </w:tcBorders>
          </w:tcPr>
          <w:p w14:paraId="763F1045" w14:textId="77777777" w:rsidR="006C765D" w:rsidRDefault="006C765D" w:rsidP="0099634F"/>
        </w:tc>
        <w:tc>
          <w:tcPr>
            <w:tcW w:w="1710" w:type="dxa"/>
            <w:tcBorders>
              <w:top w:val="single" w:sz="4" w:space="0" w:color="auto"/>
              <w:left w:val="nil"/>
              <w:bottom w:val="single" w:sz="4" w:space="0" w:color="auto"/>
              <w:right w:val="single" w:sz="4" w:space="0" w:color="auto"/>
            </w:tcBorders>
          </w:tcPr>
          <w:p w14:paraId="6C602AF0" w14:textId="77777777" w:rsidR="006C765D" w:rsidRDefault="006C765D" w:rsidP="0099634F">
            <w:r>
              <w:t>Difference</w:t>
            </w:r>
          </w:p>
        </w:tc>
        <w:tc>
          <w:tcPr>
            <w:tcW w:w="565" w:type="dxa"/>
            <w:tcBorders>
              <w:top w:val="single" w:sz="4" w:space="0" w:color="auto"/>
              <w:left w:val="single" w:sz="4" w:space="0" w:color="auto"/>
              <w:bottom w:val="single" w:sz="4" w:space="0" w:color="auto"/>
              <w:right w:val="nil"/>
            </w:tcBorders>
          </w:tcPr>
          <w:p w14:paraId="405C2D67" w14:textId="77777777" w:rsidR="006C765D" w:rsidRDefault="006C765D" w:rsidP="0099634F"/>
        </w:tc>
        <w:tc>
          <w:tcPr>
            <w:tcW w:w="2246" w:type="dxa"/>
            <w:tcBorders>
              <w:top w:val="single" w:sz="4" w:space="0" w:color="auto"/>
              <w:left w:val="nil"/>
              <w:bottom w:val="single" w:sz="4" w:space="0" w:color="auto"/>
              <w:right w:val="single" w:sz="4" w:space="0" w:color="auto"/>
            </w:tcBorders>
          </w:tcPr>
          <w:p w14:paraId="2B4697C5" w14:textId="77777777" w:rsidR="006C765D" w:rsidRDefault="006C765D" w:rsidP="0099634F">
            <w:r>
              <w:t>95% Confidence Interval</w:t>
            </w:r>
          </w:p>
        </w:tc>
      </w:tr>
      <w:tr w:rsidR="006C765D" w14:paraId="4B1EC342" w14:textId="77777777" w:rsidTr="006C765D">
        <w:trPr>
          <w:trHeight w:val="305"/>
        </w:trPr>
        <w:tc>
          <w:tcPr>
            <w:tcW w:w="2262" w:type="dxa"/>
            <w:tcBorders>
              <w:top w:val="single" w:sz="4" w:space="0" w:color="auto"/>
              <w:left w:val="single" w:sz="4" w:space="0" w:color="auto"/>
              <w:bottom w:val="nil"/>
              <w:right w:val="single" w:sz="4" w:space="0" w:color="auto"/>
            </w:tcBorders>
          </w:tcPr>
          <w:p w14:paraId="00D0C401" w14:textId="77777777" w:rsidR="006C765D" w:rsidRDefault="006C765D" w:rsidP="0099634F">
            <w:proofErr w:type="spellStart"/>
            <w:r>
              <w:t>COu-COi</w:t>
            </w:r>
            <w:proofErr w:type="spellEnd"/>
          </w:p>
        </w:tc>
        <w:tc>
          <w:tcPr>
            <w:tcW w:w="1623" w:type="dxa"/>
            <w:tcBorders>
              <w:top w:val="single" w:sz="4" w:space="0" w:color="auto"/>
              <w:left w:val="single" w:sz="4" w:space="0" w:color="auto"/>
              <w:bottom w:val="nil"/>
              <w:right w:val="nil"/>
            </w:tcBorders>
          </w:tcPr>
          <w:p w14:paraId="63FC1A80" w14:textId="77777777" w:rsidR="006C765D" w:rsidRDefault="006C765D" w:rsidP="0099634F">
            <w:r>
              <w:t>Male</w:t>
            </w:r>
          </w:p>
        </w:tc>
        <w:tc>
          <w:tcPr>
            <w:tcW w:w="636" w:type="dxa"/>
            <w:tcBorders>
              <w:top w:val="single" w:sz="4" w:space="0" w:color="auto"/>
              <w:left w:val="single" w:sz="4" w:space="0" w:color="auto"/>
              <w:bottom w:val="nil"/>
              <w:right w:val="nil"/>
            </w:tcBorders>
          </w:tcPr>
          <w:p w14:paraId="59918CEC" w14:textId="14853CFD" w:rsidR="006C765D" w:rsidRDefault="006C765D" w:rsidP="0099634F"/>
        </w:tc>
        <w:tc>
          <w:tcPr>
            <w:tcW w:w="1710" w:type="dxa"/>
            <w:tcBorders>
              <w:top w:val="single" w:sz="4" w:space="0" w:color="auto"/>
              <w:left w:val="nil"/>
              <w:bottom w:val="nil"/>
              <w:right w:val="single" w:sz="4" w:space="0" w:color="auto"/>
            </w:tcBorders>
          </w:tcPr>
          <w:p w14:paraId="3FD818AB" w14:textId="3F53FFB3" w:rsidR="006C765D" w:rsidRDefault="006C765D" w:rsidP="0099634F">
            <w:r w:rsidRPr="008C5CB7">
              <w:t>1.32</w:t>
            </w:r>
          </w:p>
        </w:tc>
        <w:tc>
          <w:tcPr>
            <w:tcW w:w="565" w:type="dxa"/>
            <w:tcBorders>
              <w:top w:val="single" w:sz="4" w:space="0" w:color="auto"/>
              <w:left w:val="single" w:sz="4" w:space="0" w:color="auto"/>
              <w:bottom w:val="nil"/>
              <w:right w:val="nil"/>
            </w:tcBorders>
          </w:tcPr>
          <w:p w14:paraId="60373747" w14:textId="77777777" w:rsidR="006C765D" w:rsidRDefault="006C765D" w:rsidP="0099634F"/>
        </w:tc>
        <w:tc>
          <w:tcPr>
            <w:tcW w:w="2246" w:type="dxa"/>
            <w:tcBorders>
              <w:top w:val="single" w:sz="4" w:space="0" w:color="auto"/>
              <w:left w:val="nil"/>
              <w:bottom w:val="nil"/>
              <w:right w:val="single" w:sz="4" w:space="0" w:color="auto"/>
            </w:tcBorders>
          </w:tcPr>
          <w:p w14:paraId="415092DB" w14:textId="7C0119FC" w:rsidR="006C765D" w:rsidRDefault="006C765D" w:rsidP="0099634F">
            <w:r>
              <w:t>(0.92, 1.71)</w:t>
            </w:r>
          </w:p>
        </w:tc>
      </w:tr>
      <w:tr w:rsidR="006C765D" w14:paraId="7EBC949B" w14:textId="77777777" w:rsidTr="006C765D">
        <w:trPr>
          <w:trHeight w:val="297"/>
        </w:trPr>
        <w:tc>
          <w:tcPr>
            <w:tcW w:w="2262" w:type="dxa"/>
            <w:tcBorders>
              <w:top w:val="nil"/>
              <w:left w:val="single" w:sz="4" w:space="0" w:color="auto"/>
              <w:bottom w:val="nil"/>
              <w:right w:val="single" w:sz="4" w:space="0" w:color="auto"/>
            </w:tcBorders>
          </w:tcPr>
          <w:p w14:paraId="7635A3CC" w14:textId="77777777" w:rsidR="006C765D" w:rsidRDefault="006C765D" w:rsidP="0099634F"/>
        </w:tc>
        <w:tc>
          <w:tcPr>
            <w:tcW w:w="1623" w:type="dxa"/>
            <w:tcBorders>
              <w:top w:val="nil"/>
              <w:left w:val="single" w:sz="4" w:space="0" w:color="auto"/>
              <w:bottom w:val="nil"/>
              <w:right w:val="nil"/>
            </w:tcBorders>
          </w:tcPr>
          <w:p w14:paraId="02D9CDBD" w14:textId="77777777" w:rsidR="006C765D" w:rsidRDefault="006C765D" w:rsidP="0099634F"/>
        </w:tc>
        <w:tc>
          <w:tcPr>
            <w:tcW w:w="636" w:type="dxa"/>
            <w:tcBorders>
              <w:top w:val="nil"/>
              <w:left w:val="single" w:sz="4" w:space="0" w:color="auto"/>
              <w:bottom w:val="nil"/>
              <w:right w:val="nil"/>
            </w:tcBorders>
          </w:tcPr>
          <w:p w14:paraId="78B66C40" w14:textId="77777777" w:rsidR="006C765D" w:rsidRDefault="006C765D" w:rsidP="0099634F"/>
        </w:tc>
        <w:tc>
          <w:tcPr>
            <w:tcW w:w="1710" w:type="dxa"/>
            <w:tcBorders>
              <w:top w:val="nil"/>
              <w:left w:val="nil"/>
              <w:bottom w:val="nil"/>
              <w:right w:val="single" w:sz="4" w:space="0" w:color="auto"/>
            </w:tcBorders>
          </w:tcPr>
          <w:p w14:paraId="0963D3FC" w14:textId="77777777" w:rsidR="006C765D" w:rsidRDefault="006C765D" w:rsidP="0099634F"/>
        </w:tc>
        <w:tc>
          <w:tcPr>
            <w:tcW w:w="565" w:type="dxa"/>
            <w:tcBorders>
              <w:top w:val="nil"/>
              <w:left w:val="single" w:sz="4" w:space="0" w:color="auto"/>
              <w:bottom w:val="nil"/>
              <w:right w:val="nil"/>
            </w:tcBorders>
          </w:tcPr>
          <w:p w14:paraId="55C810FC" w14:textId="77777777" w:rsidR="006C765D" w:rsidRDefault="006C765D" w:rsidP="0099634F"/>
        </w:tc>
        <w:tc>
          <w:tcPr>
            <w:tcW w:w="2246" w:type="dxa"/>
            <w:tcBorders>
              <w:top w:val="nil"/>
              <w:left w:val="nil"/>
              <w:bottom w:val="nil"/>
              <w:right w:val="single" w:sz="4" w:space="0" w:color="auto"/>
            </w:tcBorders>
          </w:tcPr>
          <w:p w14:paraId="7740745A" w14:textId="77777777" w:rsidR="006C765D" w:rsidRDefault="006C765D" w:rsidP="0099634F"/>
        </w:tc>
      </w:tr>
      <w:tr w:rsidR="006C765D" w14:paraId="72193659" w14:textId="77777777" w:rsidTr="006C765D">
        <w:tc>
          <w:tcPr>
            <w:tcW w:w="2262" w:type="dxa"/>
            <w:tcBorders>
              <w:top w:val="nil"/>
              <w:left w:val="single" w:sz="4" w:space="0" w:color="auto"/>
              <w:bottom w:val="nil"/>
              <w:right w:val="single" w:sz="4" w:space="0" w:color="auto"/>
            </w:tcBorders>
          </w:tcPr>
          <w:p w14:paraId="239DFE83" w14:textId="77777777" w:rsidR="006C765D" w:rsidRDefault="006C765D" w:rsidP="0099634F">
            <w:proofErr w:type="spellStart"/>
            <w:r>
              <w:t>COu-COi</w:t>
            </w:r>
            <w:proofErr w:type="spellEnd"/>
          </w:p>
        </w:tc>
        <w:tc>
          <w:tcPr>
            <w:tcW w:w="1623" w:type="dxa"/>
            <w:tcBorders>
              <w:top w:val="nil"/>
              <w:left w:val="single" w:sz="4" w:space="0" w:color="auto"/>
              <w:bottom w:val="nil"/>
              <w:right w:val="nil"/>
            </w:tcBorders>
          </w:tcPr>
          <w:p w14:paraId="7F39B955" w14:textId="77777777" w:rsidR="006C765D" w:rsidRDefault="006C765D" w:rsidP="0099634F">
            <w:r>
              <w:t>Female</w:t>
            </w:r>
          </w:p>
        </w:tc>
        <w:tc>
          <w:tcPr>
            <w:tcW w:w="636" w:type="dxa"/>
            <w:tcBorders>
              <w:top w:val="nil"/>
              <w:left w:val="single" w:sz="4" w:space="0" w:color="auto"/>
              <w:bottom w:val="nil"/>
              <w:right w:val="nil"/>
            </w:tcBorders>
          </w:tcPr>
          <w:p w14:paraId="6487F899" w14:textId="77777777" w:rsidR="006C765D" w:rsidRDefault="006C765D" w:rsidP="0099634F"/>
        </w:tc>
        <w:tc>
          <w:tcPr>
            <w:tcW w:w="1710" w:type="dxa"/>
            <w:tcBorders>
              <w:top w:val="nil"/>
              <w:left w:val="nil"/>
              <w:bottom w:val="nil"/>
              <w:right w:val="single" w:sz="4" w:space="0" w:color="auto"/>
            </w:tcBorders>
          </w:tcPr>
          <w:p w14:paraId="4F58F633" w14:textId="38B8D3F4" w:rsidR="006C765D" w:rsidRDefault="006C765D" w:rsidP="0099634F">
            <w:r>
              <w:t>1.74</w:t>
            </w:r>
          </w:p>
        </w:tc>
        <w:tc>
          <w:tcPr>
            <w:tcW w:w="565" w:type="dxa"/>
            <w:tcBorders>
              <w:top w:val="nil"/>
              <w:left w:val="single" w:sz="4" w:space="0" w:color="auto"/>
              <w:bottom w:val="nil"/>
              <w:right w:val="nil"/>
            </w:tcBorders>
          </w:tcPr>
          <w:p w14:paraId="22E9DC98" w14:textId="77777777" w:rsidR="006C765D" w:rsidRDefault="006C765D" w:rsidP="0099634F"/>
        </w:tc>
        <w:tc>
          <w:tcPr>
            <w:tcW w:w="2246" w:type="dxa"/>
            <w:tcBorders>
              <w:top w:val="nil"/>
              <w:left w:val="nil"/>
              <w:bottom w:val="nil"/>
              <w:right w:val="single" w:sz="4" w:space="0" w:color="auto"/>
            </w:tcBorders>
          </w:tcPr>
          <w:p w14:paraId="00C07370" w14:textId="23DD04AA" w:rsidR="006C765D" w:rsidRDefault="006C765D" w:rsidP="0099634F">
            <w:r>
              <w:t>(1.43, 2.03)</w:t>
            </w:r>
          </w:p>
        </w:tc>
      </w:tr>
      <w:tr w:rsidR="006C765D" w14:paraId="71751089" w14:textId="77777777" w:rsidTr="006C765D">
        <w:trPr>
          <w:trHeight w:val="252"/>
        </w:trPr>
        <w:tc>
          <w:tcPr>
            <w:tcW w:w="2262" w:type="dxa"/>
            <w:tcBorders>
              <w:top w:val="nil"/>
              <w:left w:val="single" w:sz="4" w:space="0" w:color="auto"/>
              <w:bottom w:val="single" w:sz="4" w:space="0" w:color="auto"/>
              <w:right w:val="single" w:sz="4" w:space="0" w:color="auto"/>
            </w:tcBorders>
          </w:tcPr>
          <w:p w14:paraId="4C46EA0C" w14:textId="77777777" w:rsidR="006C765D" w:rsidRDefault="006C765D" w:rsidP="0099634F"/>
        </w:tc>
        <w:tc>
          <w:tcPr>
            <w:tcW w:w="1623" w:type="dxa"/>
            <w:tcBorders>
              <w:top w:val="nil"/>
              <w:left w:val="single" w:sz="4" w:space="0" w:color="auto"/>
              <w:bottom w:val="single" w:sz="4" w:space="0" w:color="auto"/>
              <w:right w:val="nil"/>
            </w:tcBorders>
          </w:tcPr>
          <w:p w14:paraId="578D9B29" w14:textId="77777777" w:rsidR="006C765D" w:rsidRDefault="006C765D" w:rsidP="0099634F"/>
        </w:tc>
        <w:tc>
          <w:tcPr>
            <w:tcW w:w="636" w:type="dxa"/>
            <w:tcBorders>
              <w:top w:val="nil"/>
              <w:left w:val="single" w:sz="4" w:space="0" w:color="auto"/>
              <w:bottom w:val="single" w:sz="4" w:space="0" w:color="auto"/>
              <w:right w:val="nil"/>
            </w:tcBorders>
          </w:tcPr>
          <w:p w14:paraId="6E8654B3" w14:textId="77777777" w:rsidR="006C765D" w:rsidRDefault="006C765D" w:rsidP="0099634F"/>
        </w:tc>
        <w:tc>
          <w:tcPr>
            <w:tcW w:w="1710" w:type="dxa"/>
            <w:tcBorders>
              <w:top w:val="nil"/>
              <w:left w:val="nil"/>
              <w:bottom w:val="single" w:sz="4" w:space="0" w:color="auto"/>
              <w:right w:val="single" w:sz="4" w:space="0" w:color="auto"/>
            </w:tcBorders>
          </w:tcPr>
          <w:p w14:paraId="326C4AF1" w14:textId="77777777" w:rsidR="006C765D" w:rsidRDefault="006C765D" w:rsidP="0099634F">
            <w:r>
              <w:tab/>
            </w:r>
            <w:r>
              <w:tab/>
            </w:r>
          </w:p>
        </w:tc>
        <w:tc>
          <w:tcPr>
            <w:tcW w:w="565" w:type="dxa"/>
            <w:tcBorders>
              <w:top w:val="nil"/>
              <w:left w:val="single" w:sz="4" w:space="0" w:color="auto"/>
              <w:bottom w:val="single" w:sz="4" w:space="0" w:color="auto"/>
              <w:right w:val="nil"/>
            </w:tcBorders>
          </w:tcPr>
          <w:p w14:paraId="7F83D963" w14:textId="77777777" w:rsidR="006C765D" w:rsidRDefault="006C765D" w:rsidP="0099634F"/>
        </w:tc>
        <w:tc>
          <w:tcPr>
            <w:tcW w:w="2246" w:type="dxa"/>
            <w:tcBorders>
              <w:top w:val="nil"/>
              <w:left w:val="nil"/>
              <w:bottom w:val="single" w:sz="4" w:space="0" w:color="auto"/>
              <w:right w:val="single" w:sz="4" w:space="0" w:color="auto"/>
            </w:tcBorders>
          </w:tcPr>
          <w:p w14:paraId="0037A301" w14:textId="77777777" w:rsidR="006C765D" w:rsidRDefault="006C765D" w:rsidP="0099634F"/>
        </w:tc>
      </w:tr>
    </w:tbl>
    <w:p w14:paraId="31D9BD87" w14:textId="77777777" w:rsidR="00246FA8" w:rsidRDefault="00246FA8" w:rsidP="00AA3D48"/>
    <w:p w14:paraId="5442E5BA" w14:textId="4C5905E5" w:rsidR="00630FB7" w:rsidRDefault="002F7010" w:rsidP="002F7010">
      <w:pPr>
        <w:jc w:val="center"/>
      </w:pPr>
      <w:r>
        <w:lastRenderedPageBreak/>
        <w:t>Chapter 4</w:t>
      </w:r>
    </w:p>
    <w:p w14:paraId="04F1D3DA" w14:textId="77777777" w:rsidR="002F7010" w:rsidRDefault="002F7010" w:rsidP="00AA3D48"/>
    <w:p w14:paraId="7AA47E34" w14:textId="3F806DC1" w:rsidR="003A44A4" w:rsidRDefault="003A44A4" w:rsidP="00AA3D48">
      <w:r>
        <w:t>Discussion:</w:t>
      </w:r>
    </w:p>
    <w:p w14:paraId="286B82AA" w14:textId="77777777" w:rsidR="003A44A4" w:rsidRDefault="003A44A4" w:rsidP="00AA3D48"/>
    <w:p w14:paraId="187C0EBE" w14:textId="440167A4" w:rsidR="00FD46C0" w:rsidRDefault="00187054" w:rsidP="007A65B6">
      <w:pPr>
        <w:spacing w:line="360" w:lineRule="auto"/>
        <w:jc w:val="both"/>
      </w:pPr>
      <w:r>
        <w:rPr>
          <w:rStyle w:val="CommentReference"/>
          <w:rFonts w:ascii="Arial" w:hAnsi="Arial" w:cs="Arial"/>
        </w:rPr>
        <w:commentReference w:id="486"/>
      </w:r>
      <w:r w:rsidR="00707A4B">
        <w:t>).</w:t>
      </w:r>
    </w:p>
    <w:p w14:paraId="591D45DE" w14:textId="71ED8083" w:rsidR="00FD46C0" w:rsidRDefault="00FD46C0" w:rsidP="007A65B6">
      <w:pPr>
        <w:spacing w:line="360" w:lineRule="auto"/>
        <w:jc w:val="both"/>
      </w:pPr>
      <w:r>
        <w:rPr>
          <w:rFonts w:eastAsia="Times New Roman"/>
        </w:rPr>
        <w:t xml:space="preserve">Studies of aging that compare young and old flies from the same population are looking at “chronological” aging, which can be affected by extended interactions with the biotic and abiotic factors in the environment. Populations that have evolved to age at different rates may allow us to separate biological aging from the effects of time and cumulative exposure. </w:t>
      </w:r>
      <w:r>
        <w:rPr>
          <w:rFonts w:eastAsia="Times New Roman"/>
          <w:highlight w:val="white"/>
        </w:rPr>
        <w:t xml:space="preserve">In this study, we examined the effects of chronological aging and biological aging on immune defense in </w:t>
      </w:r>
      <w:r>
        <w:rPr>
          <w:rFonts w:eastAsia="Times New Roman"/>
          <w:i/>
          <w:highlight w:val="white"/>
        </w:rPr>
        <w:t>Drosophila melanogaster</w:t>
      </w:r>
      <w:r>
        <w:rPr>
          <w:rFonts w:eastAsia="Times New Roman"/>
          <w:highlight w:val="white"/>
        </w:rPr>
        <w:t>.</w:t>
      </w:r>
      <w:r w:rsidR="009E33A5">
        <w:rPr>
          <w:rFonts w:eastAsia="Times New Roman"/>
        </w:rPr>
        <w:t xml:space="preserve"> </w:t>
      </w:r>
      <w:r w:rsidR="00550783">
        <w:rPr>
          <w:rFonts w:eastAsia="Times New Roman"/>
        </w:rPr>
        <w:t xml:space="preserve">When we study immune aging, it is very important to verify the changes that happen for the immune system is because of </w:t>
      </w:r>
      <w:r w:rsidR="009740DD">
        <w:rPr>
          <w:rFonts w:eastAsia="Times New Roman"/>
        </w:rPr>
        <w:t xml:space="preserve">accumulation of environmental effects and hazardous over time or it is because of aging. </w:t>
      </w:r>
      <w:r w:rsidR="006D69F7">
        <w:rPr>
          <w:rFonts w:eastAsia="Times New Roman"/>
        </w:rPr>
        <w:t xml:space="preserve">Then, in this study by </w:t>
      </w:r>
      <w:r w:rsidR="00500540">
        <w:rPr>
          <w:rFonts w:eastAsia="Times New Roman"/>
        </w:rPr>
        <w:t>monitoring the mortality rate of</w:t>
      </w:r>
      <w:r w:rsidR="006D69F7">
        <w:rPr>
          <w:rFonts w:eastAsia="Times New Roman"/>
        </w:rPr>
        <w:t xml:space="preserve"> ACO and CO populations</w:t>
      </w:r>
      <w:r w:rsidR="00F90B9B">
        <w:rPr>
          <w:rFonts w:eastAsia="Times New Roman"/>
        </w:rPr>
        <w:t xml:space="preserve"> at different ages</w:t>
      </w:r>
      <w:r w:rsidR="006D69F7">
        <w:rPr>
          <w:rFonts w:eastAsia="Times New Roman"/>
        </w:rPr>
        <w:t xml:space="preserve">, </w:t>
      </w:r>
      <w:r w:rsidR="00F90B9B">
        <w:rPr>
          <w:rFonts w:eastAsia="Times New Roman"/>
        </w:rPr>
        <w:t xml:space="preserve">we could find out the effect of both chronological </w:t>
      </w:r>
      <w:r w:rsidR="006D69F7">
        <w:rPr>
          <w:rFonts w:eastAsia="Times New Roman"/>
        </w:rPr>
        <w:t xml:space="preserve">and biological aging </w:t>
      </w:r>
      <w:r w:rsidR="00B774B1">
        <w:rPr>
          <w:rFonts w:eastAsia="Times New Roman"/>
        </w:rPr>
        <w:t>on innate immune</w:t>
      </w:r>
      <w:r w:rsidR="00C52688">
        <w:rPr>
          <w:rFonts w:eastAsia="Times New Roman"/>
        </w:rPr>
        <w:t xml:space="preserve">. As we observed </w:t>
      </w:r>
      <w:r w:rsidR="00611A59">
        <w:rPr>
          <w:rFonts w:eastAsia="Times New Roman"/>
        </w:rPr>
        <w:t xml:space="preserve">in this study CO populations have stronger immunity than ACO populations which means </w:t>
      </w:r>
      <w:r w:rsidR="0091605D">
        <w:rPr>
          <w:rFonts w:eastAsia="Times New Roman"/>
        </w:rPr>
        <w:t xml:space="preserve">long-lived individuals have better immune defense than short-lived flies </w:t>
      </w:r>
      <w:r w:rsidR="0091605D" w:rsidRPr="0091605D">
        <w:rPr>
          <w:rFonts w:eastAsia="Times New Roman"/>
          <w:color w:val="FF0000"/>
        </w:rPr>
        <w:t xml:space="preserve">(I need data analysis from Han to </w:t>
      </w:r>
      <w:r w:rsidR="0091605D">
        <w:rPr>
          <w:rFonts w:eastAsia="Times New Roman"/>
          <w:color w:val="FF0000"/>
        </w:rPr>
        <w:t xml:space="preserve">complete this part and </w:t>
      </w:r>
      <w:r w:rsidR="0091605D" w:rsidRPr="0091605D">
        <w:rPr>
          <w:rFonts w:eastAsia="Times New Roman"/>
          <w:color w:val="FF0000"/>
        </w:rPr>
        <w:t>make sure this is correct or not</w:t>
      </w:r>
      <w:r w:rsidR="0091605D">
        <w:rPr>
          <w:rFonts w:eastAsia="Times New Roman"/>
          <w:color w:val="FF0000"/>
        </w:rPr>
        <w:t>/ I just wrote it based on our expectation</w:t>
      </w:r>
      <w:r w:rsidR="0091605D" w:rsidRPr="0091605D">
        <w:rPr>
          <w:rFonts w:eastAsia="Times New Roman"/>
          <w:color w:val="FF0000"/>
        </w:rPr>
        <w:t>)</w:t>
      </w:r>
      <w:r w:rsidR="0091605D">
        <w:rPr>
          <w:rFonts w:eastAsia="Times New Roman"/>
        </w:rPr>
        <w:t>.</w:t>
      </w:r>
      <w:r w:rsidR="00B774B1">
        <w:rPr>
          <w:rFonts w:eastAsia="Times New Roman"/>
        </w:rPr>
        <w:t xml:space="preserve"> </w:t>
      </w:r>
      <w:r w:rsidR="0076203A">
        <w:rPr>
          <w:rFonts w:eastAsia="Times New Roman"/>
        </w:rPr>
        <w:t xml:space="preserve">As we used two different populations which evolved with different longevities, we can refer our results as effect of aging on innate immunity and we know immunity weakness </w:t>
      </w:r>
      <w:r w:rsidR="00977CE8">
        <w:rPr>
          <w:rFonts w:eastAsia="Times New Roman"/>
        </w:rPr>
        <w:t>in this study did</w:t>
      </w:r>
      <w:r w:rsidR="0076203A">
        <w:rPr>
          <w:rFonts w:eastAsia="Times New Roman"/>
        </w:rPr>
        <w:t xml:space="preserve"> not happen </w:t>
      </w:r>
      <w:r w:rsidR="00977CE8">
        <w:rPr>
          <w:rFonts w:eastAsia="Times New Roman"/>
        </w:rPr>
        <w:t xml:space="preserve">only </w:t>
      </w:r>
      <w:r w:rsidR="0076203A">
        <w:rPr>
          <w:rFonts w:eastAsia="Times New Roman"/>
        </w:rPr>
        <w:t>based on overwhelming of environmental effects during the time.</w:t>
      </w:r>
    </w:p>
    <w:p w14:paraId="5F77D529" w14:textId="39FD5513" w:rsidR="00201680" w:rsidRPr="00201680" w:rsidRDefault="00F46F37" w:rsidP="00012FC0">
      <w:pPr>
        <w:pStyle w:val="p1"/>
        <w:spacing w:line="360" w:lineRule="auto"/>
        <w:rPr>
          <w:rFonts w:ascii="Times New Roman" w:hAnsi="Times New Roman"/>
          <w:sz w:val="24"/>
          <w:szCs w:val="24"/>
        </w:rPr>
      </w:pPr>
      <w:commentRangeStart w:id="487"/>
      <w:del w:id="488" w:author="Shahrestani, Parvin" w:date="2020-03-23T12:11:00Z">
        <w:r w:rsidRPr="00A163D5" w:rsidDel="00284F56">
          <w:rPr>
            <w:rFonts w:ascii="Times New Roman" w:hAnsi="Times New Roman"/>
            <w:sz w:val="24"/>
            <w:szCs w:val="24"/>
          </w:rPr>
          <w:delText>In</w:delText>
        </w:r>
        <w:r w:rsidR="00466E7F" w:rsidRPr="00A163D5" w:rsidDel="00284F56">
          <w:rPr>
            <w:rFonts w:ascii="Times New Roman" w:hAnsi="Times New Roman"/>
            <w:sz w:val="24"/>
            <w:szCs w:val="24"/>
          </w:rPr>
          <w:delText xml:space="preserve"> this study </w:delText>
        </w:r>
        <w:r w:rsidR="00045D3B" w:rsidRPr="00A163D5" w:rsidDel="00284F56">
          <w:rPr>
            <w:rFonts w:ascii="Times New Roman" w:hAnsi="Times New Roman"/>
            <w:sz w:val="24"/>
            <w:szCs w:val="24"/>
          </w:rPr>
          <w:delText>four replicates of short-lived (ACO</w:delText>
        </w:r>
        <w:r w:rsidR="00B12CF1" w:rsidRPr="00A163D5" w:rsidDel="00284F56">
          <w:rPr>
            <w:rFonts w:ascii="Times New Roman" w:hAnsi="Times New Roman"/>
            <w:sz w:val="24"/>
            <w:szCs w:val="24"/>
            <w:vertAlign w:val="subscript"/>
          </w:rPr>
          <w:delText>1-4</w:delText>
        </w:r>
        <w:r w:rsidR="00045D3B" w:rsidRPr="00A163D5" w:rsidDel="00284F56">
          <w:rPr>
            <w:rFonts w:ascii="Times New Roman" w:hAnsi="Times New Roman"/>
            <w:sz w:val="24"/>
            <w:szCs w:val="24"/>
          </w:rPr>
          <w:delText>) and long-lived (CO</w:delText>
        </w:r>
        <w:r w:rsidR="00B12CF1" w:rsidRPr="00A163D5" w:rsidDel="00284F56">
          <w:rPr>
            <w:rFonts w:ascii="Times New Roman" w:hAnsi="Times New Roman"/>
            <w:sz w:val="24"/>
            <w:szCs w:val="24"/>
            <w:vertAlign w:val="subscript"/>
          </w:rPr>
          <w:delText>1-4</w:delText>
        </w:r>
        <w:r w:rsidR="00045D3B" w:rsidRPr="00A163D5" w:rsidDel="00284F56">
          <w:rPr>
            <w:rFonts w:ascii="Times New Roman" w:hAnsi="Times New Roman"/>
            <w:sz w:val="24"/>
            <w:szCs w:val="24"/>
          </w:rPr>
          <w:delText>) populations were used</w:delText>
        </w:r>
        <w:r w:rsidR="00C96FC6" w:rsidRPr="00A163D5" w:rsidDel="00284F56">
          <w:rPr>
            <w:rFonts w:ascii="Times New Roman" w:hAnsi="Times New Roman"/>
            <w:sz w:val="24"/>
            <w:szCs w:val="24"/>
          </w:rPr>
          <w:delText xml:space="preserve"> which helped us to </w:delText>
        </w:r>
        <w:r w:rsidR="00223911" w:rsidRPr="00A163D5" w:rsidDel="00284F56">
          <w:rPr>
            <w:rFonts w:ascii="Times New Roman" w:hAnsi="Times New Roman"/>
            <w:sz w:val="24"/>
            <w:szCs w:val="24"/>
          </w:rPr>
          <w:delText xml:space="preserve">analyze effect of aging on innate immunity </w:delText>
        </w:r>
        <w:r w:rsidR="008500D2" w:rsidRPr="00A163D5" w:rsidDel="00284F56">
          <w:rPr>
            <w:rFonts w:ascii="Times New Roman" w:hAnsi="Times New Roman"/>
            <w:sz w:val="24"/>
            <w:szCs w:val="24"/>
          </w:rPr>
          <w:delText>more accurate</w:delText>
        </w:r>
        <w:r w:rsidR="00045D3B" w:rsidRPr="00A163D5" w:rsidDel="00284F56">
          <w:rPr>
            <w:rFonts w:ascii="Times New Roman" w:hAnsi="Times New Roman"/>
            <w:sz w:val="24"/>
            <w:szCs w:val="24"/>
          </w:rPr>
          <w:delText>.</w:delText>
        </w:r>
        <w:r w:rsidR="000E562E" w:rsidRPr="00A163D5" w:rsidDel="00284F56">
          <w:rPr>
            <w:rFonts w:ascii="Times New Roman" w:hAnsi="Times New Roman"/>
            <w:sz w:val="24"/>
            <w:szCs w:val="24"/>
          </w:rPr>
          <w:delText xml:space="preserve"> </w:delText>
        </w:r>
        <w:r w:rsidR="00F539DB" w:rsidRPr="00A163D5" w:rsidDel="00284F56">
          <w:rPr>
            <w:rFonts w:ascii="Times New Roman" w:hAnsi="Times New Roman"/>
            <w:sz w:val="24"/>
            <w:szCs w:val="24"/>
          </w:rPr>
          <w:delText xml:space="preserve">In our study, we also tested the effect of chronological aging on innate immunity as well. </w:delText>
        </w:r>
      </w:del>
      <w:commentRangeEnd w:id="487"/>
      <w:r w:rsidR="00284F56" w:rsidRPr="00A163D5">
        <w:rPr>
          <w:rStyle w:val="CommentReference"/>
          <w:rFonts w:ascii="Times New Roman" w:hAnsi="Times New Roman"/>
          <w:sz w:val="24"/>
          <w:szCs w:val="24"/>
        </w:rPr>
        <w:commentReference w:id="487"/>
      </w:r>
      <w:commentRangeStart w:id="489"/>
      <w:r w:rsidR="00125DEC" w:rsidRPr="00A163D5">
        <w:rPr>
          <w:rFonts w:ascii="Times New Roman" w:hAnsi="Times New Roman"/>
          <w:sz w:val="24"/>
          <w:szCs w:val="24"/>
        </w:rPr>
        <w:t xml:space="preserve">Some studies </w:t>
      </w:r>
      <w:r w:rsidR="00C63F92" w:rsidRPr="00A163D5">
        <w:rPr>
          <w:rFonts w:ascii="Times New Roman" w:hAnsi="Times New Roman"/>
          <w:sz w:val="24"/>
          <w:szCs w:val="24"/>
        </w:rPr>
        <w:t>show</w:t>
      </w:r>
      <w:r w:rsidR="00E32738" w:rsidRPr="00A163D5">
        <w:rPr>
          <w:rFonts w:ascii="Times New Roman" w:hAnsi="Times New Roman"/>
          <w:sz w:val="24"/>
          <w:szCs w:val="24"/>
        </w:rPr>
        <w:t xml:space="preserve"> improvement </w:t>
      </w:r>
      <w:r w:rsidR="00C63F92" w:rsidRPr="00A163D5">
        <w:rPr>
          <w:rFonts w:ascii="Times New Roman" w:hAnsi="Times New Roman"/>
          <w:sz w:val="24"/>
          <w:szCs w:val="24"/>
        </w:rPr>
        <w:t xml:space="preserve">of innate immunity </w:t>
      </w:r>
      <w:r w:rsidR="00E32738" w:rsidRPr="00A163D5">
        <w:rPr>
          <w:rFonts w:ascii="Times New Roman" w:hAnsi="Times New Roman"/>
          <w:sz w:val="24"/>
          <w:szCs w:val="24"/>
        </w:rPr>
        <w:t>by a</w:t>
      </w:r>
      <w:r w:rsidR="00C63F92" w:rsidRPr="00A163D5">
        <w:rPr>
          <w:rFonts w:ascii="Times New Roman" w:hAnsi="Times New Roman"/>
          <w:sz w:val="24"/>
          <w:szCs w:val="24"/>
        </w:rPr>
        <w:t xml:space="preserve">ging while some others display weakness of immune defense by aging. </w:t>
      </w:r>
      <w:commentRangeEnd w:id="489"/>
      <w:r w:rsidR="000A1D2B" w:rsidRPr="00A163D5">
        <w:rPr>
          <w:rStyle w:val="CommentReference"/>
          <w:rFonts w:ascii="Times New Roman" w:hAnsi="Times New Roman"/>
          <w:sz w:val="24"/>
          <w:szCs w:val="24"/>
        </w:rPr>
        <w:commentReference w:id="489"/>
      </w:r>
      <w:r w:rsidR="00C04119" w:rsidRPr="00A163D5">
        <w:rPr>
          <w:rFonts w:ascii="Times New Roman" w:hAnsi="Times New Roman"/>
          <w:sz w:val="24"/>
          <w:szCs w:val="24"/>
        </w:rPr>
        <w:t xml:space="preserve"> Deteriorating</w:t>
      </w:r>
      <w:r w:rsidR="00C04119" w:rsidRPr="00C04119">
        <w:rPr>
          <w:rFonts w:ascii="Times New Roman" w:hAnsi="Times New Roman"/>
          <w:sz w:val="24"/>
          <w:szCs w:val="24"/>
        </w:rPr>
        <w:t xml:space="preserve"> </w:t>
      </w:r>
      <w:r w:rsidR="00C04119" w:rsidRPr="00A163D5">
        <w:rPr>
          <w:rFonts w:ascii="Times New Roman" w:hAnsi="Times New Roman"/>
          <w:sz w:val="24"/>
          <w:szCs w:val="24"/>
        </w:rPr>
        <w:t>processes</w:t>
      </w:r>
      <w:r w:rsidR="00C04119" w:rsidRPr="00C04119">
        <w:rPr>
          <w:rFonts w:ascii="Times New Roman" w:hAnsi="Times New Roman"/>
          <w:sz w:val="24"/>
          <w:szCs w:val="24"/>
        </w:rPr>
        <w:t xml:space="preserve"> that accompany aging</w:t>
      </w:r>
      <w:r w:rsidR="00C04119" w:rsidRPr="00A163D5">
        <w:rPr>
          <w:rFonts w:ascii="Times New Roman" w:hAnsi="Times New Roman"/>
          <w:sz w:val="24"/>
          <w:szCs w:val="24"/>
        </w:rPr>
        <w:t xml:space="preserve"> highly effect on the Drosophila immune system</w:t>
      </w:r>
      <w:r w:rsidR="00C04119" w:rsidRPr="00C04119">
        <w:rPr>
          <w:rFonts w:ascii="Times New Roman" w:hAnsi="Times New Roman"/>
          <w:sz w:val="24"/>
          <w:szCs w:val="24"/>
        </w:rPr>
        <w:t xml:space="preserve">. </w:t>
      </w:r>
      <w:r w:rsidR="00F441BF" w:rsidRPr="00A163D5">
        <w:rPr>
          <w:rFonts w:ascii="Times New Roman" w:hAnsi="Times New Roman"/>
          <w:sz w:val="24"/>
          <w:szCs w:val="24"/>
        </w:rPr>
        <w:t>Some of these processes that contribute to the functional senescence</w:t>
      </w:r>
      <w:r w:rsidR="00540BDB" w:rsidRPr="00A163D5">
        <w:rPr>
          <w:rFonts w:ascii="Times New Roman" w:hAnsi="Times New Roman"/>
          <w:sz w:val="24"/>
          <w:szCs w:val="24"/>
        </w:rPr>
        <w:t xml:space="preserve"> are includes chronic inflammation, steady</w:t>
      </w:r>
      <w:r w:rsidR="00540BDB" w:rsidRPr="00C04119">
        <w:rPr>
          <w:rFonts w:ascii="Times New Roman" w:hAnsi="Times New Roman"/>
          <w:sz w:val="24"/>
          <w:szCs w:val="24"/>
        </w:rPr>
        <w:t xml:space="preserve"> </w:t>
      </w:r>
      <w:r w:rsidR="00540BDB" w:rsidRPr="00A163D5">
        <w:rPr>
          <w:rFonts w:ascii="Times New Roman" w:hAnsi="Times New Roman"/>
          <w:sz w:val="24"/>
          <w:szCs w:val="24"/>
        </w:rPr>
        <w:t>weakening</w:t>
      </w:r>
      <w:r w:rsidR="00540BDB" w:rsidRPr="00C04119">
        <w:rPr>
          <w:rFonts w:ascii="Times New Roman" w:hAnsi="Times New Roman"/>
          <w:sz w:val="24"/>
          <w:szCs w:val="24"/>
        </w:rPr>
        <w:t xml:space="preserve"> of protective epithelial barriers</w:t>
      </w:r>
      <w:r w:rsidR="00540BDB" w:rsidRPr="00A163D5">
        <w:rPr>
          <w:rFonts w:ascii="Times New Roman" w:hAnsi="Times New Roman"/>
          <w:sz w:val="24"/>
          <w:szCs w:val="24"/>
        </w:rPr>
        <w:t xml:space="preserve">, and a </w:t>
      </w:r>
      <w:r w:rsidR="00540BDB" w:rsidRPr="00C04119">
        <w:rPr>
          <w:rFonts w:ascii="Times New Roman" w:hAnsi="Times New Roman"/>
          <w:sz w:val="24"/>
          <w:szCs w:val="24"/>
        </w:rPr>
        <w:t>loss of cellular immunity</w:t>
      </w:r>
      <w:r w:rsidR="00540BDB" w:rsidRPr="00A163D5">
        <w:rPr>
          <w:rFonts w:ascii="Times New Roman" w:hAnsi="Times New Roman"/>
          <w:sz w:val="24"/>
          <w:szCs w:val="24"/>
        </w:rPr>
        <w:t xml:space="preserve"> which increased pathogen susceptibility of aging flies</w:t>
      </w:r>
      <w:r w:rsidR="00CC1BC7" w:rsidRPr="00A163D5">
        <w:rPr>
          <w:rFonts w:ascii="Times New Roman" w:hAnsi="Times New Roman"/>
          <w:sz w:val="24"/>
          <w:szCs w:val="24"/>
        </w:rPr>
        <w:t xml:space="preserve"> (</w:t>
      </w:r>
      <w:r w:rsidR="00CC1BC7" w:rsidRPr="00A163D5">
        <w:rPr>
          <w:rFonts w:ascii="Times New Roman" w:eastAsia="Times New Roman" w:hAnsi="Times New Roman"/>
          <w:color w:val="222222"/>
          <w:sz w:val="24"/>
          <w:szCs w:val="24"/>
          <w:shd w:val="clear" w:color="auto" w:fill="FFFFFF"/>
        </w:rPr>
        <w:t>Müller et al.</w:t>
      </w:r>
      <w:r w:rsidR="00292343" w:rsidRPr="00A163D5">
        <w:rPr>
          <w:rFonts w:ascii="Times New Roman" w:eastAsia="Times New Roman" w:hAnsi="Times New Roman"/>
          <w:color w:val="222222"/>
          <w:sz w:val="24"/>
          <w:szCs w:val="24"/>
          <w:shd w:val="clear" w:color="auto" w:fill="FFFFFF"/>
        </w:rPr>
        <w:t>, 2013;</w:t>
      </w:r>
      <w:r w:rsidR="00CC1BC7" w:rsidRPr="00A163D5">
        <w:rPr>
          <w:rFonts w:ascii="Times New Roman" w:eastAsia="Times New Roman" w:hAnsi="Times New Roman"/>
          <w:color w:val="222222"/>
          <w:sz w:val="24"/>
          <w:szCs w:val="24"/>
          <w:shd w:val="clear" w:color="auto" w:fill="FFFFFF"/>
        </w:rPr>
        <w:t xml:space="preserve"> </w:t>
      </w:r>
      <w:proofErr w:type="spellStart"/>
      <w:r w:rsidR="00D1130A" w:rsidRPr="00A163D5">
        <w:rPr>
          <w:rFonts w:ascii="Times New Roman" w:eastAsia="Times New Roman" w:hAnsi="Times New Roman"/>
          <w:color w:val="222222"/>
          <w:sz w:val="24"/>
          <w:szCs w:val="24"/>
          <w:shd w:val="clear" w:color="auto" w:fill="FFFFFF"/>
        </w:rPr>
        <w:t>Eleftherianos</w:t>
      </w:r>
      <w:proofErr w:type="spellEnd"/>
      <w:r w:rsidR="00D1130A" w:rsidRPr="00A163D5">
        <w:rPr>
          <w:rFonts w:ascii="Times New Roman" w:eastAsia="Times New Roman" w:hAnsi="Times New Roman"/>
          <w:color w:val="222222"/>
          <w:sz w:val="24"/>
          <w:szCs w:val="24"/>
          <w:shd w:val="clear" w:color="auto" w:fill="FFFFFF"/>
        </w:rPr>
        <w:t xml:space="preserve"> &amp; Castillo</w:t>
      </w:r>
      <w:r w:rsidR="00292343" w:rsidRPr="00A163D5">
        <w:rPr>
          <w:rFonts w:ascii="Times New Roman" w:eastAsia="Times New Roman" w:hAnsi="Times New Roman"/>
          <w:color w:val="222222"/>
          <w:sz w:val="24"/>
          <w:szCs w:val="24"/>
          <w:shd w:val="clear" w:color="auto" w:fill="FFFFFF"/>
        </w:rPr>
        <w:t>,</w:t>
      </w:r>
      <w:r w:rsidR="00D1130A" w:rsidRPr="00A163D5">
        <w:rPr>
          <w:rFonts w:ascii="Times New Roman" w:hAnsi="Times New Roman"/>
          <w:sz w:val="24"/>
          <w:szCs w:val="24"/>
        </w:rPr>
        <w:t xml:space="preserve"> 2012)</w:t>
      </w:r>
      <w:r w:rsidR="00F512DC" w:rsidRPr="00A163D5">
        <w:rPr>
          <w:rFonts w:ascii="Times New Roman" w:hAnsi="Times New Roman"/>
          <w:sz w:val="24"/>
          <w:szCs w:val="24"/>
        </w:rPr>
        <w:t>.</w:t>
      </w:r>
      <w:r w:rsidR="00712F06" w:rsidRPr="00A163D5">
        <w:rPr>
          <w:rFonts w:ascii="Times New Roman" w:hAnsi="Times New Roman"/>
          <w:sz w:val="24"/>
          <w:szCs w:val="24"/>
        </w:rPr>
        <w:t xml:space="preserve"> Another study on immune aging described that fungal infection susceptibility increase in </w:t>
      </w:r>
      <w:r w:rsidR="00F512DC" w:rsidRPr="00A163D5">
        <w:rPr>
          <w:rFonts w:ascii="Times New Roman" w:hAnsi="Times New Roman"/>
          <w:sz w:val="24"/>
          <w:szCs w:val="24"/>
        </w:rPr>
        <w:t>flies of both sexes</w:t>
      </w:r>
      <w:r w:rsidR="00712F06" w:rsidRPr="00A163D5">
        <w:rPr>
          <w:rFonts w:ascii="Times New Roman" w:hAnsi="Times New Roman"/>
          <w:sz w:val="24"/>
          <w:szCs w:val="24"/>
        </w:rPr>
        <w:t xml:space="preserve"> as they age. In male flies this happens because of </w:t>
      </w:r>
      <w:r w:rsidR="00712F06" w:rsidRPr="00F512DC">
        <w:rPr>
          <w:rFonts w:ascii="Times New Roman" w:hAnsi="Times New Roman"/>
          <w:sz w:val="24"/>
          <w:szCs w:val="24"/>
        </w:rPr>
        <w:t xml:space="preserve">barrier </w:t>
      </w:r>
      <w:proofErr w:type="spellStart"/>
      <w:r w:rsidR="00712F06" w:rsidRPr="00F512DC">
        <w:rPr>
          <w:rFonts w:ascii="Times New Roman" w:hAnsi="Times New Roman"/>
          <w:sz w:val="24"/>
          <w:szCs w:val="24"/>
        </w:rPr>
        <w:t>defences</w:t>
      </w:r>
      <w:proofErr w:type="spellEnd"/>
      <w:r w:rsidR="00712F06" w:rsidRPr="00A163D5">
        <w:rPr>
          <w:rFonts w:ascii="Times New Roman" w:hAnsi="Times New Roman"/>
          <w:sz w:val="24"/>
          <w:szCs w:val="24"/>
        </w:rPr>
        <w:t>’ deterioration while the systemic immune senescence is</w:t>
      </w:r>
      <w:r w:rsidR="00F512DC" w:rsidRPr="00F512DC">
        <w:rPr>
          <w:rFonts w:ascii="Times New Roman" w:hAnsi="Times New Roman"/>
          <w:sz w:val="24"/>
          <w:szCs w:val="24"/>
        </w:rPr>
        <w:t xml:space="preserve"> </w:t>
      </w:r>
      <w:r w:rsidR="002F0D6F" w:rsidRPr="00A163D5">
        <w:rPr>
          <w:rFonts w:ascii="Times New Roman" w:hAnsi="Times New Roman"/>
          <w:sz w:val="24"/>
          <w:szCs w:val="24"/>
        </w:rPr>
        <w:t>chiefly</w:t>
      </w:r>
      <w:r w:rsidR="002F0D6F" w:rsidRPr="00F512DC">
        <w:rPr>
          <w:rFonts w:ascii="Times New Roman" w:hAnsi="Times New Roman"/>
          <w:sz w:val="24"/>
          <w:szCs w:val="24"/>
        </w:rPr>
        <w:t xml:space="preserve"> responsible</w:t>
      </w:r>
      <w:r w:rsidR="002F0D6F" w:rsidRPr="00A163D5">
        <w:rPr>
          <w:rFonts w:ascii="Times New Roman" w:hAnsi="Times New Roman"/>
          <w:sz w:val="24"/>
          <w:szCs w:val="24"/>
        </w:rPr>
        <w:t xml:space="preserve"> </w:t>
      </w:r>
      <w:r w:rsidR="00222235">
        <w:rPr>
          <w:rFonts w:ascii="Times New Roman" w:hAnsi="Times New Roman"/>
          <w:sz w:val="24"/>
          <w:szCs w:val="24"/>
        </w:rPr>
        <w:t>for female</w:t>
      </w:r>
      <w:r w:rsidR="00F512DC" w:rsidRPr="00F512DC">
        <w:rPr>
          <w:rFonts w:ascii="Times New Roman" w:hAnsi="Times New Roman"/>
          <w:sz w:val="24"/>
          <w:szCs w:val="24"/>
        </w:rPr>
        <w:t xml:space="preserve"> </w:t>
      </w:r>
      <w:r w:rsidR="002F0D6F" w:rsidRPr="00A163D5">
        <w:rPr>
          <w:rFonts w:ascii="Times New Roman" w:hAnsi="Times New Roman"/>
          <w:sz w:val="24"/>
          <w:szCs w:val="24"/>
        </w:rPr>
        <w:t xml:space="preserve">flies </w:t>
      </w:r>
      <w:r w:rsidR="00D45228" w:rsidRPr="00A163D5">
        <w:rPr>
          <w:rFonts w:ascii="Times New Roman" w:hAnsi="Times New Roman"/>
          <w:sz w:val="24"/>
          <w:szCs w:val="24"/>
        </w:rPr>
        <w:t>(</w:t>
      </w:r>
      <w:r w:rsidR="00D45228" w:rsidRPr="00A163D5">
        <w:rPr>
          <w:rFonts w:ascii="Times New Roman" w:eastAsia="Times New Roman" w:hAnsi="Times New Roman"/>
          <w:color w:val="222222"/>
          <w:sz w:val="24"/>
          <w:szCs w:val="24"/>
          <w:shd w:val="clear" w:color="auto" w:fill="FFFFFF"/>
        </w:rPr>
        <w:t>Kubiak &amp; Tinsley</w:t>
      </w:r>
      <w:r w:rsidR="00D45228" w:rsidRPr="00A163D5">
        <w:rPr>
          <w:rFonts w:ascii="Times New Roman" w:hAnsi="Times New Roman"/>
          <w:sz w:val="24"/>
          <w:szCs w:val="24"/>
        </w:rPr>
        <w:t>, 2017).</w:t>
      </w:r>
      <w:r w:rsidR="0018229E">
        <w:rPr>
          <w:rFonts w:ascii="Times New Roman" w:hAnsi="Times New Roman"/>
          <w:sz w:val="24"/>
          <w:szCs w:val="24"/>
        </w:rPr>
        <w:t xml:space="preserve"> </w:t>
      </w:r>
      <w:r w:rsidR="007D3623">
        <w:rPr>
          <w:rFonts w:ascii="Times New Roman" w:hAnsi="Times New Roman"/>
          <w:sz w:val="24"/>
          <w:szCs w:val="24"/>
        </w:rPr>
        <w:t xml:space="preserve">There are some other studies that believe improvement of immunity by aging. One of these studies </w:t>
      </w:r>
      <w:r w:rsidR="0025509A">
        <w:rPr>
          <w:rFonts w:ascii="Times New Roman" w:hAnsi="Times New Roman"/>
          <w:sz w:val="24"/>
          <w:szCs w:val="24"/>
        </w:rPr>
        <w:t xml:space="preserve">described that </w:t>
      </w:r>
      <w:r w:rsidR="00E64E77" w:rsidRPr="0018229E">
        <w:rPr>
          <w:rFonts w:ascii="Times New Roman" w:hAnsi="Times New Roman"/>
          <w:sz w:val="24"/>
          <w:szCs w:val="24"/>
        </w:rPr>
        <w:t xml:space="preserve">the gut specific provocation of </w:t>
      </w:r>
      <w:proofErr w:type="spellStart"/>
      <w:r w:rsidR="00E64E77" w:rsidRPr="0018229E">
        <w:rPr>
          <w:rFonts w:ascii="Times New Roman" w:hAnsi="Times New Roman"/>
          <w:sz w:val="24"/>
          <w:szCs w:val="24"/>
        </w:rPr>
        <w:t>Dro</w:t>
      </w:r>
      <w:r w:rsidR="00E64E77">
        <w:rPr>
          <w:rFonts w:ascii="Times New Roman" w:hAnsi="Times New Roman"/>
          <w:sz w:val="24"/>
          <w:szCs w:val="24"/>
        </w:rPr>
        <w:t>socin</w:t>
      </w:r>
      <w:proofErr w:type="spellEnd"/>
      <w:r w:rsidR="00E64E77" w:rsidRPr="0018229E">
        <w:rPr>
          <w:rFonts w:ascii="Times New Roman" w:hAnsi="Times New Roman"/>
          <w:sz w:val="24"/>
          <w:szCs w:val="24"/>
        </w:rPr>
        <w:t xml:space="preserve"> and</w:t>
      </w:r>
      <w:r w:rsidR="00E64E77">
        <w:rPr>
          <w:rFonts w:ascii="Times New Roman" w:hAnsi="Times New Roman"/>
          <w:sz w:val="24"/>
          <w:szCs w:val="24"/>
        </w:rPr>
        <w:t xml:space="preserve"> </w:t>
      </w:r>
      <w:proofErr w:type="spellStart"/>
      <w:r w:rsidR="00E64E77" w:rsidRPr="0018229E">
        <w:rPr>
          <w:rFonts w:ascii="Times New Roman" w:hAnsi="Times New Roman"/>
          <w:sz w:val="24"/>
          <w:szCs w:val="24"/>
        </w:rPr>
        <w:t>Cec</w:t>
      </w:r>
      <w:r w:rsidR="00E64E77">
        <w:rPr>
          <w:rFonts w:ascii="Times New Roman" w:hAnsi="Times New Roman"/>
          <w:sz w:val="24"/>
          <w:szCs w:val="24"/>
        </w:rPr>
        <w:t>ropin</w:t>
      </w:r>
      <w:proofErr w:type="spellEnd"/>
      <w:r w:rsidR="00E64E77">
        <w:rPr>
          <w:rFonts w:ascii="Times New Roman" w:hAnsi="Times New Roman"/>
          <w:sz w:val="24"/>
          <w:szCs w:val="24"/>
        </w:rPr>
        <w:t xml:space="preserve"> </w:t>
      </w:r>
      <w:r w:rsidR="00E64E77" w:rsidRPr="0018229E">
        <w:rPr>
          <w:rFonts w:ascii="Times New Roman" w:hAnsi="Times New Roman"/>
          <w:sz w:val="24"/>
          <w:szCs w:val="24"/>
        </w:rPr>
        <w:t xml:space="preserve">A1 is necessary to notably extend lifetime of </w:t>
      </w:r>
      <w:r w:rsidR="00E64E77">
        <w:rPr>
          <w:rFonts w:ascii="Times New Roman" w:hAnsi="Times New Roman"/>
          <w:sz w:val="24"/>
          <w:szCs w:val="24"/>
        </w:rPr>
        <w:t>adult flies</w:t>
      </w:r>
      <w:r w:rsidR="0018229E">
        <w:rPr>
          <w:rFonts w:ascii="Times New Roman" w:hAnsi="Times New Roman"/>
          <w:sz w:val="24"/>
          <w:szCs w:val="24"/>
        </w:rPr>
        <w:t xml:space="preserve">. </w:t>
      </w:r>
      <w:r w:rsidR="00A16CD5" w:rsidRPr="00A16CD5">
        <w:rPr>
          <w:sz w:val="15"/>
          <w:szCs w:val="15"/>
        </w:rPr>
        <w:t> </w:t>
      </w:r>
      <w:r w:rsidR="00A16CD5">
        <w:rPr>
          <w:rFonts w:ascii="Times New Roman" w:hAnsi="Times New Roman"/>
          <w:sz w:val="24"/>
          <w:szCs w:val="24"/>
        </w:rPr>
        <w:t>D</w:t>
      </w:r>
      <w:r w:rsidR="00A16CD5" w:rsidRPr="00A16CD5">
        <w:rPr>
          <w:rFonts w:ascii="Times New Roman" w:hAnsi="Times New Roman"/>
          <w:sz w:val="24"/>
          <w:szCs w:val="24"/>
        </w:rPr>
        <w:t xml:space="preserve">ecrease </w:t>
      </w:r>
      <w:r w:rsidR="00A16CD5">
        <w:rPr>
          <w:rFonts w:ascii="Times New Roman" w:hAnsi="Times New Roman"/>
          <w:sz w:val="24"/>
          <w:szCs w:val="24"/>
        </w:rPr>
        <w:t xml:space="preserve">of bacterial challenges upon </w:t>
      </w:r>
      <w:r w:rsidR="00A16CD5" w:rsidRPr="00A16CD5">
        <w:rPr>
          <w:rFonts w:ascii="Times New Roman" w:hAnsi="Times New Roman"/>
          <w:sz w:val="24"/>
          <w:szCs w:val="24"/>
        </w:rPr>
        <w:t>expression</w:t>
      </w:r>
      <w:r w:rsidR="00A16CD5">
        <w:rPr>
          <w:rFonts w:ascii="Times New Roman" w:hAnsi="Times New Roman"/>
          <w:sz w:val="24"/>
          <w:szCs w:val="24"/>
        </w:rPr>
        <w:t xml:space="preserve"> of </w:t>
      </w:r>
      <w:proofErr w:type="spellStart"/>
      <w:r w:rsidR="00A16CD5" w:rsidRPr="00A16CD5">
        <w:rPr>
          <w:rFonts w:ascii="Times New Roman" w:hAnsi="Times New Roman"/>
          <w:i/>
          <w:sz w:val="24"/>
          <w:szCs w:val="24"/>
        </w:rPr>
        <w:t>Dro</w:t>
      </w:r>
      <w:proofErr w:type="spellEnd"/>
      <w:r w:rsidR="00A16CD5" w:rsidRPr="00A16CD5">
        <w:rPr>
          <w:rFonts w:ascii="Times New Roman" w:hAnsi="Times New Roman"/>
          <w:sz w:val="24"/>
          <w:szCs w:val="24"/>
        </w:rPr>
        <w:t xml:space="preserve"> is responsible for</w:t>
      </w:r>
      <w:r w:rsidR="00A16CD5">
        <w:rPr>
          <w:rFonts w:ascii="Times New Roman" w:hAnsi="Times New Roman"/>
          <w:sz w:val="24"/>
          <w:szCs w:val="24"/>
        </w:rPr>
        <w:t xml:space="preserve"> intestinal barrier improvement </w:t>
      </w:r>
      <w:r w:rsidR="00201680" w:rsidRPr="00201680">
        <w:rPr>
          <w:rFonts w:ascii="Times New Roman" w:hAnsi="Times New Roman"/>
          <w:sz w:val="24"/>
          <w:szCs w:val="24"/>
        </w:rPr>
        <w:t xml:space="preserve">which </w:t>
      </w:r>
      <w:r w:rsidR="00201680">
        <w:rPr>
          <w:rFonts w:ascii="Times New Roman" w:hAnsi="Times New Roman"/>
          <w:sz w:val="24"/>
          <w:szCs w:val="24"/>
        </w:rPr>
        <w:t>postpone</w:t>
      </w:r>
      <w:r w:rsidR="00201680" w:rsidRPr="00201680">
        <w:rPr>
          <w:rFonts w:ascii="Times New Roman" w:hAnsi="Times New Roman"/>
          <w:sz w:val="24"/>
          <w:szCs w:val="24"/>
        </w:rPr>
        <w:t xml:space="preserve"> intestinal and organismal</w:t>
      </w:r>
      <w:r w:rsidR="00201680">
        <w:rPr>
          <w:rFonts w:ascii="Times New Roman" w:hAnsi="Times New Roman"/>
          <w:sz w:val="24"/>
          <w:szCs w:val="24"/>
        </w:rPr>
        <w:t xml:space="preserve"> </w:t>
      </w:r>
      <w:r w:rsidR="00201680" w:rsidRPr="00201680">
        <w:rPr>
          <w:rFonts w:ascii="Times New Roman" w:hAnsi="Times New Roman"/>
          <w:sz w:val="24"/>
          <w:szCs w:val="24"/>
        </w:rPr>
        <w:t>ageing and lastly</w:t>
      </w:r>
      <w:r w:rsidR="00201680">
        <w:rPr>
          <w:rFonts w:ascii="Times New Roman" w:hAnsi="Times New Roman"/>
          <w:sz w:val="24"/>
          <w:szCs w:val="24"/>
        </w:rPr>
        <w:t xml:space="preserve"> cause</w:t>
      </w:r>
      <w:r w:rsidR="00201680" w:rsidRPr="00201680">
        <w:rPr>
          <w:rFonts w:ascii="Times New Roman" w:hAnsi="Times New Roman"/>
          <w:sz w:val="24"/>
          <w:szCs w:val="24"/>
        </w:rPr>
        <w:t xml:space="preserve"> longer lifespan of flies</w:t>
      </w:r>
      <w:r w:rsidR="00012FC0">
        <w:rPr>
          <w:rFonts w:ascii="Times New Roman" w:hAnsi="Times New Roman"/>
          <w:sz w:val="24"/>
          <w:szCs w:val="24"/>
        </w:rPr>
        <w:t xml:space="preserve"> (Loch et al., 2017)</w:t>
      </w:r>
      <w:r w:rsidR="00201680">
        <w:rPr>
          <w:rFonts w:ascii="Times New Roman" w:hAnsi="Times New Roman"/>
          <w:sz w:val="24"/>
          <w:szCs w:val="24"/>
        </w:rPr>
        <w:t>.</w:t>
      </w:r>
    </w:p>
    <w:p w14:paraId="06B95981" w14:textId="6A4E4E43" w:rsidR="000A1D2B" w:rsidRDefault="000A1D2B" w:rsidP="007A65B6">
      <w:pPr>
        <w:spacing w:line="360" w:lineRule="auto"/>
        <w:jc w:val="both"/>
        <w:rPr>
          <w:ins w:id="490" w:author="Shahrestani, Parvin" w:date="2020-03-23T15:47:00Z"/>
        </w:rPr>
      </w:pPr>
    </w:p>
    <w:p w14:paraId="74DA13B3" w14:textId="3FFEF1C6" w:rsidR="0033482C" w:rsidRPr="00AA1965" w:rsidRDefault="005A4869" w:rsidP="00B60A21">
      <w:pPr>
        <w:pStyle w:val="p1"/>
        <w:spacing w:line="360" w:lineRule="auto"/>
        <w:rPr>
          <w:rFonts w:ascii="Times New Roman" w:hAnsi="Times New Roman"/>
          <w:sz w:val="24"/>
          <w:szCs w:val="24"/>
        </w:rPr>
      </w:pPr>
      <w:commentRangeStart w:id="491"/>
      <w:del w:id="492" w:author="Shahrestani, Parvin" w:date="2020-03-23T15:48:00Z">
        <w:r w:rsidRPr="00305221" w:rsidDel="000A1D2B">
          <w:rPr>
            <w:rFonts w:ascii="Times New Roman" w:hAnsi="Times New Roman"/>
            <w:sz w:val="24"/>
            <w:szCs w:val="24"/>
          </w:rPr>
          <w:delText>Fabian</w:delText>
        </w:r>
        <w:commentRangeEnd w:id="491"/>
        <w:r w:rsidR="000A1D2B" w:rsidRPr="00305221" w:rsidDel="000A1D2B">
          <w:rPr>
            <w:rStyle w:val="CommentReference"/>
            <w:rFonts w:ascii="Times New Roman" w:hAnsi="Times New Roman"/>
            <w:sz w:val="24"/>
            <w:szCs w:val="24"/>
          </w:rPr>
          <w:commentReference w:id="491"/>
        </w:r>
        <w:r w:rsidRPr="00305221" w:rsidDel="000A1D2B">
          <w:rPr>
            <w:rFonts w:ascii="Times New Roman" w:hAnsi="Times New Roman"/>
            <w:sz w:val="24"/>
            <w:szCs w:val="24"/>
          </w:rPr>
          <w:delText xml:space="preserve"> study explain</w:delText>
        </w:r>
        <w:r w:rsidR="00B14E9F" w:rsidRPr="00305221" w:rsidDel="000A1D2B">
          <w:rPr>
            <w:rFonts w:ascii="Times New Roman" w:hAnsi="Times New Roman"/>
            <w:sz w:val="24"/>
            <w:szCs w:val="24"/>
          </w:rPr>
          <w:delText>s</w:delText>
        </w:r>
        <w:r w:rsidRPr="00305221" w:rsidDel="000A1D2B">
          <w:rPr>
            <w:rFonts w:ascii="Times New Roman" w:hAnsi="Times New Roman"/>
            <w:sz w:val="24"/>
            <w:szCs w:val="24"/>
          </w:rPr>
          <w:delText xml:space="preserve"> that</w:delText>
        </w:r>
      </w:del>
      <w:ins w:id="493" w:author="Shahrestani, Parvin" w:date="2020-03-23T15:48:00Z">
        <w:r w:rsidR="000A1D2B" w:rsidRPr="00305221">
          <w:rPr>
            <w:rFonts w:ascii="Times New Roman" w:hAnsi="Times New Roman"/>
            <w:sz w:val="24"/>
            <w:szCs w:val="24"/>
          </w:rPr>
          <w:t>L</w:t>
        </w:r>
      </w:ins>
      <w:commentRangeStart w:id="494"/>
      <w:del w:id="495" w:author="Shahrestani, Parvin" w:date="2020-03-23T15:48:00Z">
        <w:r w:rsidRPr="00305221" w:rsidDel="000A1D2B">
          <w:rPr>
            <w:rFonts w:ascii="Times New Roman" w:hAnsi="Times New Roman"/>
            <w:sz w:val="24"/>
            <w:szCs w:val="24"/>
          </w:rPr>
          <w:delText xml:space="preserve"> l</w:delText>
        </w:r>
      </w:del>
      <w:r w:rsidRPr="00305221">
        <w:rPr>
          <w:rFonts w:ascii="Times New Roman" w:hAnsi="Times New Roman"/>
          <w:sz w:val="24"/>
          <w:szCs w:val="24"/>
        </w:rPr>
        <w:t xml:space="preserve">ong-lived flies have </w:t>
      </w:r>
      <w:r w:rsidR="00363D06" w:rsidRPr="00305221">
        <w:rPr>
          <w:rFonts w:ascii="Times New Roman" w:hAnsi="Times New Roman"/>
          <w:sz w:val="24"/>
          <w:szCs w:val="24"/>
        </w:rPr>
        <w:t xml:space="preserve">better immunity upon infection (Fabian et.al 2018). </w:t>
      </w:r>
      <w:commentRangeEnd w:id="494"/>
      <w:r w:rsidR="000A1D2B" w:rsidRPr="00305221">
        <w:rPr>
          <w:rStyle w:val="CommentReference"/>
          <w:rFonts w:ascii="Times New Roman" w:hAnsi="Times New Roman"/>
          <w:sz w:val="24"/>
          <w:szCs w:val="24"/>
        </w:rPr>
        <w:commentReference w:id="494"/>
      </w:r>
      <w:r w:rsidR="00D3036D" w:rsidRPr="00305221">
        <w:rPr>
          <w:rFonts w:ascii="Times New Roman" w:hAnsi="Times New Roman"/>
          <w:sz w:val="24"/>
          <w:szCs w:val="24"/>
        </w:rPr>
        <w:t xml:space="preserve"> </w:t>
      </w:r>
      <w:r w:rsidR="00505781" w:rsidRPr="00305221">
        <w:rPr>
          <w:rFonts w:ascii="Times New Roman" w:hAnsi="Times New Roman"/>
          <w:sz w:val="24"/>
          <w:szCs w:val="24"/>
        </w:rPr>
        <w:t>In Fabian</w:t>
      </w:r>
      <w:r w:rsidR="004024FD">
        <w:rPr>
          <w:rFonts w:ascii="Times New Roman" w:hAnsi="Times New Roman"/>
          <w:sz w:val="24"/>
          <w:szCs w:val="24"/>
        </w:rPr>
        <w:t xml:space="preserve"> et al., (2018</w:t>
      </w:r>
      <w:proofErr w:type="gramStart"/>
      <w:r w:rsidR="004024FD">
        <w:rPr>
          <w:rFonts w:ascii="Times New Roman" w:hAnsi="Times New Roman"/>
          <w:sz w:val="24"/>
          <w:szCs w:val="24"/>
        </w:rPr>
        <w:t>)</w:t>
      </w:r>
      <w:r w:rsidR="00505781" w:rsidRPr="00305221">
        <w:rPr>
          <w:rFonts w:ascii="Times New Roman" w:hAnsi="Times New Roman"/>
          <w:sz w:val="24"/>
          <w:szCs w:val="24"/>
        </w:rPr>
        <w:t xml:space="preserve"> </w:t>
      </w:r>
      <w:r w:rsidR="0033482C" w:rsidRPr="00305221">
        <w:rPr>
          <w:rFonts w:ascii="Times New Roman" w:hAnsi="Times New Roman"/>
          <w:sz w:val="24"/>
          <w:szCs w:val="24"/>
        </w:rPr>
        <w:t>,</w:t>
      </w:r>
      <w:proofErr w:type="gramEnd"/>
      <w:r w:rsidR="0033482C" w:rsidRPr="00305221">
        <w:rPr>
          <w:rFonts w:ascii="Times New Roman" w:hAnsi="Times New Roman"/>
          <w:sz w:val="24"/>
          <w:szCs w:val="24"/>
        </w:rPr>
        <w:t xml:space="preserve"> they used </w:t>
      </w:r>
      <w:r w:rsidR="00E45C4C" w:rsidRPr="00305221">
        <w:rPr>
          <w:rFonts w:ascii="Times New Roman" w:hAnsi="Times New Roman"/>
          <w:sz w:val="24"/>
          <w:szCs w:val="24"/>
        </w:rPr>
        <w:t xml:space="preserve">4 long-lived </w:t>
      </w:r>
      <w:r w:rsidR="0033482C" w:rsidRPr="00305221">
        <w:rPr>
          <w:rFonts w:ascii="Times New Roman" w:eastAsia="Calibri" w:hAnsi="Times New Roman"/>
          <w:color w:val="000000"/>
          <w:sz w:val="24"/>
          <w:szCs w:val="24"/>
        </w:rPr>
        <w:t xml:space="preserve">selection lines (La, </w:t>
      </w:r>
      <w:proofErr w:type="spellStart"/>
      <w:r w:rsidR="0033482C" w:rsidRPr="00305221">
        <w:rPr>
          <w:rFonts w:ascii="Times New Roman" w:eastAsia="Calibri" w:hAnsi="Times New Roman"/>
          <w:color w:val="000000"/>
          <w:sz w:val="24"/>
          <w:szCs w:val="24"/>
        </w:rPr>
        <w:t>Lb</w:t>
      </w:r>
      <w:proofErr w:type="spellEnd"/>
      <w:r w:rsidR="0033482C" w:rsidRPr="00305221">
        <w:rPr>
          <w:rFonts w:ascii="Times New Roman" w:eastAsia="Calibri" w:hAnsi="Times New Roman"/>
          <w:color w:val="000000"/>
          <w:sz w:val="24"/>
          <w:szCs w:val="24"/>
        </w:rPr>
        <w:t xml:space="preserve">, 2La, 2Lb) and 2 unselected control lines (Ra, </w:t>
      </w:r>
      <w:proofErr w:type="spellStart"/>
      <w:r w:rsidR="0033482C" w:rsidRPr="00305221">
        <w:rPr>
          <w:rFonts w:ascii="Times New Roman" w:eastAsia="Calibri" w:hAnsi="Times New Roman"/>
          <w:color w:val="000000"/>
          <w:sz w:val="24"/>
          <w:szCs w:val="24"/>
        </w:rPr>
        <w:t>Rb</w:t>
      </w:r>
      <w:proofErr w:type="spellEnd"/>
      <w:r w:rsidR="0033482C" w:rsidRPr="00305221">
        <w:rPr>
          <w:rFonts w:ascii="Times New Roman" w:eastAsia="Calibri" w:hAnsi="Times New Roman"/>
          <w:color w:val="000000"/>
          <w:sz w:val="24"/>
          <w:szCs w:val="24"/>
        </w:rPr>
        <w:t>)</w:t>
      </w:r>
      <w:r w:rsidR="00E45C4C" w:rsidRPr="00305221">
        <w:rPr>
          <w:rFonts w:ascii="Times New Roman" w:eastAsia="Calibri" w:hAnsi="Times New Roman"/>
          <w:color w:val="000000"/>
          <w:sz w:val="24"/>
          <w:szCs w:val="24"/>
        </w:rPr>
        <w:t xml:space="preserve">. These populations were taken from </w:t>
      </w:r>
      <w:r w:rsidR="0033482C" w:rsidRPr="00305221">
        <w:rPr>
          <w:rFonts w:ascii="Times New Roman" w:eastAsia="Calibri" w:hAnsi="Times New Roman"/>
          <w:color w:val="000000"/>
          <w:sz w:val="24"/>
          <w:szCs w:val="24"/>
        </w:rPr>
        <w:t xml:space="preserve">an outbred base population </w:t>
      </w:r>
      <w:r w:rsidR="00E45C4C" w:rsidRPr="00305221">
        <w:rPr>
          <w:rFonts w:ascii="Times New Roman" w:eastAsia="Calibri" w:hAnsi="Times New Roman"/>
          <w:color w:val="000000"/>
          <w:sz w:val="24"/>
          <w:szCs w:val="24"/>
        </w:rPr>
        <w:t xml:space="preserve">which </w:t>
      </w:r>
      <w:r w:rsidR="0033482C" w:rsidRPr="00305221">
        <w:rPr>
          <w:rFonts w:ascii="Times New Roman" w:eastAsia="Calibri" w:hAnsi="Times New Roman"/>
          <w:color w:val="000000"/>
          <w:sz w:val="24"/>
          <w:szCs w:val="24"/>
        </w:rPr>
        <w:t>was founded in 1979 from ~50 flies caught in a peach orchard in Michigan</w:t>
      </w:r>
      <w:r w:rsidR="00E45C4C" w:rsidRPr="00305221">
        <w:rPr>
          <w:rFonts w:ascii="Times New Roman" w:eastAsia="Calibri" w:hAnsi="Times New Roman"/>
          <w:color w:val="000000"/>
          <w:sz w:val="24"/>
          <w:szCs w:val="24"/>
        </w:rPr>
        <w:t>. The</w:t>
      </w:r>
      <w:r w:rsidR="0033482C" w:rsidRPr="00305221">
        <w:rPr>
          <w:rFonts w:ascii="Times New Roman" w:eastAsia="Calibri" w:hAnsi="Times New Roman"/>
          <w:color w:val="000000"/>
          <w:sz w:val="24"/>
          <w:szCs w:val="24"/>
        </w:rPr>
        <w:t xml:space="preserve"> base population was then </w:t>
      </w:r>
      <w:r w:rsidR="00E45C4C" w:rsidRPr="00305221">
        <w:rPr>
          <w:rFonts w:ascii="Times New Roman" w:eastAsia="Calibri" w:hAnsi="Times New Roman"/>
          <w:color w:val="000000"/>
          <w:sz w:val="24"/>
          <w:szCs w:val="24"/>
        </w:rPr>
        <w:t>expanded</w:t>
      </w:r>
      <w:r w:rsidR="0033482C" w:rsidRPr="00305221">
        <w:rPr>
          <w:rFonts w:ascii="Times New Roman" w:eastAsia="Calibri" w:hAnsi="Times New Roman"/>
          <w:color w:val="000000"/>
          <w:sz w:val="24"/>
          <w:szCs w:val="24"/>
        </w:rPr>
        <w:t xml:space="preserve">, </w:t>
      </w:r>
      <w:r w:rsidR="00E45C4C" w:rsidRPr="00305221">
        <w:rPr>
          <w:rFonts w:ascii="Times New Roman" w:eastAsia="Calibri" w:hAnsi="Times New Roman"/>
          <w:color w:val="000000"/>
          <w:sz w:val="24"/>
          <w:szCs w:val="24"/>
        </w:rPr>
        <w:t>divided</w:t>
      </w:r>
      <w:r w:rsidR="0033482C" w:rsidRPr="00305221">
        <w:rPr>
          <w:rFonts w:ascii="Times New Roman" w:eastAsia="Calibri" w:hAnsi="Times New Roman"/>
          <w:color w:val="000000"/>
          <w:sz w:val="24"/>
          <w:szCs w:val="24"/>
        </w:rPr>
        <w:t xml:space="preserve"> into replicate lines, and selection was </w:t>
      </w:r>
      <w:r w:rsidR="00E45C4C" w:rsidRPr="00305221">
        <w:rPr>
          <w:rFonts w:ascii="Times New Roman" w:eastAsia="Calibri" w:hAnsi="Times New Roman"/>
          <w:color w:val="000000"/>
          <w:sz w:val="24"/>
          <w:szCs w:val="24"/>
        </w:rPr>
        <w:t>originated</w:t>
      </w:r>
      <w:r w:rsidR="0033482C" w:rsidRPr="00305221">
        <w:rPr>
          <w:rFonts w:ascii="Times New Roman" w:eastAsia="Calibri" w:hAnsi="Times New Roman"/>
          <w:color w:val="000000"/>
          <w:sz w:val="24"/>
          <w:szCs w:val="24"/>
        </w:rPr>
        <w:t xml:space="preserve"> in 1981.</w:t>
      </w:r>
      <w:r w:rsidR="00E45C4C" w:rsidRPr="00305221">
        <w:rPr>
          <w:rFonts w:ascii="Times New Roman" w:eastAsia="Calibri" w:hAnsi="Times New Roman"/>
          <w:color w:val="000000"/>
          <w:sz w:val="24"/>
          <w:szCs w:val="24"/>
        </w:rPr>
        <w:t xml:space="preserve"> </w:t>
      </w:r>
      <w:r w:rsidR="00305221" w:rsidRPr="00305221">
        <w:rPr>
          <w:rFonts w:ascii="Times New Roman" w:hAnsi="Times New Roman"/>
          <w:sz w:val="24"/>
          <w:szCs w:val="24"/>
        </w:rPr>
        <w:t>To examine whether selected and control flies vary in recognized</w:t>
      </w:r>
      <w:r w:rsidR="00305221">
        <w:rPr>
          <w:rFonts w:ascii="Times New Roman" w:hAnsi="Times New Roman"/>
          <w:sz w:val="24"/>
          <w:szCs w:val="24"/>
        </w:rPr>
        <w:t xml:space="preserve"> </w:t>
      </w:r>
      <w:r w:rsidR="00305221" w:rsidRPr="00305221">
        <w:rPr>
          <w:rFonts w:ascii="Times New Roman" w:hAnsi="Times New Roman"/>
          <w:sz w:val="24"/>
          <w:szCs w:val="24"/>
        </w:rPr>
        <w:t>immune function</w:t>
      </w:r>
      <w:r w:rsidR="00305221">
        <w:rPr>
          <w:rFonts w:ascii="Times New Roman" w:hAnsi="Times New Roman"/>
          <w:sz w:val="24"/>
          <w:szCs w:val="24"/>
        </w:rPr>
        <w:t>,</w:t>
      </w:r>
      <w:r w:rsidR="00305221" w:rsidRPr="00305221">
        <w:rPr>
          <w:rFonts w:ascii="Times New Roman" w:hAnsi="Times New Roman"/>
          <w:sz w:val="24"/>
          <w:szCs w:val="24"/>
        </w:rPr>
        <w:t xml:space="preserve"> they </w:t>
      </w:r>
      <w:r w:rsidR="00305221">
        <w:rPr>
          <w:rFonts w:ascii="Times New Roman" w:hAnsi="Times New Roman"/>
          <w:sz w:val="24"/>
          <w:szCs w:val="24"/>
        </w:rPr>
        <w:t xml:space="preserve">infected their populations </w:t>
      </w:r>
      <w:r w:rsidR="00305221" w:rsidRPr="00305221">
        <w:rPr>
          <w:rFonts w:ascii="Times New Roman" w:hAnsi="Times New Roman"/>
          <w:sz w:val="24"/>
          <w:szCs w:val="24"/>
        </w:rPr>
        <w:t>with four different pathogens</w:t>
      </w:r>
      <w:r w:rsidR="00305221">
        <w:rPr>
          <w:rFonts w:ascii="Times New Roman" w:hAnsi="Times New Roman"/>
          <w:sz w:val="24"/>
          <w:szCs w:val="24"/>
        </w:rPr>
        <w:t xml:space="preserve"> and measured</w:t>
      </w:r>
      <w:r w:rsidR="00305221" w:rsidRPr="00305221">
        <w:rPr>
          <w:rFonts w:ascii="Times New Roman" w:hAnsi="Times New Roman"/>
          <w:sz w:val="24"/>
          <w:szCs w:val="24"/>
        </w:rPr>
        <w:t xml:space="preserve"> the</w:t>
      </w:r>
      <w:r w:rsidR="00305221">
        <w:rPr>
          <w:rFonts w:ascii="Times New Roman" w:hAnsi="Times New Roman"/>
          <w:sz w:val="24"/>
          <w:szCs w:val="24"/>
        </w:rPr>
        <w:t>ir</w:t>
      </w:r>
      <w:r w:rsidR="00305221" w:rsidRPr="00305221">
        <w:rPr>
          <w:rFonts w:ascii="Times New Roman" w:hAnsi="Times New Roman"/>
          <w:sz w:val="24"/>
          <w:szCs w:val="24"/>
        </w:rPr>
        <w:t xml:space="preserve"> survival percent after infection.</w:t>
      </w:r>
      <w:r w:rsidR="00AA1965">
        <w:rPr>
          <w:rFonts w:ascii="Times New Roman" w:hAnsi="Times New Roman"/>
          <w:sz w:val="24"/>
          <w:szCs w:val="24"/>
        </w:rPr>
        <w:t xml:space="preserve"> Then, they found out long-lived flies have better survival upon infection. This </w:t>
      </w:r>
      <w:r w:rsidR="00E45C4C" w:rsidRPr="00AA1965">
        <w:rPr>
          <w:rFonts w:ascii="Times New Roman" w:hAnsi="Times New Roman"/>
          <w:sz w:val="24"/>
          <w:szCs w:val="24"/>
        </w:rPr>
        <w:t xml:space="preserve">study supports Fabian </w:t>
      </w:r>
      <w:r w:rsidR="004024FD">
        <w:rPr>
          <w:rFonts w:ascii="Times New Roman" w:hAnsi="Times New Roman"/>
          <w:sz w:val="24"/>
          <w:szCs w:val="24"/>
        </w:rPr>
        <w:t>et al., (2018)</w:t>
      </w:r>
      <w:r w:rsidR="00E45C4C" w:rsidRPr="00AA1965">
        <w:rPr>
          <w:rFonts w:ascii="Times New Roman" w:hAnsi="Times New Roman"/>
          <w:sz w:val="24"/>
          <w:szCs w:val="24"/>
        </w:rPr>
        <w:t xml:space="preserve"> but we used different populations of </w:t>
      </w:r>
      <w:r w:rsidR="00E45C4C" w:rsidRPr="00AA1965">
        <w:rPr>
          <w:rFonts w:ascii="Times New Roman" w:hAnsi="Times New Roman"/>
          <w:i/>
          <w:sz w:val="24"/>
          <w:szCs w:val="24"/>
        </w:rPr>
        <w:t>Drosophila</w:t>
      </w:r>
      <w:r w:rsidR="00E45C4C" w:rsidRPr="00AA1965">
        <w:rPr>
          <w:rFonts w:ascii="Times New Roman" w:hAnsi="Times New Roman"/>
          <w:sz w:val="24"/>
          <w:szCs w:val="24"/>
        </w:rPr>
        <w:t xml:space="preserve">. </w:t>
      </w:r>
      <w:r w:rsidR="00F16CAE">
        <w:rPr>
          <w:rFonts w:ascii="Times New Roman" w:eastAsia="Calibri" w:hAnsi="Times New Roman"/>
          <w:color w:val="000000"/>
          <w:sz w:val="24"/>
          <w:szCs w:val="24"/>
        </w:rPr>
        <w:t xml:space="preserve">We used five replicates of ACO and five replicates of CO populations which helped </w:t>
      </w:r>
      <w:r w:rsidR="00AC7853">
        <w:rPr>
          <w:rFonts w:ascii="Times New Roman" w:eastAsia="Calibri" w:hAnsi="Times New Roman"/>
          <w:color w:val="000000"/>
          <w:sz w:val="24"/>
          <w:szCs w:val="24"/>
        </w:rPr>
        <w:t xml:space="preserve">us to examine effect of aging on innate immunity more accurate than Fabian </w:t>
      </w:r>
      <w:r w:rsidR="004024FD">
        <w:rPr>
          <w:rFonts w:ascii="Times New Roman" w:eastAsia="Calibri" w:hAnsi="Times New Roman"/>
          <w:color w:val="000000"/>
          <w:sz w:val="24"/>
          <w:szCs w:val="24"/>
        </w:rPr>
        <w:t xml:space="preserve">et al., (2018) </w:t>
      </w:r>
      <w:r w:rsidR="00AC7853">
        <w:rPr>
          <w:rFonts w:ascii="Times New Roman" w:eastAsia="Calibri" w:hAnsi="Times New Roman"/>
          <w:color w:val="000000"/>
          <w:sz w:val="24"/>
          <w:szCs w:val="24"/>
        </w:rPr>
        <w:t>which only used 4 long-lived and 2 control populations.</w:t>
      </w:r>
      <w:r w:rsidR="00671056">
        <w:rPr>
          <w:rFonts w:ascii="Times New Roman" w:eastAsia="Calibri" w:hAnsi="Times New Roman"/>
          <w:color w:val="000000"/>
          <w:sz w:val="24"/>
          <w:szCs w:val="24"/>
        </w:rPr>
        <w:t xml:space="preserve"> Moreover, our study is focused on fungal infection </w:t>
      </w:r>
      <w:r w:rsidR="00B60A21">
        <w:rPr>
          <w:rFonts w:ascii="Times New Roman" w:eastAsia="Calibri" w:hAnsi="Times New Roman"/>
          <w:color w:val="000000"/>
          <w:sz w:val="24"/>
          <w:szCs w:val="24"/>
        </w:rPr>
        <w:t xml:space="preserve">and we used specific methods for our fungal spray which is different than Fabian </w:t>
      </w:r>
      <w:r w:rsidR="00B60A21">
        <w:rPr>
          <w:rFonts w:ascii="Times New Roman" w:hAnsi="Times New Roman"/>
          <w:sz w:val="24"/>
          <w:szCs w:val="24"/>
        </w:rPr>
        <w:t>et al., (2018).</w:t>
      </w:r>
    </w:p>
    <w:p w14:paraId="7F9B48A9" w14:textId="6DC8C544" w:rsidR="009631B0" w:rsidRDefault="00B60A21" w:rsidP="00D8379E">
      <w:pPr>
        <w:spacing w:line="360" w:lineRule="auto"/>
        <w:jc w:val="both"/>
        <w:rPr>
          <w:ins w:id="496" w:author="Shahrestani, Parvin" w:date="2020-03-23T15:52:00Z"/>
          <w:rFonts w:eastAsia="Times New Roman"/>
        </w:rPr>
      </w:pPr>
      <w:r>
        <w:t xml:space="preserve"> </w:t>
      </w:r>
      <w:r>
        <w:tab/>
      </w:r>
      <w:r w:rsidR="002338B2">
        <w:t>In this study,</w:t>
      </w:r>
      <w:r w:rsidR="007C60A6">
        <w:t xml:space="preserve"> </w:t>
      </w:r>
      <w:proofErr w:type="spellStart"/>
      <w:r w:rsidR="00363D06" w:rsidRPr="005637A3">
        <w:rPr>
          <w:i/>
        </w:rPr>
        <w:t>B.bassiana</w:t>
      </w:r>
      <w:proofErr w:type="spellEnd"/>
      <w:r w:rsidR="005637A3">
        <w:t xml:space="preserve"> strain,</w:t>
      </w:r>
      <w:r w:rsidR="00363D06">
        <w:t xml:space="preserve"> </w:t>
      </w:r>
      <w:r w:rsidR="00363D06" w:rsidRPr="00312DF4">
        <w:t>ARSEF 12460</w:t>
      </w:r>
      <w:r w:rsidR="005637A3">
        <w:t>,</w:t>
      </w:r>
      <w:r w:rsidR="00363D06">
        <w:t xml:space="preserve"> </w:t>
      </w:r>
      <w:r w:rsidR="00C907DE">
        <w:t xml:space="preserve">was used </w:t>
      </w:r>
      <w:r w:rsidR="00363D06">
        <w:t>to infe</w:t>
      </w:r>
      <w:r w:rsidR="00C907DE">
        <w:t>cted ACO and CO populations</w:t>
      </w:r>
      <w:r w:rsidR="00373790">
        <w:t xml:space="preserve"> while some other studies focused on bacterial infection and bacterial clearance ability in </w:t>
      </w:r>
      <w:r w:rsidR="00373790" w:rsidRPr="005F0C76">
        <w:rPr>
          <w:i/>
        </w:rPr>
        <w:t>Dr</w:t>
      </w:r>
      <w:r w:rsidR="005F0C76" w:rsidRPr="005F0C76">
        <w:rPr>
          <w:i/>
        </w:rPr>
        <w:t>osophila</w:t>
      </w:r>
      <w:r w:rsidR="005F0C76">
        <w:rPr>
          <w:i/>
        </w:rPr>
        <w:t xml:space="preserve"> </w:t>
      </w:r>
      <w:r w:rsidR="005F0C76">
        <w:t>(Fabian et.al 2018)</w:t>
      </w:r>
      <w:r w:rsidR="00C907DE">
        <w:t xml:space="preserve">. </w:t>
      </w:r>
      <w:commentRangeStart w:id="497"/>
      <w:del w:id="498" w:author="Shahrestani, Parvin" w:date="2020-03-23T15:49:00Z">
        <w:r w:rsidR="007C60A6" w:rsidDel="000A1D2B">
          <w:rPr>
            <w:rFonts w:eastAsia="Times New Roman"/>
          </w:rPr>
          <w:delText xml:space="preserve">Evolutionary theory predicts that when the first age of reproduction is delayed in a population, the population should evolve to age later and live longer, as has been experimentally supported </w:delText>
        </w:r>
        <w:r w:rsidR="007C60A6" w:rsidRPr="0056596E" w:rsidDel="000A1D2B">
          <w:rPr>
            <w:rFonts w:eastAsia="Times New Roman"/>
          </w:rPr>
          <w:delText>(Rose 1984).</w:delText>
        </w:r>
        <w:r w:rsidR="009D6DC4" w:rsidDel="000A1D2B">
          <w:rPr>
            <w:rFonts w:eastAsia="Times New Roman"/>
          </w:rPr>
          <w:delText xml:space="preserve"> Moreover, the evolutionary theory for late life predicts that populations with later last ages of reproduction should have a later onset of the mortality plateau, which is also experimentally supported (</w:delText>
        </w:r>
        <w:r w:rsidR="009D6DC4" w:rsidRPr="0056596E" w:rsidDel="000A1D2B">
          <w:rPr>
            <w:rFonts w:eastAsia="Times New Roman"/>
          </w:rPr>
          <w:delText>Rose and Mueller 2000</w:delText>
        </w:r>
        <w:r w:rsidR="009D6DC4" w:rsidDel="000A1D2B">
          <w:rPr>
            <w:rFonts w:eastAsia="Times New Roman"/>
          </w:rPr>
          <w:delText>) (LD. Mueller and MR. Rose 1996).</w:delText>
        </w:r>
        <w:r w:rsidR="007C60A6" w:rsidDel="000A1D2B">
          <w:rPr>
            <w:rFonts w:eastAsia="Times New Roman"/>
          </w:rPr>
          <w:delText xml:space="preserve"> </w:delText>
        </w:r>
        <w:commentRangeEnd w:id="497"/>
        <w:r w:rsidR="000A1D2B" w:rsidDel="000A1D2B">
          <w:rPr>
            <w:rStyle w:val="CommentReference"/>
            <w:rFonts w:ascii="Arial" w:hAnsi="Arial" w:cs="Arial"/>
          </w:rPr>
          <w:commentReference w:id="497"/>
        </w:r>
        <w:r w:rsidR="005F6619" w:rsidDel="000A1D2B">
          <w:rPr>
            <w:rFonts w:eastAsia="Times New Roman"/>
          </w:rPr>
          <w:delText xml:space="preserve">We used </w:delText>
        </w:r>
        <w:r w:rsidR="00510F36" w:rsidDel="000A1D2B">
          <w:rPr>
            <w:rFonts w:eastAsia="Times New Roman"/>
          </w:rPr>
          <w:delText xml:space="preserve">ACO and CO populations with different </w:delText>
        </w:r>
        <w:r w:rsidR="000C6DD4" w:rsidDel="000A1D2B">
          <w:rPr>
            <w:rFonts w:eastAsia="Times New Roman"/>
          </w:rPr>
          <w:delText xml:space="preserve">first age of reproduction and their </w:delText>
        </w:r>
        <w:r w:rsidR="00510F36" w:rsidDel="000A1D2B">
          <w:rPr>
            <w:rFonts w:eastAsia="Times New Roman"/>
          </w:rPr>
          <w:delText>generation cycles</w:delText>
        </w:r>
        <w:r w:rsidR="000C6DD4" w:rsidDel="000A1D2B">
          <w:rPr>
            <w:rFonts w:eastAsia="Times New Roman"/>
          </w:rPr>
          <w:delText xml:space="preserve"> are</w:delText>
        </w:r>
        <w:r w:rsidR="00510F36" w:rsidDel="000A1D2B">
          <w:rPr>
            <w:rFonts w:eastAsia="Times New Roman"/>
          </w:rPr>
          <w:delText xml:space="preserve"> </w:delText>
        </w:r>
        <w:r w:rsidR="005F6619" w:rsidDel="000A1D2B">
          <w:rPr>
            <w:rFonts w:eastAsia="Times New Roman"/>
          </w:rPr>
          <w:delText>10 and 28 days respectively</w:delText>
        </w:r>
        <w:r w:rsidR="00EF2245" w:rsidDel="000A1D2B">
          <w:rPr>
            <w:rFonts w:eastAsia="Times New Roman"/>
          </w:rPr>
          <w:delText xml:space="preserve">. </w:delText>
        </w:r>
        <w:r w:rsidR="00871F0B" w:rsidDel="000A1D2B">
          <w:rPr>
            <w:rFonts w:eastAsia="Times New Roman"/>
          </w:rPr>
          <w:delText>W</w:delText>
        </w:r>
        <w:r w:rsidR="00EF2245" w:rsidDel="000A1D2B">
          <w:rPr>
            <w:rFonts w:eastAsia="Times New Roman"/>
          </w:rPr>
          <w:delText xml:space="preserve">e collected eggs from both populations at </w:delText>
        </w:r>
        <w:r w:rsidR="005254C4" w:rsidDel="000A1D2B">
          <w:rPr>
            <w:rFonts w:eastAsia="Times New Roman"/>
          </w:rPr>
          <w:delText>same time (</w:delText>
        </w:r>
        <w:r w:rsidR="00FB42EE" w:rsidDel="000A1D2B">
          <w:rPr>
            <w:rFonts w:eastAsia="Times New Roman"/>
          </w:rPr>
          <w:delText xml:space="preserve">14 days) and 14 days after that infected both with </w:delText>
        </w:r>
        <w:r w:rsidR="00FB42EE" w:rsidRPr="005637A3" w:rsidDel="000A1D2B">
          <w:rPr>
            <w:i/>
          </w:rPr>
          <w:delText>B.bassiana</w:delText>
        </w:r>
        <w:r w:rsidR="00FB42EE" w:rsidDel="000A1D2B">
          <w:delText xml:space="preserve"> strain, </w:delText>
        </w:r>
        <w:r w:rsidR="00FB42EE" w:rsidRPr="00312DF4" w:rsidDel="000A1D2B">
          <w:delText>ARSEF 12460</w:delText>
        </w:r>
        <w:r w:rsidR="005F6619" w:rsidDel="000A1D2B">
          <w:rPr>
            <w:rFonts w:eastAsia="Times New Roman"/>
          </w:rPr>
          <w:delText xml:space="preserve"> and </w:delText>
        </w:r>
      </w:del>
      <w:ins w:id="499" w:author="Shahrestani, Parvin" w:date="2020-03-23T15:51:00Z">
        <w:r w:rsidR="009631B0">
          <w:rPr>
            <w:rFonts w:eastAsia="Times New Roman"/>
          </w:rPr>
          <w:t xml:space="preserve">As expected from the evolutionary theories of aging and late life, our mortality results show that among control flies, the </w:t>
        </w:r>
      </w:ins>
      <w:del w:id="500" w:author="Shahrestani, Parvin" w:date="2020-03-23T15:51:00Z">
        <w:r w:rsidR="005F6619" w:rsidDel="009631B0">
          <w:rPr>
            <w:rFonts w:eastAsia="Times New Roman"/>
          </w:rPr>
          <w:delText>results of mortality demonstrate</w:delText>
        </w:r>
        <w:r w:rsidR="00FB42EE" w:rsidDel="009631B0">
          <w:rPr>
            <w:rFonts w:eastAsia="Times New Roman"/>
          </w:rPr>
          <w:delText xml:space="preserve">s in both </w:delText>
        </w:r>
        <w:r w:rsidR="006175C9" w:rsidDel="009631B0">
          <w:rPr>
            <w:rFonts w:eastAsia="Times New Roman"/>
          </w:rPr>
          <w:delText xml:space="preserve">infected and un-infected </w:delText>
        </w:r>
        <w:r w:rsidR="000C6DD4" w:rsidDel="009631B0">
          <w:rPr>
            <w:rFonts w:eastAsia="Times New Roman"/>
          </w:rPr>
          <w:delText>flies,</w:delText>
        </w:r>
        <w:r w:rsidR="006175C9" w:rsidDel="009631B0">
          <w:rPr>
            <w:rFonts w:eastAsia="Times New Roman"/>
          </w:rPr>
          <w:delText xml:space="preserve"> </w:delText>
        </w:r>
      </w:del>
      <w:r w:rsidR="006175C9">
        <w:rPr>
          <w:rFonts w:eastAsia="Times New Roman"/>
        </w:rPr>
        <w:t xml:space="preserve">ACO </w:t>
      </w:r>
      <w:del w:id="501" w:author="Shahrestani, Parvin" w:date="2020-03-23T15:51:00Z">
        <w:r w:rsidR="006175C9" w:rsidDel="009631B0">
          <w:rPr>
            <w:rFonts w:eastAsia="Times New Roman"/>
          </w:rPr>
          <w:delText>flie</w:delText>
        </w:r>
        <w:r w:rsidR="000C6DD4" w:rsidDel="009631B0">
          <w:rPr>
            <w:rFonts w:eastAsia="Times New Roman"/>
          </w:rPr>
          <w:delText xml:space="preserve">s </w:delText>
        </w:r>
      </w:del>
      <w:r w:rsidR="000C6DD4">
        <w:rPr>
          <w:rFonts w:eastAsia="Times New Roman"/>
        </w:rPr>
        <w:t xml:space="preserve">die faster than </w:t>
      </w:r>
      <w:ins w:id="502" w:author="Shahrestani, Parvin" w:date="2020-03-23T15:51:00Z">
        <w:r w:rsidR="009631B0">
          <w:rPr>
            <w:rFonts w:eastAsia="Times New Roman"/>
          </w:rPr>
          <w:t xml:space="preserve">the </w:t>
        </w:r>
      </w:ins>
      <w:r w:rsidR="000C6DD4">
        <w:rPr>
          <w:rFonts w:eastAsia="Times New Roman"/>
        </w:rPr>
        <w:t>CO</w:t>
      </w:r>
      <w:ins w:id="503" w:author="Shahrestani, Parvin" w:date="2020-03-23T15:51:00Z">
        <w:r w:rsidR="009631B0">
          <w:rPr>
            <w:rFonts w:eastAsia="Times New Roman"/>
          </w:rPr>
          <w:t xml:space="preserve">, </w:t>
        </w:r>
      </w:ins>
      <w:del w:id="504" w:author="Shahrestani, Parvin" w:date="2020-03-23T15:51:00Z">
        <w:r w:rsidR="000C6DD4" w:rsidDel="009631B0">
          <w:rPr>
            <w:rFonts w:eastAsia="Times New Roman"/>
          </w:rPr>
          <w:delText xml:space="preserve"> ones</w:delText>
        </w:r>
        <w:r w:rsidR="006175C9" w:rsidDel="009631B0">
          <w:rPr>
            <w:rFonts w:eastAsia="Times New Roman"/>
          </w:rPr>
          <w:delText xml:space="preserve"> </w:delText>
        </w:r>
      </w:del>
      <w:r w:rsidR="006175C9">
        <w:rPr>
          <w:rFonts w:eastAsia="Times New Roman"/>
        </w:rPr>
        <w:t>which support the theory that populations with different first age of reproduction have different longevity</w:t>
      </w:r>
      <w:r w:rsidR="000C6DD4">
        <w:rPr>
          <w:rFonts w:eastAsia="Times New Roman"/>
        </w:rPr>
        <w:t xml:space="preserve"> and </w:t>
      </w:r>
      <w:commentRangeStart w:id="505"/>
      <w:r w:rsidR="000C6DD4">
        <w:rPr>
          <w:rFonts w:eastAsia="Times New Roman"/>
        </w:rPr>
        <w:t xml:space="preserve">mortality </w:t>
      </w:r>
      <w:commentRangeStart w:id="506"/>
      <w:r w:rsidR="000C6DD4">
        <w:rPr>
          <w:rFonts w:eastAsia="Times New Roman"/>
        </w:rPr>
        <w:t>plateau</w:t>
      </w:r>
      <w:commentRangeEnd w:id="506"/>
      <w:r w:rsidR="009631B0">
        <w:rPr>
          <w:rStyle w:val="CommentReference"/>
          <w:rFonts w:ascii="Arial" w:hAnsi="Arial" w:cs="Arial"/>
        </w:rPr>
        <w:commentReference w:id="506"/>
      </w:r>
      <w:r w:rsidR="006175C9">
        <w:rPr>
          <w:rFonts w:eastAsia="Times New Roman"/>
        </w:rPr>
        <w:t>.</w:t>
      </w:r>
      <w:r w:rsidR="001B1E09">
        <w:rPr>
          <w:rFonts w:eastAsia="Times New Roman"/>
        </w:rPr>
        <w:t xml:space="preserve"> </w:t>
      </w:r>
      <w:commentRangeEnd w:id="505"/>
      <w:r w:rsidR="000A1D2B">
        <w:rPr>
          <w:rStyle w:val="CommentReference"/>
          <w:rFonts w:ascii="Arial" w:hAnsi="Arial" w:cs="Arial"/>
        </w:rPr>
        <w:commentReference w:id="505"/>
      </w:r>
    </w:p>
    <w:p w14:paraId="559B7150" w14:textId="099973EA" w:rsidR="00DC6D3F" w:rsidRPr="00DC6D3F" w:rsidRDefault="009631B0" w:rsidP="00DC6D3F">
      <w:pPr>
        <w:pStyle w:val="p1"/>
        <w:spacing w:line="360" w:lineRule="auto"/>
        <w:rPr>
          <w:ins w:id="507" w:author="Shahrestani, Parvin" w:date="2020-03-23T15:53:00Z"/>
          <w:rFonts w:ascii="Times New Roman" w:hAnsi="Times New Roman"/>
          <w:sz w:val="24"/>
          <w:szCs w:val="24"/>
        </w:rPr>
      </w:pPr>
      <w:ins w:id="508" w:author="Shahrestani, Parvin" w:date="2020-03-23T15:52:00Z">
        <w:r w:rsidRPr="00D63680">
          <w:rPr>
            <w:rFonts w:ascii="Times New Roman" w:eastAsia="Times New Roman" w:hAnsi="Times New Roman"/>
            <w:sz w:val="24"/>
            <w:szCs w:val="24"/>
          </w:rPr>
          <w:t xml:space="preserve">The </w:t>
        </w:r>
      </w:ins>
      <w:del w:id="509" w:author="Shahrestani, Parvin" w:date="2020-03-23T15:52:00Z">
        <w:r w:rsidR="00356AD1" w:rsidRPr="00D63680" w:rsidDel="009631B0">
          <w:rPr>
            <w:rFonts w:ascii="Times New Roman" w:eastAsia="Times New Roman" w:hAnsi="Times New Roman"/>
            <w:sz w:val="24"/>
            <w:szCs w:val="24"/>
          </w:rPr>
          <w:delText xml:space="preserve">Graves’ study </w:delText>
        </w:r>
        <w:r w:rsidR="00092E70" w:rsidRPr="00D63680" w:rsidDel="009631B0">
          <w:rPr>
            <w:rFonts w:ascii="Times New Roman" w:eastAsia="Times New Roman" w:hAnsi="Times New Roman"/>
            <w:sz w:val="24"/>
            <w:szCs w:val="24"/>
          </w:rPr>
          <w:delText xml:space="preserve">compared heterozygosity in </w:delText>
        </w:r>
      </w:del>
      <w:r w:rsidR="00092E70" w:rsidRPr="00D63680">
        <w:rPr>
          <w:rFonts w:ascii="Times New Roman" w:hAnsi="Times New Roman"/>
          <w:sz w:val="24"/>
          <w:szCs w:val="24"/>
        </w:rPr>
        <w:t>ACO</w:t>
      </w:r>
      <w:r w:rsidR="00092E70" w:rsidRPr="00D63680">
        <w:rPr>
          <w:rFonts w:ascii="Times New Roman" w:hAnsi="Times New Roman"/>
          <w:sz w:val="24"/>
          <w:szCs w:val="24"/>
          <w:vertAlign w:val="subscript"/>
        </w:rPr>
        <w:t xml:space="preserve">1-5 </w:t>
      </w:r>
      <w:r w:rsidR="00092E70" w:rsidRPr="00D63680">
        <w:rPr>
          <w:rFonts w:ascii="Times New Roman" w:hAnsi="Times New Roman"/>
          <w:sz w:val="24"/>
          <w:szCs w:val="24"/>
        </w:rPr>
        <w:t>and CO</w:t>
      </w:r>
      <w:r w:rsidR="00092E70" w:rsidRPr="00D63680">
        <w:rPr>
          <w:rFonts w:ascii="Times New Roman" w:hAnsi="Times New Roman"/>
          <w:sz w:val="24"/>
          <w:szCs w:val="24"/>
          <w:vertAlign w:val="subscript"/>
        </w:rPr>
        <w:t>1-5</w:t>
      </w:r>
      <w:r w:rsidR="00092E70" w:rsidRPr="00D63680">
        <w:rPr>
          <w:rFonts w:ascii="Times New Roman" w:hAnsi="Times New Roman"/>
          <w:sz w:val="24"/>
          <w:szCs w:val="24"/>
        </w:rPr>
        <w:t xml:space="preserve"> </w:t>
      </w:r>
      <w:ins w:id="510" w:author="Shahrestani, Parvin" w:date="2020-03-23T15:52:00Z">
        <w:r w:rsidRPr="00D63680">
          <w:rPr>
            <w:rFonts w:ascii="Times New Roman" w:hAnsi="Times New Roman"/>
            <w:sz w:val="24"/>
            <w:szCs w:val="24"/>
          </w:rPr>
          <w:t xml:space="preserve">populations also differ from each other </w:t>
        </w:r>
        <w:proofErr w:type="spellStart"/>
        <w:r w:rsidRPr="00D63680">
          <w:rPr>
            <w:rFonts w:ascii="Times New Roman" w:hAnsi="Times New Roman"/>
            <w:sz w:val="24"/>
            <w:szCs w:val="24"/>
          </w:rPr>
          <w:t>genomically</w:t>
        </w:r>
        <w:proofErr w:type="spellEnd"/>
        <w:r w:rsidRPr="00D63680">
          <w:rPr>
            <w:rFonts w:ascii="Times New Roman" w:hAnsi="Times New Roman"/>
            <w:sz w:val="24"/>
            <w:szCs w:val="24"/>
          </w:rPr>
          <w:t xml:space="preserve"> </w:t>
        </w:r>
      </w:ins>
      <w:del w:id="511" w:author="Shahrestani, Parvin" w:date="2020-03-23T15:52:00Z">
        <w:r w:rsidR="00CC5EFE" w:rsidRPr="00D63680" w:rsidDel="009631B0">
          <w:rPr>
            <w:rFonts w:ascii="Times New Roman" w:hAnsi="Times New Roman"/>
            <w:sz w:val="24"/>
            <w:szCs w:val="24"/>
          </w:rPr>
          <w:delText xml:space="preserve">and </w:delText>
        </w:r>
        <w:r w:rsidR="002966D8" w:rsidRPr="00D63680" w:rsidDel="009631B0">
          <w:rPr>
            <w:rFonts w:ascii="Times New Roman" w:hAnsi="Times New Roman"/>
            <w:sz w:val="24"/>
            <w:szCs w:val="24"/>
          </w:rPr>
          <w:delText>explains short-lived and long-lived populations differ gnomically</w:delText>
        </w:r>
      </w:del>
      <w:r w:rsidR="002966D8" w:rsidRPr="00D63680">
        <w:rPr>
          <w:rFonts w:ascii="Times New Roman" w:hAnsi="Times New Roman"/>
          <w:sz w:val="24"/>
          <w:szCs w:val="24"/>
        </w:rPr>
        <w:t xml:space="preserve"> </w:t>
      </w:r>
      <w:r w:rsidR="00356AD1" w:rsidRPr="00D63680">
        <w:rPr>
          <w:rFonts w:ascii="Times New Roman" w:eastAsia="Times New Roman" w:hAnsi="Times New Roman"/>
          <w:sz w:val="24"/>
          <w:szCs w:val="24"/>
        </w:rPr>
        <w:t xml:space="preserve">(Graves et.al </w:t>
      </w:r>
      <w:commentRangeStart w:id="512"/>
      <w:r w:rsidR="00356AD1" w:rsidRPr="00D63680">
        <w:rPr>
          <w:rFonts w:ascii="Times New Roman" w:eastAsia="Times New Roman" w:hAnsi="Times New Roman"/>
          <w:sz w:val="24"/>
          <w:szCs w:val="24"/>
        </w:rPr>
        <w:t>2017</w:t>
      </w:r>
      <w:commentRangeEnd w:id="512"/>
      <w:r w:rsidRPr="00D63680">
        <w:rPr>
          <w:rStyle w:val="CommentReference"/>
          <w:rFonts w:ascii="Times New Roman" w:hAnsi="Times New Roman"/>
          <w:sz w:val="24"/>
          <w:szCs w:val="24"/>
        </w:rPr>
        <w:commentReference w:id="512"/>
      </w:r>
      <w:r w:rsidR="00356AD1" w:rsidRPr="00D63680">
        <w:rPr>
          <w:rFonts w:ascii="Times New Roman" w:eastAsia="Times New Roman" w:hAnsi="Times New Roman"/>
          <w:sz w:val="24"/>
          <w:szCs w:val="24"/>
        </w:rPr>
        <w:t>)</w:t>
      </w:r>
      <w:ins w:id="513" w:author="Shahrestani, Parvin" w:date="2020-03-23T15:52:00Z">
        <w:r w:rsidRPr="00D63680">
          <w:rPr>
            <w:rFonts w:ascii="Times New Roman" w:eastAsia="Times New Roman" w:hAnsi="Times New Roman"/>
            <w:sz w:val="24"/>
            <w:szCs w:val="24"/>
          </w:rPr>
          <w:t xml:space="preserve">. </w:t>
        </w:r>
      </w:ins>
      <w:r w:rsidR="00AB35C2" w:rsidRPr="00D63680">
        <w:rPr>
          <w:rFonts w:ascii="Times New Roman" w:eastAsia="Times New Roman" w:hAnsi="Times New Roman"/>
          <w:sz w:val="24"/>
          <w:szCs w:val="24"/>
        </w:rPr>
        <w:t xml:space="preserve">Genomic analysis that focused on </w:t>
      </w:r>
      <w:r w:rsidR="00D63680" w:rsidRPr="00D63680">
        <w:rPr>
          <w:rFonts w:ascii="Times New Roman" w:hAnsi="Times New Roman"/>
          <w:sz w:val="24"/>
          <w:szCs w:val="24"/>
        </w:rPr>
        <w:t>single nucleotide polymorphisms</w:t>
      </w:r>
      <w:r w:rsidR="00D63680">
        <w:rPr>
          <w:rFonts w:ascii="Times New Roman" w:hAnsi="Times New Roman"/>
          <w:sz w:val="24"/>
          <w:szCs w:val="24"/>
        </w:rPr>
        <w:t xml:space="preserve"> </w:t>
      </w:r>
      <w:r w:rsidR="00D63680" w:rsidRPr="00D63680">
        <w:rPr>
          <w:rFonts w:ascii="Times New Roman" w:hAnsi="Times New Roman"/>
          <w:sz w:val="24"/>
          <w:szCs w:val="24"/>
        </w:rPr>
        <w:t>(SNPs)</w:t>
      </w:r>
      <w:r w:rsidR="00D63680">
        <w:rPr>
          <w:rFonts w:ascii="Times New Roman" w:hAnsi="Times New Roman"/>
          <w:sz w:val="24"/>
          <w:szCs w:val="24"/>
        </w:rPr>
        <w:t xml:space="preserve"> and heterozygosity within and between </w:t>
      </w:r>
      <w:r w:rsidR="00D63680" w:rsidRPr="00D63680">
        <w:rPr>
          <w:rFonts w:ascii="Times New Roman" w:hAnsi="Times New Roman"/>
          <w:sz w:val="24"/>
          <w:szCs w:val="24"/>
        </w:rPr>
        <w:t>ACO</w:t>
      </w:r>
      <w:r w:rsidR="00D63680" w:rsidRPr="00D63680">
        <w:rPr>
          <w:rFonts w:ascii="Times New Roman" w:hAnsi="Times New Roman"/>
          <w:sz w:val="24"/>
          <w:szCs w:val="24"/>
          <w:vertAlign w:val="subscript"/>
        </w:rPr>
        <w:t xml:space="preserve">1-5 </w:t>
      </w:r>
      <w:r w:rsidR="00D63680" w:rsidRPr="00D63680">
        <w:rPr>
          <w:rFonts w:ascii="Times New Roman" w:hAnsi="Times New Roman"/>
          <w:sz w:val="24"/>
          <w:szCs w:val="24"/>
        </w:rPr>
        <w:t>and CO</w:t>
      </w:r>
      <w:r w:rsidR="00D63680" w:rsidRPr="00D63680">
        <w:rPr>
          <w:rFonts w:ascii="Times New Roman" w:hAnsi="Times New Roman"/>
          <w:sz w:val="24"/>
          <w:szCs w:val="24"/>
          <w:vertAlign w:val="subscript"/>
        </w:rPr>
        <w:t>1-5</w:t>
      </w:r>
      <w:r w:rsidR="00D63680">
        <w:rPr>
          <w:rFonts w:ascii="Times New Roman" w:hAnsi="Times New Roman"/>
          <w:sz w:val="24"/>
          <w:szCs w:val="24"/>
          <w:vertAlign w:val="subscript"/>
        </w:rPr>
        <w:t xml:space="preserve"> </w:t>
      </w:r>
      <w:r w:rsidR="00D63680">
        <w:rPr>
          <w:rFonts w:ascii="Times New Roman" w:hAnsi="Times New Roman"/>
          <w:sz w:val="24"/>
          <w:szCs w:val="24"/>
        </w:rPr>
        <w:t xml:space="preserve">populations demonstrated that </w:t>
      </w:r>
      <w:r w:rsidR="00580093">
        <w:rPr>
          <w:rFonts w:ascii="Times New Roman" w:hAnsi="Times New Roman"/>
          <w:sz w:val="24"/>
          <w:szCs w:val="24"/>
        </w:rPr>
        <w:t xml:space="preserve">mean heterozygosity in </w:t>
      </w:r>
      <w:r w:rsidR="00133A1F" w:rsidRPr="00D63680">
        <w:rPr>
          <w:rFonts w:ascii="Times New Roman" w:hAnsi="Times New Roman"/>
          <w:sz w:val="24"/>
          <w:szCs w:val="24"/>
        </w:rPr>
        <w:t>ACO</w:t>
      </w:r>
      <w:r w:rsidR="00133A1F" w:rsidRPr="00D63680">
        <w:rPr>
          <w:rFonts w:ascii="Times New Roman" w:hAnsi="Times New Roman"/>
          <w:sz w:val="24"/>
          <w:szCs w:val="24"/>
          <w:vertAlign w:val="subscript"/>
        </w:rPr>
        <w:t>1-5</w:t>
      </w:r>
      <w:r w:rsidR="00133A1F">
        <w:rPr>
          <w:rFonts w:ascii="Times New Roman" w:hAnsi="Times New Roman"/>
          <w:sz w:val="24"/>
          <w:szCs w:val="24"/>
          <w:vertAlign w:val="subscript"/>
        </w:rPr>
        <w:t xml:space="preserve"> </w:t>
      </w:r>
      <w:r w:rsidR="00133A1F">
        <w:rPr>
          <w:rFonts w:ascii="Times New Roman" w:hAnsi="Times New Roman"/>
          <w:sz w:val="24"/>
          <w:szCs w:val="24"/>
        </w:rPr>
        <w:t xml:space="preserve">populations is lower than </w:t>
      </w:r>
      <w:r w:rsidR="00133A1F" w:rsidRPr="00D63680">
        <w:rPr>
          <w:rFonts w:ascii="Times New Roman" w:hAnsi="Times New Roman"/>
          <w:sz w:val="24"/>
          <w:szCs w:val="24"/>
        </w:rPr>
        <w:t>CO</w:t>
      </w:r>
      <w:r w:rsidR="00133A1F" w:rsidRPr="00D63680">
        <w:rPr>
          <w:rFonts w:ascii="Times New Roman" w:hAnsi="Times New Roman"/>
          <w:sz w:val="24"/>
          <w:szCs w:val="24"/>
          <w:vertAlign w:val="subscript"/>
        </w:rPr>
        <w:t>1-5</w:t>
      </w:r>
      <w:r w:rsidR="00133A1F">
        <w:rPr>
          <w:rFonts w:ascii="Times New Roman" w:hAnsi="Times New Roman"/>
          <w:sz w:val="24"/>
          <w:szCs w:val="24"/>
          <w:vertAlign w:val="subscript"/>
        </w:rPr>
        <w:t xml:space="preserve"> </w:t>
      </w:r>
      <w:r w:rsidR="00133A1F">
        <w:rPr>
          <w:rFonts w:ascii="Times New Roman" w:hAnsi="Times New Roman"/>
          <w:sz w:val="24"/>
          <w:szCs w:val="24"/>
        </w:rPr>
        <w:t>populations</w:t>
      </w:r>
      <w:r w:rsidR="0013335C">
        <w:rPr>
          <w:rFonts w:ascii="Times New Roman" w:hAnsi="Times New Roman"/>
          <w:sz w:val="24"/>
          <w:szCs w:val="24"/>
        </w:rPr>
        <w:t xml:space="preserve"> which could be because of more intense A-type selection. However, a significant variation of </w:t>
      </w:r>
      <w:r w:rsidR="004C27A6">
        <w:rPr>
          <w:rFonts w:ascii="Times New Roman" w:hAnsi="Times New Roman"/>
          <w:sz w:val="24"/>
          <w:szCs w:val="24"/>
        </w:rPr>
        <w:t>SNPs</w:t>
      </w:r>
      <w:r w:rsidR="0013335C">
        <w:rPr>
          <w:rFonts w:ascii="Times New Roman" w:hAnsi="Times New Roman"/>
          <w:sz w:val="24"/>
          <w:szCs w:val="24"/>
        </w:rPr>
        <w:t xml:space="preserve"> and heterozygosity was observed between </w:t>
      </w:r>
      <w:r w:rsidR="0013335C" w:rsidRPr="00D63680">
        <w:rPr>
          <w:rFonts w:ascii="Times New Roman" w:hAnsi="Times New Roman"/>
          <w:sz w:val="24"/>
          <w:szCs w:val="24"/>
        </w:rPr>
        <w:t>ACO</w:t>
      </w:r>
      <w:r w:rsidR="0013335C" w:rsidRPr="00D63680">
        <w:rPr>
          <w:rFonts w:ascii="Times New Roman" w:hAnsi="Times New Roman"/>
          <w:sz w:val="24"/>
          <w:szCs w:val="24"/>
          <w:vertAlign w:val="subscript"/>
        </w:rPr>
        <w:t xml:space="preserve">1-5 </w:t>
      </w:r>
      <w:r w:rsidR="0013335C" w:rsidRPr="00D63680">
        <w:rPr>
          <w:rFonts w:ascii="Times New Roman" w:hAnsi="Times New Roman"/>
          <w:sz w:val="24"/>
          <w:szCs w:val="24"/>
        </w:rPr>
        <w:t>and CO</w:t>
      </w:r>
      <w:r w:rsidR="0013335C" w:rsidRPr="00D63680">
        <w:rPr>
          <w:rFonts w:ascii="Times New Roman" w:hAnsi="Times New Roman"/>
          <w:sz w:val="24"/>
          <w:szCs w:val="24"/>
          <w:vertAlign w:val="subscript"/>
        </w:rPr>
        <w:t>1-5</w:t>
      </w:r>
      <w:r w:rsidR="0013335C">
        <w:rPr>
          <w:rFonts w:ascii="Times New Roman" w:hAnsi="Times New Roman"/>
          <w:sz w:val="24"/>
          <w:szCs w:val="24"/>
          <w:vertAlign w:val="subscript"/>
        </w:rPr>
        <w:t xml:space="preserve"> </w:t>
      </w:r>
      <w:r w:rsidR="0013335C">
        <w:rPr>
          <w:rFonts w:ascii="Times New Roman" w:hAnsi="Times New Roman"/>
          <w:sz w:val="24"/>
          <w:szCs w:val="24"/>
        </w:rPr>
        <w:t>populations.</w:t>
      </w:r>
      <w:r w:rsidR="004C27A6">
        <w:rPr>
          <w:rFonts w:ascii="Times New Roman" w:hAnsi="Times New Roman"/>
          <w:sz w:val="24"/>
          <w:szCs w:val="24"/>
        </w:rPr>
        <w:t xml:space="preserve"> Comparison of A versus C displayed 10109 significant SNPs</w:t>
      </w:r>
      <w:ins w:id="514" w:author="elnazbagheri" w:date="2020-04-02T19:22:00Z">
        <w:r w:rsidR="00851BF3">
          <w:rPr>
            <w:rFonts w:ascii="Times New Roman" w:hAnsi="Times New Roman"/>
            <w:sz w:val="24"/>
            <w:szCs w:val="24"/>
          </w:rPr>
          <w:t xml:space="preserve"> (</w:t>
        </w:r>
        <w:r w:rsidR="00851BF3" w:rsidRPr="00D63680">
          <w:rPr>
            <w:rFonts w:ascii="Times New Roman" w:eastAsia="Times New Roman" w:hAnsi="Times New Roman"/>
            <w:sz w:val="24"/>
            <w:szCs w:val="24"/>
          </w:rPr>
          <w:t xml:space="preserve">Graves et.al </w:t>
        </w:r>
        <w:commentRangeStart w:id="515"/>
        <w:r w:rsidR="00851BF3" w:rsidRPr="00D63680">
          <w:rPr>
            <w:rFonts w:ascii="Times New Roman" w:eastAsia="Times New Roman" w:hAnsi="Times New Roman"/>
            <w:sz w:val="24"/>
            <w:szCs w:val="24"/>
          </w:rPr>
          <w:t>2017</w:t>
        </w:r>
        <w:commentRangeEnd w:id="515"/>
        <w:r w:rsidR="00851BF3" w:rsidRPr="00D63680">
          <w:rPr>
            <w:rStyle w:val="CommentReference"/>
            <w:rFonts w:ascii="Times New Roman" w:hAnsi="Times New Roman"/>
            <w:sz w:val="24"/>
            <w:szCs w:val="24"/>
          </w:rPr>
          <w:commentReference w:id="515"/>
        </w:r>
        <w:r w:rsidR="00851BF3">
          <w:rPr>
            <w:rFonts w:ascii="Times New Roman" w:eastAsia="Times New Roman" w:hAnsi="Times New Roman"/>
            <w:sz w:val="24"/>
            <w:szCs w:val="24"/>
          </w:rPr>
          <w:t>)</w:t>
        </w:r>
      </w:ins>
      <w:r w:rsidR="004C27A6">
        <w:rPr>
          <w:rFonts w:ascii="Times New Roman" w:hAnsi="Times New Roman"/>
          <w:sz w:val="24"/>
          <w:szCs w:val="24"/>
        </w:rPr>
        <w:t>.</w:t>
      </w:r>
    </w:p>
    <w:p w14:paraId="1E425E91" w14:textId="1A173B8C" w:rsidR="00CD54AC" w:rsidRPr="00A31C0B" w:rsidRDefault="002966D8" w:rsidP="00CD54AC">
      <w:pPr>
        <w:spacing w:line="360" w:lineRule="auto"/>
        <w:ind w:firstLine="720"/>
        <w:rPr>
          <w:rFonts w:eastAsia="Times New Roman"/>
          <w:color w:val="FF0000"/>
        </w:rPr>
      </w:pPr>
      <w:r>
        <w:rPr>
          <w:rFonts w:eastAsia="Times New Roman"/>
        </w:rPr>
        <w:t>Fabian et.al</w:t>
      </w:r>
      <w:ins w:id="516" w:author="Shahrestani, Parvin" w:date="2020-03-23T15:53:00Z">
        <w:r w:rsidR="009631B0">
          <w:rPr>
            <w:rFonts w:eastAsia="Times New Roman"/>
          </w:rPr>
          <w:t>. 2018</w:t>
        </w:r>
      </w:ins>
      <w:r>
        <w:rPr>
          <w:rFonts w:eastAsia="Times New Roman"/>
        </w:rPr>
        <w:t xml:space="preserve"> suggests that populations that are differentiated for longevity </w:t>
      </w:r>
      <w:ins w:id="517" w:author="Shahrestani, Parvin" w:date="2020-03-23T15:54:00Z">
        <w:r w:rsidR="009631B0">
          <w:rPr>
            <w:rFonts w:eastAsia="Times New Roman"/>
          </w:rPr>
          <w:t xml:space="preserve">are also </w:t>
        </w:r>
      </w:ins>
      <w:del w:id="518" w:author="Shahrestani, Parvin" w:date="2020-03-23T15:54:00Z">
        <w:r w:rsidDel="009631B0">
          <w:rPr>
            <w:rFonts w:eastAsia="Times New Roman"/>
          </w:rPr>
          <w:delText>will be</w:delText>
        </w:r>
      </w:del>
      <w:r>
        <w:rPr>
          <w:rFonts w:eastAsia="Times New Roman"/>
        </w:rPr>
        <w:t xml:space="preserve"> differentiated for immune defense genes</w:t>
      </w:r>
      <w:del w:id="519" w:author="Shahrestani, Parvin" w:date="2020-03-23T15:57:00Z">
        <w:r w:rsidR="003A7DA1" w:rsidDel="00DB5E17">
          <w:rPr>
            <w:rFonts w:eastAsia="Times New Roman"/>
          </w:rPr>
          <w:delText xml:space="preserve"> (</w:delText>
        </w:r>
        <w:r w:rsidR="003A7DA1" w:rsidDel="00DB5E17">
          <w:delText>F</w:delText>
        </w:r>
        <w:r w:rsidR="00A74835" w:rsidDel="00DB5E17">
          <w:delText xml:space="preserve">abian et </w:delText>
        </w:r>
        <w:r w:rsidR="003A7DA1" w:rsidDel="00DB5E17">
          <w:delText>al</w:delText>
        </w:r>
        <w:r w:rsidR="00A74835" w:rsidDel="00DB5E17">
          <w:delText>.</w:delText>
        </w:r>
        <w:r w:rsidR="003A7DA1" w:rsidDel="00DB5E17">
          <w:delText xml:space="preserve"> 2018)</w:delText>
        </w:r>
      </w:del>
      <w:r>
        <w:rPr>
          <w:rFonts w:eastAsia="Times New Roman"/>
        </w:rPr>
        <w:t>.</w:t>
      </w:r>
      <w:r w:rsidR="003A7DA1">
        <w:rPr>
          <w:rFonts w:eastAsia="Times New Roman"/>
        </w:rPr>
        <w:t xml:space="preserve"> </w:t>
      </w:r>
      <w:r w:rsidR="00CD54AC">
        <w:rPr>
          <w:rFonts w:eastAsia="Times New Roman"/>
        </w:rPr>
        <w:t>In this study, also t</w:t>
      </w:r>
      <w:r w:rsidR="00CD54AC" w:rsidRPr="00CD54AC">
        <w:rPr>
          <w:rFonts w:eastAsia="Times New Roman"/>
        </w:rPr>
        <w:t>he genomic differentiation of CO vs ACO will be enriched for immune defense genes.</w:t>
      </w:r>
      <w:r w:rsidR="0037364F">
        <w:rPr>
          <w:rFonts w:eastAsia="Times New Roman"/>
        </w:rPr>
        <w:t xml:space="preserve"> We used different methods for our genome wide analysis</w:t>
      </w:r>
      <w:r w:rsidR="0054598A">
        <w:rPr>
          <w:rFonts w:eastAsia="Times New Roman"/>
        </w:rPr>
        <w:t>. In the beginning, we got</w:t>
      </w:r>
      <w:r w:rsidR="0037364F">
        <w:rPr>
          <w:rFonts w:eastAsia="Times New Roman"/>
        </w:rPr>
        <w:t xml:space="preserve"> results from </w:t>
      </w:r>
      <w:proofErr w:type="spellStart"/>
      <w:r w:rsidR="0037364F">
        <w:rPr>
          <w:rFonts w:eastAsia="Times New Roman"/>
        </w:rPr>
        <w:t>wang</w:t>
      </w:r>
      <w:proofErr w:type="spellEnd"/>
      <w:r w:rsidR="0037364F">
        <w:rPr>
          <w:rFonts w:eastAsia="Times New Roman"/>
        </w:rPr>
        <w:t xml:space="preserve"> et al., (2017) and put their gene list into </w:t>
      </w:r>
      <w:proofErr w:type="spellStart"/>
      <w:r w:rsidR="0037364F">
        <w:rPr>
          <w:rFonts w:eastAsia="Times New Roman"/>
        </w:rPr>
        <w:t>flybase</w:t>
      </w:r>
      <w:proofErr w:type="spellEnd"/>
      <w:r w:rsidR="0037364F">
        <w:rPr>
          <w:rFonts w:eastAsia="Times New Roman"/>
        </w:rPr>
        <w:t>. Then, obtained a list of 117 genes and compared them to the list of significant SNPs between A and C. As a result, it returned 13 genes which is less than 10% of the list and it may be due to chance.</w:t>
      </w:r>
      <w:r w:rsidR="00A31C0B">
        <w:rPr>
          <w:rFonts w:eastAsia="Times New Roman"/>
        </w:rPr>
        <w:t xml:space="preserve"> </w:t>
      </w:r>
      <w:r w:rsidR="00061BA9">
        <w:rPr>
          <w:rFonts w:eastAsia="Times New Roman"/>
          <w:color w:val="FF0000"/>
        </w:rPr>
        <w:t>(D</w:t>
      </w:r>
      <w:r w:rsidR="00A31C0B">
        <w:rPr>
          <w:rFonts w:eastAsia="Times New Roman"/>
          <w:color w:val="FF0000"/>
        </w:rPr>
        <w:t xml:space="preserve">ear </w:t>
      </w:r>
      <w:proofErr w:type="spellStart"/>
      <w:r w:rsidR="00A31C0B">
        <w:rPr>
          <w:rFonts w:eastAsia="Times New Roman"/>
          <w:color w:val="FF0000"/>
        </w:rPr>
        <w:t>parvin</w:t>
      </w:r>
      <w:proofErr w:type="spellEnd"/>
      <w:r w:rsidR="00A31C0B">
        <w:rPr>
          <w:rFonts w:eastAsia="Times New Roman"/>
          <w:color w:val="FF0000"/>
        </w:rPr>
        <w:t xml:space="preserve"> at the end of discussion, I added some parts </w:t>
      </w:r>
      <w:r w:rsidR="00A31C0B">
        <w:rPr>
          <w:rFonts w:eastAsia="Times New Roman"/>
          <w:color w:val="FF0000"/>
        </w:rPr>
        <w:lastRenderedPageBreak/>
        <w:t>of Fabian genomic analysis process</w:t>
      </w:r>
      <w:r w:rsidR="00061BA9">
        <w:rPr>
          <w:rFonts w:eastAsia="Times New Roman"/>
          <w:color w:val="FF0000"/>
        </w:rPr>
        <w:t>. However, I was confused how use it for my project. I appreciate if help me with it).</w:t>
      </w:r>
    </w:p>
    <w:p w14:paraId="70AD2AB5" w14:textId="77777777" w:rsidR="00476903" w:rsidRDefault="00476903" w:rsidP="00A31C0B">
      <w:pPr>
        <w:spacing w:line="360" w:lineRule="auto"/>
        <w:jc w:val="both"/>
        <w:rPr>
          <w:ins w:id="520" w:author="Shahrestani, Parvin" w:date="2020-03-23T15:57:00Z"/>
          <w:rFonts w:eastAsia="Times New Roman"/>
          <w:color w:val="FF0000"/>
        </w:rPr>
      </w:pPr>
    </w:p>
    <w:p w14:paraId="3799D5B2" w14:textId="35EE6414" w:rsidR="003A44A4" w:rsidRPr="00EE34D1" w:rsidRDefault="00563A53">
      <w:pPr>
        <w:spacing w:line="360" w:lineRule="auto"/>
        <w:ind w:firstLine="720"/>
        <w:jc w:val="both"/>
        <w:rPr>
          <w:rFonts w:eastAsia="Times New Roman"/>
          <w:color w:val="000000" w:themeColor="text1"/>
        </w:rPr>
        <w:pPrChange w:id="521" w:author="Shahrestani, Parvin" w:date="2020-03-23T15:47:00Z">
          <w:pPr>
            <w:spacing w:line="360" w:lineRule="auto"/>
            <w:jc w:val="both"/>
          </w:pPr>
        </w:pPrChange>
      </w:pPr>
      <w:ins w:id="522" w:author="Shahrestani, Parvin" w:date="2020-03-23T15:58:00Z">
        <w:r>
          <w:rPr>
            <w:rFonts w:eastAsia="Times New Roman"/>
            <w:color w:val="000000" w:themeColor="text1"/>
          </w:rPr>
          <w:t xml:space="preserve">In studies of age-specific physiology, including ours on age-specific immune defense, it should be kept in mind that for a period of </w:t>
        </w:r>
      </w:ins>
      <w:r w:rsidR="001A4C28">
        <w:rPr>
          <w:rFonts w:eastAsia="Times New Roman"/>
          <w:color w:val="000000" w:themeColor="text1"/>
        </w:rPr>
        <w:t>10</w:t>
      </w:r>
      <w:ins w:id="523" w:author="Shahrestani, Parvin" w:date="2020-03-23T15:58:00Z">
        <w:r>
          <w:rPr>
            <w:rFonts w:eastAsia="Times New Roman"/>
            <w:color w:val="000000" w:themeColor="text1"/>
          </w:rPr>
          <w:t xml:space="preserve"> days, flies that are near </w:t>
        </w:r>
        <w:proofErr w:type="gramStart"/>
        <w:r>
          <w:rPr>
            <w:rFonts w:eastAsia="Times New Roman"/>
            <w:color w:val="000000" w:themeColor="text1"/>
          </w:rPr>
          <w:t>death  enter</w:t>
        </w:r>
        <w:proofErr w:type="gramEnd"/>
        <w:r>
          <w:rPr>
            <w:rFonts w:eastAsia="Times New Roman"/>
            <w:color w:val="000000" w:themeColor="text1"/>
          </w:rPr>
          <w:t xml:space="preserve"> a phase that has been called the </w:t>
        </w:r>
      </w:ins>
      <w:ins w:id="524" w:author="Shahrestani, Parvin" w:date="2020-03-23T15:59:00Z">
        <w:r>
          <w:rPr>
            <w:rFonts w:eastAsia="Times New Roman"/>
            <w:color w:val="000000" w:themeColor="text1"/>
          </w:rPr>
          <w:t>“death spiral”</w:t>
        </w:r>
      </w:ins>
      <w:ins w:id="525" w:author="Shahrestani, Parvin" w:date="2020-03-23T16:00:00Z">
        <w:r>
          <w:rPr>
            <w:rFonts w:eastAsia="Times New Roman"/>
            <w:color w:val="000000" w:themeColor="text1"/>
          </w:rPr>
          <w:t xml:space="preserve"> (</w:t>
        </w:r>
      </w:ins>
      <w:proofErr w:type="spellStart"/>
      <w:r w:rsidR="00A674EF">
        <w:rPr>
          <w:rFonts w:eastAsia="Times New Roman"/>
          <w:color w:val="000000" w:themeColor="text1"/>
        </w:rPr>
        <w:t>Meuller</w:t>
      </w:r>
      <w:proofErr w:type="spellEnd"/>
      <w:r w:rsidR="00A674EF">
        <w:rPr>
          <w:rFonts w:eastAsia="Times New Roman"/>
          <w:color w:val="000000" w:themeColor="text1"/>
        </w:rPr>
        <w:t xml:space="preserve"> et.al 2016</w:t>
      </w:r>
      <w:ins w:id="526" w:author="Shahrestani, Parvin" w:date="2020-03-23T16:00:00Z">
        <w:r>
          <w:rPr>
            <w:rFonts w:eastAsia="Times New Roman"/>
            <w:color w:val="000000" w:themeColor="text1"/>
          </w:rPr>
          <w:t>).</w:t>
        </w:r>
      </w:ins>
      <w:ins w:id="527" w:author="Shahrestani, Parvin" w:date="2020-03-23T15:59:00Z">
        <w:r>
          <w:rPr>
            <w:rFonts w:eastAsia="Times New Roman"/>
            <w:color w:val="000000" w:themeColor="text1"/>
          </w:rPr>
          <w:t xml:space="preserve"> When in the death spiral, female fecundity and male </w:t>
        </w:r>
      </w:ins>
      <w:ins w:id="528" w:author="Shahrestani, Parvin" w:date="2020-03-23T16:00:00Z">
        <w:r>
          <w:rPr>
            <w:rFonts w:eastAsia="Times New Roman"/>
            <w:color w:val="000000" w:themeColor="text1"/>
          </w:rPr>
          <w:t>virility</w:t>
        </w:r>
      </w:ins>
      <w:ins w:id="529" w:author="Shahrestani, Parvin" w:date="2020-03-23T15:59:00Z">
        <w:r>
          <w:rPr>
            <w:rFonts w:eastAsia="Times New Roman"/>
            <w:color w:val="000000" w:themeColor="text1"/>
          </w:rPr>
          <w:t xml:space="preserve"> </w:t>
        </w:r>
      </w:ins>
      <w:ins w:id="530" w:author="Shahrestani, Parvin" w:date="2020-03-23T16:00:00Z">
        <w:r>
          <w:rPr>
            <w:rFonts w:eastAsia="Times New Roman"/>
            <w:color w:val="000000" w:themeColor="text1"/>
          </w:rPr>
          <w:t>drop significantly below that of same-aged individuals who are not near death. Several phenotypes are also known to deteriorate substantially in dying individuals, regardless of the actual age at death, including time in motion and negative geotaxis ability (</w:t>
        </w:r>
        <w:proofErr w:type="spellStart"/>
        <w:r>
          <w:rPr>
            <w:rFonts w:eastAsia="Times New Roman"/>
            <w:color w:val="000000" w:themeColor="text1"/>
          </w:rPr>
          <w:t>Shahrestani</w:t>
        </w:r>
        <w:proofErr w:type="spellEnd"/>
        <w:r>
          <w:rPr>
            <w:rFonts w:eastAsia="Times New Roman"/>
            <w:color w:val="000000" w:themeColor="text1"/>
          </w:rPr>
          <w:t xml:space="preserve"> et al. 2012). </w:t>
        </w:r>
      </w:ins>
      <w:ins w:id="531" w:author="Shahrestani, Parvin" w:date="2020-03-23T16:01:00Z">
        <w:r>
          <w:rPr>
            <w:rFonts w:eastAsia="Times New Roman"/>
            <w:color w:val="000000" w:themeColor="text1"/>
          </w:rPr>
          <w:t xml:space="preserve">In other words, </w:t>
        </w:r>
      </w:ins>
      <w:del w:id="532" w:author="Shahrestani, Parvin" w:date="2020-03-23T16:01:00Z">
        <w:r w:rsidR="00EE34D1" w:rsidDel="00563A53">
          <w:rPr>
            <w:rFonts w:eastAsia="Times New Roman"/>
            <w:color w:val="000000" w:themeColor="text1"/>
          </w:rPr>
          <w:delText xml:space="preserve">There is another feature of </w:delText>
        </w:r>
        <w:r w:rsidR="0005647D" w:rsidDel="00563A53">
          <w:rPr>
            <w:rFonts w:eastAsia="Times New Roman"/>
            <w:color w:val="000000" w:themeColor="text1"/>
          </w:rPr>
          <w:delText xml:space="preserve">aging which called death spiral. </w:delText>
        </w:r>
      </w:del>
      <w:ins w:id="533" w:author="Shahrestani, Parvin" w:date="2020-03-23T16:01:00Z">
        <w:r>
          <w:rPr>
            <w:rFonts w:eastAsia="Times New Roman"/>
            <w:color w:val="000000" w:themeColor="text1"/>
          </w:rPr>
          <w:t>t</w:t>
        </w:r>
      </w:ins>
      <w:del w:id="534" w:author="Shahrestani, Parvin" w:date="2020-03-23T16:01:00Z">
        <w:r w:rsidR="0005647D" w:rsidDel="00563A53">
          <w:rPr>
            <w:rFonts w:eastAsia="Times New Roman"/>
            <w:color w:val="000000" w:themeColor="text1"/>
          </w:rPr>
          <w:delText>T</w:delText>
        </w:r>
      </w:del>
      <w:r w:rsidR="0005647D">
        <w:rPr>
          <w:rFonts w:eastAsia="Times New Roman"/>
          <w:color w:val="000000" w:themeColor="text1"/>
        </w:rPr>
        <w:t xml:space="preserve">he death spiral is </w:t>
      </w:r>
      <w:r w:rsidR="00511CDD">
        <w:rPr>
          <w:rFonts w:eastAsia="Times New Roman"/>
          <w:color w:val="000000" w:themeColor="text1"/>
        </w:rPr>
        <w:t xml:space="preserve">a period before death </w:t>
      </w:r>
      <w:ins w:id="535" w:author="Shahrestani, Parvin" w:date="2020-03-23T16:01:00Z">
        <w:r w:rsidR="00282553">
          <w:rPr>
            <w:rFonts w:eastAsia="Times New Roman"/>
            <w:color w:val="000000" w:themeColor="text1"/>
          </w:rPr>
          <w:t xml:space="preserve">during </w:t>
        </w:r>
      </w:ins>
      <w:r w:rsidR="00511CDD">
        <w:rPr>
          <w:rFonts w:eastAsia="Times New Roman"/>
          <w:color w:val="000000" w:themeColor="text1"/>
        </w:rPr>
        <w:t xml:space="preserve">which physiological characters and life-history </w:t>
      </w:r>
      <w:proofErr w:type="gramStart"/>
      <w:r w:rsidR="00511CDD">
        <w:rPr>
          <w:rFonts w:eastAsia="Times New Roman"/>
          <w:color w:val="000000" w:themeColor="text1"/>
        </w:rPr>
        <w:t>characters</w:t>
      </w:r>
      <w:proofErr w:type="gramEnd"/>
      <w:r w:rsidR="00511CDD">
        <w:rPr>
          <w:rFonts w:eastAsia="Times New Roman"/>
          <w:color w:val="000000" w:themeColor="text1"/>
        </w:rPr>
        <w:t xml:space="preserve"> decline </w:t>
      </w:r>
      <w:del w:id="536" w:author="Shahrestani, Parvin" w:date="2020-03-23T16:01:00Z">
        <w:r w:rsidR="00511CDD" w:rsidDel="00282553">
          <w:rPr>
            <w:rFonts w:eastAsia="Times New Roman"/>
            <w:color w:val="000000" w:themeColor="text1"/>
          </w:rPr>
          <w:delText>during that time</w:delText>
        </w:r>
        <w:r w:rsidR="000261FA" w:rsidDel="00282553">
          <w:rPr>
            <w:rFonts w:eastAsia="Times New Roman"/>
            <w:color w:val="000000" w:themeColor="text1"/>
          </w:rPr>
          <w:delText xml:space="preserve"> </w:delText>
        </w:r>
      </w:del>
      <w:r w:rsidR="000261FA">
        <w:rPr>
          <w:rFonts w:eastAsia="Times New Roman"/>
          <w:color w:val="000000" w:themeColor="text1"/>
        </w:rPr>
        <w:t>(</w:t>
      </w:r>
      <w:proofErr w:type="spellStart"/>
      <w:r w:rsidR="000261FA">
        <w:rPr>
          <w:rFonts w:eastAsia="Times New Roman"/>
          <w:color w:val="000000" w:themeColor="text1"/>
        </w:rPr>
        <w:t>Meuller</w:t>
      </w:r>
      <w:proofErr w:type="spellEnd"/>
      <w:r w:rsidR="000261FA">
        <w:rPr>
          <w:rFonts w:eastAsia="Times New Roman"/>
          <w:color w:val="000000" w:themeColor="text1"/>
        </w:rPr>
        <w:t xml:space="preserve"> et.al 2016)</w:t>
      </w:r>
      <w:r w:rsidR="00511CDD">
        <w:rPr>
          <w:rFonts w:eastAsia="Times New Roman"/>
          <w:color w:val="000000" w:themeColor="text1"/>
        </w:rPr>
        <w:t xml:space="preserve">. </w:t>
      </w:r>
      <w:ins w:id="537" w:author="Shahrestani, Parvin" w:date="2020-03-23T16:02:00Z">
        <w:r w:rsidR="00282553">
          <w:rPr>
            <w:rFonts w:eastAsia="Times New Roman"/>
            <w:color w:val="000000" w:themeColor="text1"/>
          </w:rPr>
          <w:t xml:space="preserve">When individuals who are near death at any given age are eliminated from estimates of age-specific fecundity and virility, these characters </w:t>
        </w:r>
        <w:proofErr w:type="gramStart"/>
        <w:r w:rsidR="00282553">
          <w:rPr>
            <w:rFonts w:eastAsia="Times New Roman"/>
            <w:color w:val="000000" w:themeColor="text1"/>
          </w:rPr>
          <w:t>still continue</w:t>
        </w:r>
        <w:proofErr w:type="gramEnd"/>
        <w:r w:rsidR="00282553">
          <w:rPr>
            <w:rFonts w:eastAsia="Times New Roman"/>
            <w:color w:val="000000" w:themeColor="text1"/>
          </w:rPr>
          <w:t xml:space="preserve"> to decline during aging, suggesting that the age-specific decline in these characters does not result from more and more individuals entering the dying phases at older ages (Mueller et al. 2007). We expect that the age-specific decline we see in immune defense also should be independent of individuals who are dying, even if the dying individuals change the shape of the curves qualitatively. </w:t>
        </w:r>
      </w:ins>
      <w:del w:id="538" w:author="Shahrestani, Parvin" w:date="2020-03-23T16:03:00Z">
        <w:r w:rsidR="0039673D" w:rsidDel="00282553">
          <w:rPr>
            <w:rFonts w:eastAsia="Times New Roman"/>
            <w:color w:val="000000" w:themeColor="text1"/>
          </w:rPr>
          <w:delText xml:space="preserve">However, </w:delText>
        </w:r>
        <w:r w:rsidR="00A74835" w:rsidDel="00282553">
          <w:rPr>
            <w:rFonts w:eastAsia="Times New Roman"/>
            <w:color w:val="000000" w:themeColor="text1"/>
          </w:rPr>
          <w:delText xml:space="preserve">in the case of </w:delText>
        </w:r>
        <w:r w:rsidR="009B1FB8" w:rsidDel="00282553">
          <w:rPr>
            <w:rFonts w:eastAsia="Times New Roman"/>
            <w:color w:val="000000" w:themeColor="text1"/>
          </w:rPr>
          <w:delText xml:space="preserve">fecundity and male virility </w:delText>
        </w:r>
        <w:r w:rsidR="00A74835" w:rsidDel="00282553">
          <w:rPr>
            <w:rFonts w:eastAsia="Times New Roman"/>
            <w:color w:val="000000" w:themeColor="text1"/>
          </w:rPr>
          <w:delText>age dependent decline was seen even after eliminating individuals in the death spiral (Mueller et al. 2007; Shahrestani et al. 2012a).</w:delText>
        </w:r>
        <w:r w:rsidR="004F567E" w:rsidDel="00282553">
          <w:rPr>
            <w:rFonts w:eastAsia="Times New Roman"/>
            <w:color w:val="000000" w:themeColor="text1"/>
          </w:rPr>
          <w:delText xml:space="preserve"> In our study,</w:delText>
        </w:r>
        <w:r w:rsidR="00D100EE" w:rsidDel="00282553">
          <w:rPr>
            <w:rFonts w:eastAsia="Times New Roman"/>
            <w:color w:val="000000" w:themeColor="text1"/>
          </w:rPr>
          <w:delText xml:space="preserve"> </w:delText>
        </w:r>
        <w:r w:rsidR="00CC3443" w:rsidDel="00282553">
          <w:rPr>
            <w:rFonts w:eastAsia="Times New Roman"/>
            <w:color w:val="000000" w:themeColor="text1"/>
          </w:rPr>
          <w:delText xml:space="preserve">effect of aging on innate immunity was examined at different stages of </w:delText>
        </w:r>
        <w:r w:rsidR="00CC3443" w:rsidRPr="00CC3443" w:rsidDel="00282553">
          <w:rPr>
            <w:rFonts w:eastAsia="Times New Roman"/>
            <w:i/>
            <w:color w:val="000000" w:themeColor="text1"/>
          </w:rPr>
          <w:delText>Drosophila</w:delText>
        </w:r>
        <w:r w:rsidR="00CC3443" w:rsidDel="00282553">
          <w:rPr>
            <w:rFonts w:eastAsia="Times New Roman"/>
            <w:color w:val="000000" w:themeColor="text1"/>
          </w:rPr>
          <w:delText xml:space="preserve">’s life </w:delText>
        </w:r>
        <w:commentRangeStart w:id="539"/>
        <w:r w:rsidR="00CC3443" w:rsidDel="00282553">
          <w:rPr>
            <w:rFonts w:eastAsia="Times New Roman"/>
            <w:color w:val="000000" w:themeColor="text1"/>
          </w:rPr>
          <w:delText>span</w:delText>
        </w:r>
      </w:del>
      <w:commentRangeEnd w:id="539"/>
      <w:r w:rsidR="00282553">
        <w:rPr>
          <w:rStyle w:val="CommentReference"/>
          <w:rFonts w:ascii="Arial" w:hAnsi="Arial" w:cs="Arial"/>
        </w:rPr>
        <w:commentReference w:id="539"/>
      </w:r>
      <w:del w:id="540" w:author="Shahrestani, Parvin" w:date="2020-03-23T16:03:00Z">
        <w:r w:rsidR="00D100EE" w:rsidDel="00282553">
          <w:rPr>
            <w:rFonts w:eastAsia="Times New Roman"/>
            <w:color w:val="000000" w:themeColor="text1"/>
          </w:rPr>
          <w:delText xml:space="preserve">. </w:delText>
        </w:r>
      </w:del>
    </w:p>
    <w:p w14:paraId="018289AF" w14:textId="77777777" w:rsidR="00E10321" w:rsidRPr="003A7DA1" w:rsidRDefault="00E10321" w:rsidP="007A65B6">
      <w:pPr>
        <w:spacing w:line="360" w:lineRule="auto"/>
        <w:jc w:val="both"/>
        <w:rPr>
          <w:color w:val="FF0000"/>
        </w:rPr>
      </w:pPr>
    </w:p>
    <w:p w14:paraId="758F6B4E" w14:textId="77777777" w:rsidR="003A44A4" w:rsidRDefault="003A44A4" w:rsidP="00AA3D48"/>
    <w:p w14:paraId="3E4D8B38" w14:textId="1FF00AA2" w:rsidR="003A44A4" w:rsidRDefault="00A31C0B" w:rsidP="00AA3D48">
      <w:r>
        <w:t>Some parts of Fabian genomic analysis process:</w:t>
      </w:r>
    </w:p>
    <w:p w14:paraId="56D4BDAB" w14:textId="77777777" w:rsidR="00A31C0B" w:rsidRDefault="00A31C0B" w:rsidP="00AA3D48"/>
    <w:p w14:paraId="4E8898E4" w14:textId="77777777" w:rsidR="00A31C0B" w:rsidRPr="00A31C0B" w:rsidRDefault="00A31C0B" w:rsidP="00A31C0B">
      <w:pPr>
        <w:spacing w:line="360" w:lineRule="auto"/>
        <w:ind w:firstLine="720"/>
        <w:jc w:val="both"/>
        <w:rPr>
          <w:rFonts w:ascii="Arial" w:eastAsia="Calibri" w:hAnsi="Arial" w:cs="Arial"/>
          <w:color w:val="FF0000"/>
          <w:szCs w:val="22"/>
        </w:rPr>
      </w:pPr>
      <w:r w:rsidRPr="00A31C0B">
        <w:rPr>
          <w:rFonts w:ascii="Arial" w:eastAsia="Calibri" w:hAnsi="Arial" w:cs="Arial"/>
          <w:color w:val="FF0000"/>
          <w:szCs w:val="22"/>
        </w:rPr>
        <w:t>To analyze the genomes of the selection and control lines we used Pool-</w:t>
      </w:r>
      <w:proofErr w:type="spellStart"/>
      <w:r w:rsidRPr="00A31C0B">
        <w:rPr>
          <w:rFonts w:ascii="Arial" w:eastAsia="Calibri" w:hAnsi="Arial" w:cs="Arial"/>
          <w:color w:val="FF0000"/>
          <w:szCs w:val="22"/>
        </w:rPr>
        <w:t>Seq</w:t>
      </w:r>
      <w:proofErr w:type="spellEnd"/>
      <w:r w:rsidRPr="00A31C0B">
        <w:rPr>
          <w:rFonts w:ascii="Arial" w:eastAsia="Calibri" w:hAnsi="Arial" w:cs="Arial"/>
          <w:color w:val="FF0000"/>
          <w:szCs w:val="22"/>
          <w:vertAlign w:val="superscript"/>
        </w:rPr>
        <w:t xml:space="preserve"> </w:t>
      </w:r>
      <w:r w:rsidRPr="00A31C0B">
        <w:rPr>
          <w:rFonts w:ascii="Arial" w:eastAsia="Calibri" w:hAnsi="Arial" w:cs="Arial"/>
          <w:color w:val="FF0000"/>
          <w:szCs w:val="22"/>
        </w:rPr>
        <w:t>(</w:t>
      </w:r>
      <w:proofErr w:type="spellStart"/>
      <w:r w:rsidRPr="00A31C0B">
        <w:rPr>
          <w:rFonts w:ascii="Arial" w:eastAsia="Calibri" w:hAnsi="Arial" w:cs="Arial"/>
          <w:color w:val="FF0000"/>
          <w:szCs w:val="22"/>
        </w:rPr>
        <w:t>Schlötterer</w:t>
      </w:r>
      <w:proofErr w:type="spellEnd"/>
      <w:r w:rsidRPr="00A31C0B">
        <w:rPr>
          <w:rFonts w:ascii="Arial" w:eastAsia="Calibri" w:hAnsi="Arial" w:cs="Arial"/>
          <w:color w:val="FF0000"/>
          <w:szCs w:val="22"/>
        </w:rPr>
        <w:t xml:space="preserve"> et al. 2014). For each replicate line, we extracted DNA from pools of 100 females using the </w:t>
      </w:r>
      <w:proofErr w:type="spellStart"/>
      <w:r w:rsidRPr="00A31C0B">
        <w:rPr>
          <w:rFonts w:ascii="Arial" w:eastAsia="Calibri" w:hAnsi="Arial" w:cs="Arial"/>
          <w:color w:val="FF0000"/>
          <w:szCs w:val="22"/>
        </w:rPr>
        <w:t>Qiagen</w:t>
      </w:r>
      <w:proofErr w:type="spellEnd"/>
      <w:r w:rsidRPr="00A31C0B">
        <w:rPr>
          <w:rFonts w:ascii="Arial" w:eastAsia="Calibri" w:hAnsi="Arial" w:cs="Arial"/>
          <w:color w:val="FF0000"/>
          <w:szCs w:val="22"/>
        </w:rPr>
        <w:t xml:space="preserve"> </w:t>
      </w:r>
      <w:proofErr w:type="spellStart"/>
      <w:r w:rsidRPr="00A31C0B">
        <w:rPr>
          <w:rFonts w:ascii="Arial" w:eastAsia="Calibri" w:hAnsi="Arial" w:cs="Arial"/>
          <w:color w:val="FF0000"/>
          <w:szCs w:val="22"/>
        </w:rPr>
        <w:t>DNeasy</w:t>
      </w:r>
      <w:proofErr w:type="spellEnd"/>
      <w:r w:rsidRPr="00A31C0B">
        <w:rPr>
          <w:rFonts w:ascii="Arial" w:eastAsia="Calibri" w:hAnsi="Arial" w:cs="Arial"/>
          <w:color w:val="FF0000"/>
          <w:szCs w:val="22"/>
        </w:rPr>
        <w:t xml:space="preserve"> Blood and Tissue Kit and subsequent fragmentation with a </w:t>
      </w:r>
      <w:proofErr w:type="spellStart"/>
      <w:r w:rsidRPr="00A31C0B">
        <w:rPr>
          <w:rFonts w:ascii="Arial" w:eastAsia="Calibri" w:hAnsi="Arial" w:cs="Arial"/>
          <w:color w:val="FF0000"/>
          <w:szCs w:val="22"/>
        </w:rPr>
        <w:t>Covaris</w:t>
      </w:r>
      <w:proofErr w:type="spellEnd"/>
      <w:r w:rsidRPr="00A31C0B">
        <w:rPr>
          <w:rFonts w:ascii="Arial" w:eastAsia="Calibri" w:hAnsi="Arial" w:cs="Arial"/>
          <w:color w:val="FF0000"/>
          <w:szCs w:val="22"/>
        </w:rPr>
        <w:t xml:space="preserve"> S2 ultra </w:t>
      </w:r>
      <w:proofErr w:type="spellStart"/>
      <w:r w:rsidRPr="00A31C0B">
        <w:rPr>
          <w:rFonts w:ascii="Arial" w:eastAsia="Calibri" w:hAnsi="Arial" w:cs="Arial"/>
          <w:color w:val="FF0000"/>
          <w:szCs w:val="22"/>
        </w:rPr>
        <w:t>sonicator</w:t>
      </w:r>
      <w:proofErr w:type="spellEnd"/>
      <w:r w:rsidRPr="00A31C0B">
        <w:rPr>
          <w:rFonts w:ascii="Arial" w:eastAsia="Calibri" w:hAnsi="Arial" w:cs="Arial"/>
          <w:color w:val="FF0000"/>
          <w:szCs w:val="22"/>
        </w:rPr>
        <w:t xml:space="preserve"> (</w:t>
      </w:r>
      <w:proofErr w:type="spellStart"/>
      <w:r w:rsidRPr="00A31C0B">
        <w:rPr>
          <w:rFonts w:ascii="Arial" w:eastAsia="Calibri" w:hAnsi="Arial" w:cs="Arial"/>
          <w:color w:val="FF0000"/>
          <w:szCs w:val="22"/>
        </w:rPr>
        <w:t>Covaris</w:t>
      </w:r>
      <w:proofErr w:type="spellEnd"/>
      <w:r w:rsidRPr="00A31C0B">
        <w:rPr>
          <w:rFonts w:ascii="Arial" w:eastAsia="Calibri" w:hAnsi="Arial" w:cs="Arial"/>
          <w:color w:val="FF0000"/>
          <w:szCs w:val="22"/>
        </w:rPr>
        <w:t xml:space="preserve">). </w:t>
      </w:r>
    </w:p>
    <w:p w14:paraId="695E4EF3" w14:textId="77777777" w:rsidR="00A31C0B" w:rsidRPr="00A31C0B" w:rsidRDefault="00A31C0B" w:rsidP="00A31C0B">
      <w:pPr>
        <w:spacing w:line="360" w:lineRule="auto"/>
        <w:ind w:firstLine="720"/>
        <w:jc w:val="both"/>
        <w:rPr>
          <w:rFonts w:ascii="Arial" w:hAnsi="Arial" w:cs="Arial"/>
          <w:color w:val="FF0000"/>
        </w:rPr>
      </w:pPr>
      <w:r w:rsidRPr="00A31C0B">
        <w:rPr>
          <w:rFonts w:ascii="Arial" w:eastAsia="Calibri" w:hAnsi="Arial" w:cs="Arial"/>
          <w:color w:val="FF0000"/>
          <w:szCs w:val="22"/>
        </w:rPr>
        <w:t xml:space="preserve">To define candidate SNPs that are likely shaped by selection we applied a highly stringent </w:t>
      </w:r>
      <w:r w:rsidRPr="00A31C0B">
        <w:rPr>
          <w:rFonts w:ascii="Arial" w:eastAsia="Calibri" w:hAnsi="Arial" w:cs="Arial"/>
          <w:i/>
          <w:color w:val="FF0000"/>
          <w:szCs w:val="22"/>
        </w:rPr>
        <w:t>F</w:t>
      </w:r>
      <w:r w:rsidRPr="00A31C0B">
        <w:rPr>
          <w:rFonts w:ascii="Arial" w:eastAsia="Calibri" w:hAnsi="Arial" w:cs="Arial"/>
          <w:color w:val="FF0000"/>
          <w:szCs w:val="22"/>
          <w:vertAlign w:val="subscript"/>
        </w:rPr>
        <w:t>ST</w:t>
      </w:r>
      <w:r w:rsidRPr="00A31C0B">
        <w:rPr>
          <w:rFonts w:ascii="Arial" w:eastAsia="Calibri" w:hAnsi="Arial" w:cs="Arial"/>
          <w:color w:val="FF0000"/>
          <w:szCs w:val="22"/>
        </w:rPr>
        <w:t xml:space="preserve"> outlier approach (</w:t>
      </w:r>
      <w:proofErr w:type="spellStart"/>
      <w:r w:rsidRPr="00A31C0B">
        <w:rPr>
          <w:rFonts w:ascii="Arial" w:eastAsia="Calibri" w:hAnsi="Arial" w:cs="Arial"/>
          <w:color w:val="FF0000"/>
          <w:szCs w:val="22"/>
        </w:rPr>
        <w:t>Akey</w:t>
      </w:r>
      <w:proofErr w:type="spellEnd"/>
      <w:r w:rsidRPr="00A31C0B">
        <w:rPr>
          <w:rFonts w:ascii="Arial" w:eastAsia="Calibri" w:hAnsi="Arial" w:cs="Arial"/>
          <w:color w:val="FF0000"/>
          <w:szCs w:val="22"/>
        </w:rPr>
        <w:t xml:space="preserve"> 2009; </w:t>
      </w:r>
      <w:proofErr w:type="spellStart"/>
      <w:r w:rsidRPr="00A31C0B">
        <w:rPr>
          <w:rFonts w:ascii="Arial" w:eastAsia="Calibri" w:hAnsi="Arial" w:cs="Arial"/>
          <w:color w:val="FF0000"/>
          <w:szCs w:val="22"/>
        </w:rPr>
        <w:t>Lewontin</w:t>
      </w:r>
      <w:proofErr w:type="spellEnd"/>
      <w:r w:rsidRPr="00A31C0B">
        <w:rPr>
          <w:rFonts w:ascii="Arial" w:eastAsia="Calibri" w:hAnsi="Arial" w:cs="Arial"/>
          <w:color w:val="FF0000"/>
          <w:szCs w:val="22"/>
        </w:rPr>
        <w:t xml:space="preserve"> and </w:t>
      </w:r>
      <w:proofErr w:type="spellStart"/>
      <w:r w:rsidRPr="00A31C0B">
        <w:rPr>
          <w:rFonts w:ascii="Arial" w:eastAsia="Calibri" w:hAnsi="Arial" w:cs="Arial"/>
          <w:color w:val="FF0000"/>
          <w:szCs w:val="22"/>
        </w:rPr>
        <w:t>Krakauer</w:t>
      </w:r>
      <w:proofErr w:type="spellEnd"/>
      <w:r w:rsidRPr="00A31C0B">
        <w:rPr>
          <w:rFonts w:ascii="Arial" w:eastAsia="Calibri" w:hAnsi="Arial" w:cs="Arial"/>
          <w:color w:val="FF0000"/>
          <w:szCs w:val="22"/>
        </w:rPr>
        <w:t xml:space="preserve"> 1973)</w:t>
      </w:r>
      <w:r w:rsidRPr="00A31C0B">
        <w:rPr>
          <w:rFonts w:ascii="Arial" w:eastAsia="Calibri" w:hAnsi="Arial" w:cs="Arial"/>
          <w:color w:val="FF0000"/>
          <w:szCs w:val="22"/>
          <w:vertAlign w:val="superscript"/>
        </w:rPr>
        <w:t xml:space="preserve"> </w:t>
      </w:r>
      <w:r w:rsidRPr="00A31C0B">
        <w:rPr>
          <w:rFonts w:ascii="Arial" w:eastAsia="Calibri" w:hAnsi="Arial" w:cs="Arial"/>
          <w:color w:val="FF0000"/>
          <w:szCs w:val="22"/>
        </w:rPr>
        <w:t xml:space="preserve">to all 1,307,590 polymorphic sites, using </w:t>
      </w:r>
      <w:r w:rsidRPr="00A31C0B">
        <w:rPr>
          <w:rFonts w:ascii="Arial" w:eastAsia="Calibri" w:hAnsi="Arial" w:cs="Arial"/>
          <w:i/>
          <w:color w:val="FF0000"/>
          <w:szCs w:val="22"/>
        </w:rPr>
        <w:t>PoPoolation2</w:t>
      </w:r>
      <w:r w:rsidRPr="00A31C0B">
        <w:rPr>
          <w:rFonts w:ascii="Arial" w:eastAsia="Calibri" w:hAnsi="Arial" w:cs="Arial"/>
          <w:color w:val="FF0000"/>
          <w:szCs w:val="22"/>
          <w:vertAlign w:val="superscript"/>
        </w:rPr>
        <w:t xml:space="preserve"> </w:t>
      </w:r>
      <w:r w:rsidRPr="00A31C0B">
        <w:rPr>
          <w:rFonts w:ascii="Arial" w:eastAsia="Calibri" w:hAnsi="Arial" w:cs="Arial"/>
          <w:color w:val="FF0000"/>
          <w:szCs w:val="22"/>
        </w:rPr>
        <w:t>(</w:t>
      </w:r>
      <w:proofErr w:type="spellStart"/>
      <w:r w:rsidRPr="00A31C0B">
        <w:rPr>
          <w:rFonts w:ascii="Arial" w:eastAsia="Calibri" w:hAnsi="Arial" w:cs="Arial"/>
          <w:color w:val="FF0000"/>
          <w:szCs w:val="22"/>
        </w:rPr>
        <w:t>Kofler</w:t>
      </w:r>
      <w:proofErr w:type="spellEnd"/>
      <w:r w:rsidRPr="00A31C0B">
        <w:rPr>
          <w:rFonts w:ascii="Arial" w:eastAsia="Calibri" w:hAnsi="Arial" w:cs="Arial"/>
          <w:color w:val="FF0000"/>
          <w:szCs w:val="22"/>
        </w:rPr>
        <w:t xml:space="preserve"> et al. 2011b). Alleles occurring less than 12 times across all six lines (average minimum count of 2 per line) were excluded. SNPs were deemed to represent candidates if their frequencies were (</w:t>
      </w:r>
      <w:proofErr w:type="spellStart"/>
      <w:r w:rsidRPr="00A31C0B">
        <w:rPr>
          <w:rFonts w:ascii="Arial" w:eastAsia="Calibri" w:hAnsi="Arial" w:cs="Arial"/>
          <w:color w:val="FF0000"/>
          <w:szCs w:val="22"/>
        </w:rPr>
        <w:t>i</w:t>
      </w:r>
      <w:proofErr w:type="spellEnd"/>
      <w:r w:rsidRPr="00A31C0B">
        <w:rPr>
          <w:rFonts w:ascii="Arial" w:eastAsia="Calibri" w:hAnsi="Arial" w:cs="Arial"/>
          <w:color w:val="FF0000"/>
          <w:szCs w:val="22"/>
        </w:rPr>
        <w:t xml:space="preserve">) strongly and consistently differentiated between the selection and control regimes, with an </w:t>
      </w:r>
      <w:r w:rsidRPr="00A31C0B">
        <w:rPr>
          <w:rFonts w:ascii="Arial" w:eastAsia="Calibri" w:hAnsi="Arial" w:cs="Arial"/>
          <w:i/>
          <w:color w:val="FF0000"/>
          <w:szCs w:val="22"/>
        </w:rPr>
        <w:t>F</w:t>
      </w:r>
      <w:r w:rsidRPr="00A31C0B">
        <w:rPr>
          <w:rFonts w:ascii="Arial" w:eastAsia="Calibri" w:hAnsi="Arial" w:cs="Arial"/>
          <w:color w:val="FF0000"/>
          <w:szCs w:val="22"/>
          <w:vertAlign w:val="subscript"/>
        </w:rPr>
        <w:t xml:space="preserve">ST </w:t>
      </w:r>
      <w:r w:rsidRPr="00A31C0B">
        <w:rPr>
          <w:rFonts w:ascii="Arial" w:eastAsia="Calibri" w:hAnsi="Arial" w:cs="Arial"/>
          <w:color w:val="FF0000"/>
          <w:szCs w:val="22"/>
        </w:rPr>
        <w:t xml:space="preserve">&gt; 0.9 in all 8 possible pairwise comparisons of the 2 control lines with the 4 selection lines (Fig. 1a) and (ii) significantly different between regimes in a Fisher's exact test (at </w:t>
      </w:r>
      <w:r w:rsidRPr="00A31C0B">
        <w:rPr>
          <w:rFonts w:ascii="Symbol" w:eastAsia="Calibri" w:hAnsi="Symbol" w:cs="Arial"/>
          <w:color w:val="FF0000"/>
          <w:szCs w:val="22"/>
        </w:rPr>
        <w:t></w:t>
      </w:r>
      <w:r w:rsidRPr="00A31C0B">
        <w:rPr>
          <w:rFonts w:ascii="Arial" w:eastAsia="Calibri" w:hAnsi="Arial" w:cs="Arial"/>
          <w:color w:val="FF0000"/>
          <w:szCs w:val="22"/>
        </w:rPr>
        <w:t>= 0.001) with Bonferroni correction (p</w:t>
      </w:r>
      <w:r w:rsidRPr="00A31C0B">
        <w:rPr>
          <w:rFonts w:ascii="Arial" w:eastAsia="Calibri" w:hAnsi="Arial" w:cs="Arial"/>
          <w:i/>
          <w:color w:val="FF0000"/>
          <w:szCs w:val="22"/>
        </w:rPr>
        <w:t xml:space="preserve"> </w:t>
      </w:r>
      <w:r w:rsidRPr="00A31C0B">
        <w:rPr>
          <w:rFonts w:ascii="Arial" w:eastAsia="Calibri" w:hAnsi="Arial" w:cs="Arial"/>
          <w:color w:val="FF0000"/>
          <w:szCs w:val="22"/>
        </w:rPr>
        <w:t xml:space="preserve">&lt; </w:t>
      </w:r>
      <w:r w:rsidRPr="00A31C0B">
        <w:rPr>
          <w:rFonts w:ascii="Symbol" w:eastAsia="Calibri" w:hAnsi="Symbol" w:cs="Arial"/>
          <w:color w:val="FF0000"/>
          <w:szCs w:val="22"/>
        </w:rPr>
        <w:t></w:t>
      </w:r>
      <w:r w:rsidRPr="00A31C0B">
        <w:rPr>
          <w:rFonts w:ascii="Arial" w:eastAsia="Calibri" w:hAnsi="Arial" w:cs="Arial"/>
          <w:color w:val="FF0000"/>
          <w:szCs w:val="22"/>
        </w:rPr>
        <w:t xml:space="preserve">' = 0.001 / 1,307,590 = 7.65 x </w:t>
      </w:r>
      <w:r w:rsidRPr="00A31C0B">
        <w:rPr>
          <w:rFonts w:ascii="Arial" w:eastAsia="Calibri" w:hAnsi="Arial" w:cs="Arial"/>
          <w:color w:val="FF0000"/>
          <w:szCs w:val="22"/>
        </w:rPr>
        <w:lastRenderedPageBreak/>
        <w:t>10</w:t>
      </w:r>
      <w:r w:rsidRPr="00A31C0B">
        <w:rPr>
          <w:rFonts w:ascii="Arial" w:eastAsia="Calibri" w:hAnsi="Arial" w:cs="Arial"/>
          <w:color w:val="FF0000"/>
          <w:szCs w:val="22"/>
          <w:vertAlign w:val="superscript"/>
        </w:rPr>
        <w:t>-10</w:t>
      </w:r>
      <w:r w:rsidRPr="00A31C0B">
        <w:rPr>
          <w:rFonts w:ascii="Arial" w:eastAsia="Calibri" w:hAnsi="Arial" w:cs="Arial"/>
          <w:color w:val="FF0000"/>
          <w:szCs w:val="22"/>
        </w:rPr>
        <w:t xml:space="preserve">). This yielded 8205 candidate SNPs in 868 genes. In addition to defining candidates, </w:t>
      </w:r>
      <w:r w:rsidRPr="00A31C0B">
        <w:rPr>
          <w:rFonts w:ascii="Arial" w:hAnsi="Arial" w:cs="Arial"/>
          <w:color w:val="FF0000"/>
        </w:rPr>
        <w:t>we estimated the strength of differentiation among selection versus control lines relative to differentiation within selection or control lines by calculating a ‘selection signal-to-noise’ ratio for each polymorphic SNP, with the ratio ranging from 1 to -1</w:t>
      </w:r>
    </w:p>
    <w:p w14:paraId="62079E3C" w14:textId="77777777" w:rsidR="00A31C0B" w:rsidRPr="00A31C0B" w:rsidRDefault="00A31C0B" w:rsidP="00A31C0B">
      <w:pPr>
        <w:spacing w:line="480" w:lineRule="auto"/>
        <w:ind w:firstLine="720"/>
        <w:outlineLvl w:val="0"/>
        <w:rPr>
          <w:rFonts w:ascii="Arial" w:eastAsia="Calibri" w:hAnsi="Arial" w:cs="Arial"/>
          <w:color w:val="FF0000"/>
          <w:szCs w:val="22"/>
        </w:rPr>
      </w:pPr>
      <w:r w:rsidRPr="00A31C0B">
        <w:rPr>
          <w:rFonts w:ascii="Arial" w:eastAsia="Calibri" w:hAnsi="Arial" w:cs="Arial"/>
          <w:color w:val="FF0000"/>
          <w:szCs w:val="22"/>
        </w:rPr>
        <w:t xml:space="preserve">We performed </w:t>
      </w:r>
      <w:proofErr w:type="gramStart"/>
      <w:r w:rsidRPr="00A31C0B">
        <w:rPr>
          <w:rFonts w:ascii="Arial" w:eastAsia="Calibri" w:hAnsi="Arial" w:cs="Arial"/>
          <w:color w:val="FF0000"/>
          <w:szCs w:val="22"/>
        </w:rPr>
        <w:t>a number of</w:t>
      </w:r>
      <w:proofErr w:type="gramEnd"/>
      <w:r w:rsidRPr="00A31C0B">
        <w:rPr>
          <w:rFonts w:ascii="Arial" w:eastAsia="Calibri" w:hAnsi="Arial" w:cs="Arial"/>
          <w:color w:val="FF0000"/>
          <w:szCs w:val="22"/>
        </w:rPr>
        <w:t xml:space="preserve"> downstream analyses on our candidate set of SNPs. First, to identify differences in the proportion of genomic features of candidates versus whole-genome background, we obtained gene names and annotations for the candidates from </w:t>
      </w:r>
      <w:proofErr w:type="spellStart"/>
      <w:r w:rsidRPr="00A31C0B">
        <w:rPr>
          <w:rFonts w:ascii="Arial" w:eastAsia="Calibri" w:hAnsi="Arial" w:cs="Arial"/>
          <w:color w:val="FF0000"/>
          <w:szCs w:val="22"/>
        </w:rPr>
        <w:t>FlyBase</w:t>
      </w:r>
      <w:proofErr w:type="spellEnd"/>
      <w:r w:rsidRPr="00A31C0B">
        <w:rPr>
          <w:rFonts w:ascii="Arial" w:eastAsia="Calibri" w:hAnsi="Arial" w:cs="Arial"/>
          <w:color w:val="FF0000"/>
          <w:szCs w:val="22"/>
        </w:rPr>
        <w:t xml:space="preserve"> r.5.40 with </w:t>
      </w:r>
      <w:proofErr w:type="spellStart"/>
      <w:r w:rsidRPr="00A31C0B">
        <w:rPr>
          <w:rFonts w:ascii="Arial" w:eastAsia="Calibri" w:hAnsi="Arial" w:cs="Arial"/>
          <w:i/>
          <w:color w:val="FF0000"/>
          <w:szCs w:val="22"/>
        </w:rPr>
        <w:t>SnpEff</w:t>
      </w:r>
      <w:proofErr w:type="spellEnd"/>
      <w:r w:rsidRPr="00A31C0B">
        <w:rPr>
          <w:rFonts w:ascii="Arial" w:eastAsia="Calibri" w:hAnsi="Arial" w:cs="Arial"/>
          <w:color w:val="FF0000"/>
          <w:szCs w:val="22"/>
        </w:rPr>
        <w:t xml:space="preserve"> (v.</w:t>
      </w:r>
      <w:r w:rsidRPr="00A31C0B">
        <w:rPr>
          <w:rFonts w:ascii="Arial" w:eastAsia="Calibri" w:hAnsi="Arial" w:cs="Arial"/>
          <w:color w:val="FF0000"/>
          <w:szCs w:val="22"/>
          <w:lang w:val="fr-CH"/>
        </w:rPr>
        <w:t xml:space="preserve">2.0.3; </w:t>
      </w:r>
      <w:proofErr w:type="spellStart"/>
      <w:r w:rsidRPr="00A31C0B">
        <w:rPr>
          <w:rFonts w:ascii="Arial" w:eastAsia="Calibri" w:hAnsi="Arial" w:cs="Arial"/>
          <w:color w:val="FF0000"/>
          <w:szCs w:val="22"/>
          <w:lang w:val="fr-CH"/>
        </w:rPr>
        <w:t>Cingolani</w:t>
      </w:r>
      <w:proofErr w:type="spellEnd"/>
      <w:r w:rsidRPr="00A31C0B">
        <w:rPr>
          <w:rFonts w:ascii="Arial" w:eastAsia="Calibri" w:hAnsi="Arial" w:cs="Arial"/>
          <w:color w:val="FF0000"/>
          <w:szCs w:val="22"/>
          <w:lang w:val="fr-CH"/>
        </w:rPr>
        <w:t xml:space="preserve"> et al. 2012). </w:t>
      </w:r>
      <w:r w:rsidRPr="00A31C0B">
        <w:rPr>
          <w:rFonts w:ascii="Arial" w:eastAsia="Calibri" w:hAnsi="Arial" w:cs="Arial"/>
          <w:color w:val="FF0000"/>
          <w:szCs w:val="22"/>
        </w:rPr>
        <w:t xml:space="preserve">To account for potential regulatory variants up- or downstream of the gene body we considered all sequence variants within 1 kb distance of the 5’ and 3’UTR as being part of a given candidate gene; variants outside of these borders </w:t>
      </w:r>
      <w:proofErr w:type="gramStart"/>
      <w:r w:rsidRPr="00A31C0B">
        <w:rPr>
          <w:rFonts w:ascii="Arial" w:eastAsia="Calibri" w:hAnsi="Arial" w:cs="Arial"/>
          <w:color w:val="FF0000"/>
          <w:szCs w:val="22"/>
        </w:rPr>
        <w:t>were considered to be</w:t>
      </w:r>
      <w:proofErr w:type="gramEnd"/>
      <w:r w:rsidRPr="00A31C0B">
        <w:rPr>
          <w:rFonts w:ascii="Arial" w:eastAsia="Calibri" w:hAnsi="Arial" w:cs="Arial"/>
          <w:color w:val="FF0000"/>
          <w:szCs w:val="22"/>
        </w:rPr>
        <w:t xml:space="preserve"> intergenic. The analyzed ‘candidate gene’ sequences thus include both synonymous and non-synonymous SNPs as well as exons and introns. Second, </w:t>
      </w:r>
      <w:r w:rsidRPr="00A31C0B">
        <w:rPr>
          <w:rFonts w:ascii="Arial" w:hAnsi="Arial" w:cs="Arial"/>
          <w:color w:val="FF0000"/>
          <w:szCs w:val="22"/>
        </w:rPr>
        <w:t xml:space="preserve">to examine the functions of the candidate genes and test for gene set enrichment we used gene ontology (GO) analysis in </w:t>
      </w:r>
      <w:proofErr w:type="spellStart"/>
      <w:r w:rsidRPr="00A31C0B">
        <w:rPr>
          <w:rFonts w:ascii="Arial" w:hAnsi="Arial" w:cs="Arial"/>
          <w:i/>
          <w:color w:val="FF0000"/>
          <w:szCs w:val="22"/>
        </w:rPr>
        <w:t>Gowinda</w:t>
      </w:r>
      <w:proofErr w:type="spellEnd"/>
      <w:r w:rsidRPr="00A31C0B">
        <w:rPr>
          <w:rFonts w:ascii="Arial" w:hAnsi="Arial" w:cs="Arial"/>
          <w:i/>
          <w:color w:val="FF0000"/>
          <w:szCs w:val="22"/>
        </w:rPr>
        <w:t xml:space="preserve"> </w:t>
      </w:r>
      <w:r w:rsidRPr="00A31C0B">
        <w:rPr>
          <w:rFonts w:ascii="Arial" w:hAnsi="Arial" w:cs="Arial"/>
          <w:color w:val="FF0000"/>
          <w:szCs w:val="22"/>
        </w:rPr>
        <w:t>(</w:t>
      </w:r>
      <w:proofErr w:type="spellStart"/>
      <w:r w:rsidRPr="00A31C0B">
        <w:rPr>
          <w:rFonts w:ascii="Arial" w:hAnsi="Arial" w:cs="Arial"/>
          <w:color w:val="FF0000"/>
          <w:szCs w:val="22"/>
        </w:rPr>
        <w:t>Kofler</w:t>
      </w:r>
      <w:proofErr w:type="spellEnd"/>
      <w:r w:rsidRPr="00A31C0B">
        <w:rPr>
          <w:rFonts w:ascii="Arial" w:hAnsi="Arial" w:cs="Arial"/>
          <w:color w:val="FF0000"/>
          <w:szCs w:val="22"/>
        </w:rPr>
        <w:t xml:space="preserve"> and </w:t>
      </w:r>
      <w:proofErr w:type="spellStart"/>
      <w:r w:rsidRPr="00A31C0B">
        <w:rPr>
          <w:rFonts w:ascii="Arial" w:hAnsi="Arial" w:cs="Arial"/>
          <w:color w:val="FF0000"/>
          <w:szCs w:val="22"/>
        </w:rPr>
        <w:t>Schlötterer</w:t>
      </w:r>
      <w:proofErr w:type="spellEnd"/>
      <w:r w:rsidRPr="00A31C0B">
        <w:rPr>
          <w:rFonts w:ascii="Arial" w:hAnsi="Arial" w:cs="Arial"/>
          <w:color w:val="FF0000"/>
          <w:szCs w:val="22"/>
        </w:rPr>
        <w:t xml:space="preserve"> 2012), accounting for gene length bias. Genes were mapped to GO terms with </w:t>
      </w:r>
      <w:proofErr w:type="spellStart"/>
      <w:r w:rsidRPr="00A31C0B">
        <w:rPr>
          <w:rFonts w:ascii="Arial" w:hAnsi="Arial" w:cs="Arial"/>
          <w:i/>
          <w:color w:val="FF0000"/>
          <w:szCs w:val="22"/>
        </w:rPr>
        <w:t>GoMiner</w:t>
      </w:r>
      <w:proofErr w:type="spellEnd"/>
      <w:r w:rsidRPr="00A31C0B">
        <w:rPr>
          <w:rFonts w:ascii="Arial" w:hAnsi="Arial" w:cs="Arial"/>
          <w:color w:val="FF0000"/>
          <w:szCs w:val="22"/>
          <w:vertAlign w:val="superscript"/>
        </w:rPr>
        <w:t xml:space="preserve"> </w:t>
      </w:r>
      <w:r w:rsidRPr="00A31C0B">
        <w:rPr>
          <w:rFonts w:ascii="Arial" w:hAnsi="Arial" w:cs="Arial"/>
          <w:color w:val="FF0000"/>
          <w:szCs w:val="22"/>
        </w:rPr>
        <w:t>(</w:t>
      </w:r>
      <w:proofErr w:type="spellStart"/>
      <w:r w:rsidRPr="00A31C0B">
        <w:rPr>
          <w:rFonts w:ascii="Arial" w:hAnsi="Arial" w:cs="Arial"/>
          <w:color w:val="FF0000"/>
          <w:szCs w:val="22"/>
        </w:rPr>
        <w:t>Zeeberg</w:t>
      </w:r>
      <w:proofErr w:type="spellEnd"/>
      <w:r w:rsidRPr="00A31C0B">
        <w:rPr>
          <w:rFonts w:ascii="Arial" w:hAnsi="Arial" w:cs="Arial"/>
          <w:color w:val="FF0000"/>
          <w:szCs w:val="22"/>
        </w:rPr>
        <w:t xml:space="preserve"> et al. 2003), using the reference genome v.5.40 for annotations. We considered the ontologies ‘Biological Function’, ‘Molecular Function’ and ‘Cellular Component’. Finally, to investigate ‘gene reuse’, i.e. the extent to which genetic loci underlying the evolution of </w:t>
      </w:r>
      <w:r w:rsidRPr="00A31C0B">
        <w:rPr>
          <w:rFonts w:ascii="Arial" w:hAnsi="Arial" w:cs="Arial"/>
          <w:i/>
          <w:color w:val="FF0000"/>
          <w:szCs w:val="22"/>
        </w:rPr>
        <w:t xml:space="preserve">Drosophila </w:t>
      </w:r>
      <w:r w:rsidRPr="00A31C0B">
        <w:rPr>
          <w:rFonts w:ascii="Arial" w:hAnsi="Arial" w:cs="Arial"/>
          <w:color w:val="FF0000"/>
          <w:szCs w:val="22"/>
        </w:rPr>
        <w:t>lifespan might be shared (‘public’) or lineage/population-specific (‘private’) (</w:t>
      </w:r>
      <w:proofErr w:type="spellStart"/>
      <w:r w:rsidRPr="00A31C0B">
        <w:rPr>
          <w:rFonts w:ascii="Arial" w:hAnsi="Arial" w:cs="Arial"/>
          <w:color w:val="FF0000"/>
          <w:szCs w:val="22"/>
        </w:rPr>
        <w:t>DeVeale</w:t>
      </w:r>
      <w:proofErr w:type="spellEnd"/>
      <w:r w:rsidRPr="00A31C0B">
        <w:rPr>
          <w:rFonts w:ascii="Arial" w:hAnsi="Arial" w:cs="Arial"/>
          <w:color w:val="FF0000"/>
          <w:szCs w:val="22"/>
        </w:rPr>
        <w:t xml:space="preserve"> et al. 2004; Partridge and Gems 2002), we compared our list of candidate genes</w:t>
      </w:r>
      <w:r w:rsidRPr="00A31C0B">
        <w:rPr>
          <w:rFonts w:ascii="Arial" w:eastAsia="Calibri" w:hAnsi="Arial" w:cs="Arial"/>
          <w:color w:val="FF0000"/>
          <w:szCs w:val="22"/>
        </w:rPr>
        <w:t xml:space="preserve"> </w:t>
      </w:r>
      <w:r w:rsidRPr="00A31C0B">
        <w:rPr>
          <w:rFonts w:ascii="Arial" w:hAnsi="Arial" w:cs="Arial"/>
          <w:color w:val="FF0000"/>
          <w:szCs w:val="22"/>
        </w:rPr>
        <w:t xml:space="preserve">to those from two 'Evolve and </w:t>
      </w:r>
      <w:proofErr w:type="spellStart"/>
      <w:r w:rsidRPr="00A31C0B">
        <w:rPr>
          <w:rFonts w:ascii="Arial" w:hAnsi="Arial" w:cs="Arial"/>
          <w:color w:val="FF0000"/>
          <w:szCs w:val="22"/>
        </w:rPr>
        <w:t>Resequence</w:t>
      </w:r>
      <w:proofErr w:type="spellEnd"/>
      <w:r w:rsidRPr="00A31C0B">
        <w:rPr>
          <w:rFonts w:ascii="Arial" w:hAnsi="Arial" w:cs="Arial"/>
          <w:color w:val="FF0000"/>
          <w:szCs w:val="22"/>
        </w:rPr>
        <w:t xml:space="preserve">' (E&amp;R) studies (Carnes et al. 2015; </w:t>
      </w:r>
      <w:proofErr w:type="spellStart"/>
      <w:r w:rsidRPr="00A31C0B">
        <w:rPr>
          <w:rFonts w:ascii="Arial" w:hAnsi="Arial" w:cs="Arial"/>
          <w:color w:val="FF0000"/>
          <w:szCs w:val="22"/>
        </w:rPr>
        <w:t>Remolina</w:t>
      </w:r>
      <w:proofErr w:type="spellEnd"/>
      <w:r w:rsidRPr="00A31C0B">
        <w:rPr>
          <w:rFonts w:ascii="Arial" w:hAnsi="Arial" w:cs="Arial"/>
          <w:color w:val="FF0000"/>
          <w:szCs w:val="22"/>
        </w:rPr>
        <w:t xml:space="preserve"> et al. 2012)</w:t>
      </w:r>
      <w:r w:rsidRPr="00A31C0B">
        <w:rPr>
          <w:rFonts w:ascii="Arial" w:hAnsi="Arial" w:cs="Arial"/>
          <w:color w:val="FF0000"/>
          <w:szCs w:val="22"/>
          <w:vertAlign w:val="superscript"/>
        </w:rPr>
        <w:t xml:space="preserve"> </w:t>
      </w:r>
      <w:proofErr w:type="gramStart"/>
      <w:r w:rsidRPr="00A31C0B">
        <w:rPr>
          <w:rFonts w:ascii="Arial" w:hAnsi="Arial" w:cs="Arial"/>
          <w:color w:val="FF0000"/>
          <w:szCs w:val="22"/>
        </w:rPr>
        <w:t>similar to</w:t>
      </w:r>
      <w:proofErr w:type="gramEnd"/>
      <w:r w:rsidRPr="00A31C0B">
        <w:rPr>
          <w:rFonts w:ascii="Arial" w:hAnsi="Arial" w:cs="Arial"/>
          <w:color w:val="FF0000"/>
          <w:szCs w:val="22"/>
        </w:rPr>
        <w:t xml:space="preserve"> ours </w:t>
      </w:r>
      <w:r w:rsidRPr="00A31C0B">
        <w:rPr>
          <w:rFonts w:ascii="Arial" w:eastAsia="Calibri" w:hAnsi="Arial" w:cs="Arial"/>
          <w:color w:val="FF0000"/>
          <w:szCs w:val="22"/>
        </w:rPr>
        <w:t>(</w:t>
      </w:r>
      <w:proofErr w:type="spellStart"/>
      <w:r w:rsidRPr="00A31C0B">
        <w:rPr>
          <w:rFonts w:ascii="Arial" w:eastAsia="Calibri" w:hAnsi="Arial" w:cs="Arial"/>
          <w:color w:val="FF0000"/>
          <w:szCs w:val="22"/>
        </w:rPr>
        <w:t>Luckinbill</w:t>
      </w:r>
      <w:proofErr w:type="spellEnd"/>
      <w:r w:rsidRPr="00A31C0B">
        <w:rPr>
          <w:rFonts w:ascii="Arial" w:eastAsia="Calibri" w:hAnsi="Arial" w:cs="Arial"/>
          <w:color w:val="FF0000"/>
          <w:szCs w:val="22"/>
        </w:rPr>
        <w:t xml:space="preserve"> et al. 1984)</w:t>
      </w:r>
      <w:r w:rsidRPr="00A31C0B">
        <w:rPr>
          <w:rFonts w:ascii="Arial" w:hAnsi="Arial" w:cs="Arial"/>
          <w:color w:val="FF0000"/>
          <w:szCs w:val="22"/>
        </w:rPr>
        <w:t xml:space="preserve">. To do so, we first created uniform gene names using the </w:t>
      </w:r>
      <w:proofErr w:type="spellStart"/>
      <w:r w:rsidRPr="00A31C0B">
        <w:rPr>
          <w:rFonts w:ascii="Arial" w:hAnsi="Arial" w:cs="Arial"/>
          <w:color w:val="FF0000"/>
          <w:szCs w:val="22"/>
        </w:rPr>
        <w:t>Flybase</w:t>
      </w:r>
      <w:proofErr w:type="spellEnd"/>
      <w:r w:rsidRPr="00A31C0B">
        <w:rPr>
          <w:rFonts w:ascii="Arial" w:hAnsi="Arial" w:cs="Arial"/>
          <w:color w:val="FF0000"/>
          <w:szCs w:val="22"/>
        </w:rPr>
        <w:t xml:space="preserve"> Upload/Convert IDs tool (</w:t>
      </w:r>
      <w:proofErr w:type="gramStart"/>
      <w:r w:rsidRPr="00A31C0B">
        <w:rPr>
          <w:rFonts w:ascii="Arial" w:hAnsi="Arial" w:cs="Arial"/>
          <w:color w:val="FF0000"/>
          <w:szCs w:val="22"/>
        </w:rPr>
        <w:t>v.FB</w:t>
      </w:r>
      <w:proofErr w:type="gramEnd"/>
      <w:r w:rsidRPr="00A31C0B">
        <w:rPr>
          <w:rFonts w:ascii="Arial" w:hAnsi="Arial" w:cs="Arial"/>
          <w:color w:val="FF0000"/>
          <w:szCs w:val="22"/>
        </w:rPr>
        <w:t xml:space="preserve">2014_03; http://flybase.org/convert/id) and then calculated all possible overlaps between the three gene lists using the R </w:t>
      </w:r>
      <w:r w:rsidRPr="00A31C0B">
        <w:rPr>
          <w:rFonts w:ascii="Arial" w:hAnsi="Arial" w:cs="Arial"/>
          <w:color w:val="FF0000"/>
          <w:szCs w:val="22"/>
        </w:rPr>
        <w:lastRenderedPageBreak/>
        <w:t xml:space="preserve">package </w:t>
      </w:r>
      <w:proofErr w:type="spellStart"/>
      <w:r w:rsidRPr="00A31C0B">
        <w:rPr>
          <w:rFonts w:ascii="Arial" w:hAnsi="Arial" w:cs="Arial"/>
          <w:i/>
          <w:color w:val="FF0000"/>
          <w:szCs w:val="22"/>
        </w:rPr>
        <w:t>SuperExactTest</w:t>
      </w:r>
      <w:proofErr w:type="spellEnd"/>
      <w:r w:rsidRPr="00A31C0B">
        <w:rPr>
          <w:rFonts w:ascii="Arial" w:hAnsi="Arial" w:cs="Arial"/>
          <w:color w:val="FF0000"/>
          <w:szCs w:val="22"/>
          <w:vertAlign w:val="superscript"/>
        </w:rPr>
        <w:t xml:space="preserve">  </w:t>
      </w:r>
      <w:r w:rsidRPr="00A31C0B">
        <w:rPr>
          <w:rFonts w:ascii="Arial" w:hAnsi="Arial" w:cs="Arial"/>
          <w:color w:val="FF0000"/>
          <w:szCs w:val="22"/>
        </w:rPr>
        <w:t>(Wang et al. 2015), assuming a shared background of 12,007 genes in the normally recombining genome</w:t>
      </w:r>
      <w:r w:rsidRPr="00A31C0B">
        <w:rPr>
          <w:rFonts w:ascii="Arial" w:eastAsia="Calibri" w:hAnsi="Arial" w:cs="Arial"/>
          <w:color w:val="FF0000"/>
          <w:szCs w:val="22"/>
          <w:vertAlign w:val="superscript"/>
        </w:rPr>
        <w:t xml:space="preserve"> </w:t>
      </w:r>
      <w:r w:rsidRPr="00A31C0B">
        <w:rPr>
          <w:rFonts w:ascii="Arial" w:eastAsia="Calibri" w:hAnsi="Arial" w:cs="Arial"/>
          <w:color w:val="FF0000"/>
          <w:szCs w:val="22"/>
        </w:rPr>
        <w:t>(</w:t>
      </w:r>
      <w:proofErr w:type="spellStart"/>
      <w:r w:rsidRPr="00A31C0B">
        <w:rPr>
          <w:rFonts w:ascii="Arial" w:eastAsia="Calibri" w:hAnsi="Arial" w:cs="Arial"/>
          <w:color w:val="FF0000"/>
          <w:szCs w:val="22"/>
        </w:rPr>
        <w:t>Kolaczkowski</w:t>
      </w:r>
      <w:proofErr w:type="spellEnd"/>
      <w:r w:rsidRPr="00A31C0B">
        <w:rPr>
          <w:rFonts w:ascii="Arial" w:eastAsia="Calibri" w:hAnsi="Arial" w:cs="Arial"/>
          <w:color w:val="FF0000"/>
          <w:szCs w:val="22"/>
        </w:rPr>
        <w:t xml:space="preserve"> et al. 2011, </w:t>
      </w:r>
      <w:r w:rsidRPr="00A31C0B">
        <w:rPr>
          <w:rFonts w:ascii="Arial" w:hAnsi="Arial" w:cs="Arial"/>
          <w:color w:val="FF0000"/>
          <w:szCs w:val="22"/>
        </w:rPr>
        <w:t>also cf. Table S5).</w:t>
      </w:r>
    </w:p>
    <w:p w14:paraId="379E49F9" w14:textId="77777777" w:rsidR="00A31C0B" w:rsidRDefault="00A31C0B" w:rsidP="00AA3D48"/>
    <w:p w14:paraId="3FE2B637" w14:textId="77777777" w:rsidR="003A44A4" w:rsidRDefault="003A44A4" w:rsidP="00AA3D48"/>
    <w:p w14:paraId="777531C5" w14:textId="77777777" w:rsidR="003A44A4" w:rsidRDefault="003A44A4" w:rsidP="00AA3D48"/>
    <w:p w14:paraId="660351F1" w14:textId="77777777" w:rsidR="003A44A4" w:rsidRDefault="003A44A4" w:rsidP="00AA3D48"/>
    <w:p w14:paraId="00000045" w14:textId="77777777" w:rsidR="004D02CD" w:rsidRDefault="009F5A06" w:rsidP="00AA3D48">
      <w:commentRangeStart w:id="541"/>
      <w:r>
        <w:t>References:</w:t>
      </w:r>
      <w:commentRangeEnd w:id="541"/>
      <w:r w:rsidR="008B72F3">
        <w:rPr>
          <w:rStyle w:val="CommentReference"/>
        </w:rPr>
        <w:commentReference w:id="541"/>
      </w:r>
    </w:p>
    <w:p w14:paraId="00000046" w14:textId="77777777" w:rsidR="004D02CD" w:rsidRDefault="004D02CD" w:rsidP="00AA3D48"/>
    <w:p w14:paraId="7D5F12AB" w14:textId="77777777" w:rsidR="00056BDF" w:rsidRPr="00584C7A" w:rsidRDefault="00056BDF" w:rsidP="00056BDF">
      <w:pPr>
        <w:rPr>
          <w:rFonts w:eastAsia="Times New Roman"/>
          <w:sz w:val="22"/>
          <w:szCs w:val="22"/>
        </w:rPr>
      </w:pPr>
      <w:r w:rsidRPr="00584C7A">
        <w:rPr>
          <w:rFonts w:eastAsia="Times New Roman"/>
          <w:color w:val="222222"/>
          <w:sz w:val="22"/>
          <w:szCs w:val="22"/>
          <w:shd w:val="clear" w:color="auto" w:fill="FFFFFF"/>
        </w:rPr>
        <w:t xml:space="preserve">Johnson, F. B., Sinclair, D. A., &amp; </w:t>
      </w:r>
      <w:proofErr w:type="spellStart"/>
      <w:r w:rsidRPr="00584C7A">
        <w:rPr>
          <w:rFonts w:eastAsia="Times New Roman"/>
          <w:color w:val="222222"/>
          <w:sz w:val="22"/>
          <w:szCs w:val="22"/>
          <w:shd w:val="clear" w:color="auto" w:fill="FFFFFF"/>
        </w:rPr>
        <w:t>Guarente</w:t>
      </w:r>
      <w:proofErr w:type="spellEnd"/>
      <w:r w:rsidRPr="00584C7A">
        <w:rPr>
          <w:rFonts w:eastAsia="Times New Roman"/>
          <w:color w:val="222222"/>
          <w:sz w:val="22"/>
          <w:szCs w:val="22"/>
          <w:shd w:val="clear" w:color="auto" w:fill="FFFFFF"/>
        </w:rPr>
        <w:t>, L. (1999). Molecular biology of aging.</w:t>
      </w:r>
      <w:r w:rsidRPr="00630FB7">
        <w:rPr>
          <w:rFonts w:eastAsia="Times New Roman"/>
          <w:color w:val="222222"/>
          <w:sz w:val="22"/>
          <w:szCs w:val="22"/>
          <w:shd w:val="clear" w:color="auto" w:fill="FFFFFF"/>
        </w:rPr>
        <w:t> </w:t>
      </w:r>
      <w:r w:rsidRPr="00584C7A">
        <w:rPr>
          <w:rFonts w:eastAsia="Times New Roman"/>
          <w:i/>
          <w:iCs/>
          <w:color w:val="222222"/>
          <w:sz w:val="22"/>
          <w:szCs w:val="22"/>
        </w:rPr>
        <w:t>Cell</w:t>
      </w:r>
      <w:r w:rsidRPr="00584C7A">
        <w:rPr>
          <w:rFonts w:eastAsia="Times New Roman"/>
          <w:color w:val="222222"/>
          <w:sz w:val="22"/>
          <w:szCs w:val="22"/>
          <w:shd w:val="clear" w:color="auto" w:fill="FFFFFF"/>
        </w:rPr>
        <w:t>,</w:t>
      </w:r>
      <w:r w:rsidRPr="00630FB7">
        <w:rPr>
          <w:rFonts w:eastAsia="Times New Roman"/>
          <w:color w:val="222222"/>
          <w:sz w:val="22"/>
          <w:szCs w:val="22"/>
          <w:shd w:val="clear" w:color="auto" w:fill="FFFFFF"/>
        </w:rPr>
        <w:t> </w:t>
      </w:r>
      <w:r w:rsidRPr="00584C7A">
        <w:rPr>
          <w:rFonts w:eastAsia="Times New Roman"/>
          <w:i/>
          <w:iCs/>
          <w:color w:val="222222"/>
          <w:sz w:val="22"/>
          <w:szCs w:val="22"/>
        </w:rPr>
        <w:t>96</w:t>
      </w:r>
      <w:r w:rsidRPr="00584C7A">
        <w:rPr>
          <w:rFonts w:eastAsia="Times New Roman"/>
          <w:color w:val="222222"/>
          <w:sz w:val="22"/>
          <w:szCs w:val="22"/>
          <w:shd w:val="clear" w:color="auto" w:fill="FFFFFF"/>
        </w:rPr>
        <w:t>(2), 291-302.</w:t>
      </w:r>
    </w:p>
    <w:p w14:paraId="435C162B" w14:textId="77777777" w:rsidR="00056BDF" w:rsidRPr="00630FB7" w:rsidRDefault="00056BDF" w:rsidP="00056BDF">
      <w:pPr>
        <w:rPr>
          <w:rFonts w:eastAsia="Times New Roman"/>
          <w:color w:val="222222"/>
          <w:sz w:val="22"/>
          <w:szCs w:val="22"/>
          <w:shd w:val="clear" w:color="auto" w:fill="FFFFFF"/>
        </w:rPr>
      </w:pPr>
    </w:p>
    <w:p w14:paraId="3ECB46C3" w14:textId="77777777" w:rsidR="00056BDF" w:rsidRPr="00584C7A" w:rsidRDefault="00056BDF" w:rsidP="00056BDF">
      <w:pPr>
        <w:rPr>
          <w:rFonts w:eastAsia="Times New Roman"/>
          <w:sz w:val="22"/>
          <w:szCs w:val="22"/>
        </w:rPr>
      </w:pPr>
      <w:proofErr w:type="spellStart"/>
      <w:r w:rsidRPr="00584C7A">
        <w:rPr>
          <w:rFonts w:eastAsia="Times New Roman"/>
          <w:color w:val="222222"/>
          <w:sz w:val="22"/>
          <w:szCs w:val="22"/>
          <w:shd w:val="clear" w:color="auto" w:fill="FFFFFF"/>
        </w:rPr>
        <w:t>Gladyshev</w:t>
      </w:r>
      <w:proofErr w:type="spellEnd"/>
      <w:r w:rsidRPr="00584C7A">
        <w:rPr>
          <w:rFonts w:eastAsia="Times New Roman"/>
          <w:color w:val="222222"/>
          <w:sz w:val="22"/>
          <w:szCs w:val="22"/>
          <w:shd w:val="clear" w:color="auto" w:fill="FFFFFF"/>
        </w:rPr>
        <w:t>, V. N. (2013). The origin of aging: imperfectness-driven non-random damage defines the aging process and control of lifespan.</w:t>
      </w:r>
      <w:r w:rsidRPr="00630FB7">
        <w:rPr>
          <w:rFonts w:eastAsia="Times New Roman"/>
          <w:color w:val="222222"/>
          <w:sz w:val="22"/>
          <w:szCs w:val="22"/>
          <w:shd w:val="clear" w:color="auto" w:fill="FFFFFF"/>
        </w:rPr>
        <w:t> </w:t>
      </w:r>
      <w:r w:rsidRPr="00584C7A">
        <w:rPr>
          <w:rFonts w:eastAsia="Times New Roman"/>
          <w:i/>
          <w:iCs/>
          <w:color w:val="222222"/>
          <w:sz w:val="22"/>
          <w:szCs w:val="22"/>
        </w:rPr>
        <w:t>Trends in genetics</w:t>
      </w:r>
      <w:r w:rsidRPr="00584C7A">
        <w:rPr>
          <w:rFonts w:eastAsia="Times New Roman"/>
          <w:color w:val="222222"/>
          <w:sz w:val="22"/>
          <w:szCs w:val="22"/>
          <w:shd w:val="clear" w:color="auto" w:fill="FFFFFF"/>
        </w:rPr>
        <w:t>,</w:t>
      </w:r>
      <w:r w:rsidRPr="00630FB7">
        <w:rPr>
          <w:rFonts w:eastAsia="Times New Roman"/>
          <w:color w:val="222222"/>
          <w:sz w:val="22"/>
          <w:szCs w:val="22"/>
          <w:shd w:val="clear" w:color="auto" w:fill="FFFFFF"/>
        </w:rPr>
        <w:t> </w:t>
      </w:r>
      <w:r w:rsidRPr="00584C7A">
        <w:rPr>
          <w:rFonts w:eastAsia="Times New Roman"/>
          <w:i/>
          <w:iCs/>
          <w:color w:val="222222"/>
          <w:sz w:val="22"/>
          <w:szCs w:val="22"/>
        </w:rPr>
        <w:t>29</w:t>
      </w:r>
      <w:r w:rsidRPr="00584C7A">
        <w:rPr>
          <w:rFonts w:eastAsia="Times New Roman"/>
          <w:color w:val="222222"/>
          <w:sz w:val="22"/>
          <w:szCs w:val="22"/>
          <w:shd w:val="clear" w:color="auto" w:fill="FFFFFF"/>
        </w:rPr>
        <w:t>(9), 506-512.</w:t>
      </w:r>
    </w:p>
    <w:p w14:paraId="17668A33" w14:textId="77777777" w:rsidR="00056BDF" w:rsidRPr="00630FB7" w:rsidRDefault="00056BDF" w:rsidP="00056BDF">
      <w:pPr>
        <w:rPr>
          <w:sz w:val="22"/>
          <w:szCs w:val="22"/>
        </w:rPr>
      </w:pPr>
    </w:p>
    <w:p w14:paraId="53D07475" w14:textId="77777777" w:rsidR="00056BDF" w:rsidRPr="00584C7A" w:rsidRDefault="00056BDF" w:rsidP="00056BDF">
      <w:pPr>
        <w:rPr>
          <w:rFonts w:eastAsia="Times New Roman"/>
          <w:sz w:val="22"/>
          <w:szCs w:val="22"/>
        </w:rPr>
      </w:pPr>
      <w:proofErr w:type="spellStart"/>
      <w:r w:rsidRPr="00584C7A">
        <w:rPr>
          <w:rFonts w:eastAsia="Times New Roman"/>
          <w:color w:val="222222"/>
          <w:sz w:val="22"/>
          <w:szCs w:val="22"/>
          <w:shd w:val="clear" w:color="auto" w:fill="FFFFFF"/>
        </w:rPr>
        <w:t>Gladyshev</w:t>
      </w:r>
      <w:proofErr w:type="spellEnd"/>
      <w:r w:rsidRPr="00584C7A">
        <w:rPr>
          <w:rFonts w:eastAsia="Times New Roman"/>
          <w:color w:val="222222"/>
          <w:sz w:val="22"/>
          <w:szCs w:val="22"/>
          <w:shd w:val="clear" w:color="auto" w:fill="FFFFFF"/>
        </w:rPr>
        <w:t>, V. N. (2013). The origin of aging: imperfectness-driven non-random damage defines the aging process and control of lifespan.</w:t>
      </w:r>
      <w:r w:rsidRPr="00630FB7">
        <w:rPr>
          <w:rFonts w:eastAsia="Times New Roman"/>
          <w:color w:val="222222"/>
          <w:sz w:val="22"/>
          <w:szCs w:val="22"/>
          <w:shd w:val="clear" w:color="auto" w:fill="FFFFFF"/>
        </w:rPr>
        <w:t> </w:t>
      </w:r>
      <w:r w:rsidRPr="00584C7A">
        <w:rPr>
          <w:rFonts w:eastAsia="Times New Roman"/>
          <w:i/>
          <w:iCs/>
          <w:color w:val="222222"/>
          <w:sz w:val="22"/>
          <w:szCs w:val="22"/>
        </w:rPr>
        <w:t>Trends in genetics</w:t>
      </w:r>
      <w:r w:rsidRPr="00584C7A">
        <w:rPr>
          <w:rFonts w:eastAsia="Times New Roman"/>
          <w:color w:val="222222"/>
          <w:sz w:val="22"/>
          <w:szCs w:val="22"/>
          <w:shd w:val="clear" w:color="auto" w:fill="FFFFFF"/>
        </w:rPr>
        <w:t>,</w:t>
      </w:r>
      <w:r w:rsidRPr="00630FB7">
        <w:rPr>
          <w:rFonts w:eastAsia="Times New Roman"/>
          <w:color w:val="222222"/>
          <w:sz w:val="22"/>
          <w:szCs w:val="22"/>
          <w:shd w:val="clear" w:color="auto" w:fill="FFFFFF"/>
        </w:rPr>
        <w:t> </w:t>
      </w:r>
      <w:r w:rsidRPr="00584C7A">
        <w:rPr>
          <w:rFonts w:eastAsia="Times New Roman"/>
          <w:i/>
          <w:iCs/>
          <w:color w:val="222222"/>
          <w:sz w:val="22"/>
          <w:szCs w:val="22"/>
        </w:rPr>
        <w:t>29</w:t>
      </w:r>
      <w:r w:rsidRPr="00584C7A">
        <w:rPr>
          <w:rFonts w:eastAsia="Times New Roman"/>
          <w:color w:val="222222"/>
          <w:sz w:val="22"/>
          <w:szCs w:val="22"/>
          <w:shd w:val="clear" w:color="auto" w:fill="FFFFFF"/>
        </w:rPr>
        <w:t>(9), 506-512.</w:t>
      </w:r>
    </w:p>
    <w:p w14:paraId="7F10939A" w14:textId="77777777" w:rsidR="00056BDF" w:rsidRPr="00630FB7" w:rsidRDefault="00056BDF" w:rsidP="00056BDF">
      <w:pPr>
        <w:rPr>
          <w:sz w:val="22"/>
          <w:szCs w:val="22"/>
        </w:rPr>
      </w:pPr>
    </w:p>
    <w:p w14:paraId="39FB78C0" w14:textId="77777777" w:rsidR="00056BDF" w:rsidRPr="00584C7A" w:rsidRDefault="00056BDF" w:rsidP="00B46D71">
      <w:pPr>
        <w:outlineLvl w:val="0"/>
        <w:rPr>
          <w:rFonts w:eastAsia="Times New Roman"/>
          <w:sz w:val="22"/>
          <w:szCs w:val="22"/>
        </w:rPr>
      </w:pPr>
      <w:proofErr w:type="spellStart"/>
      <w:r w:rsidRPr="00584C7A">
        <w:rPr>
          <w:rFonts w:eastAsia="Times New Roman"/>
          <w:color w:val="222222"/>
          <w:sz w:val="22"/>
          <w:szCs w:val="22"/>
          <w:shd w:val="clear" w:color="auto" w:fill="FFFFFF"/>
        </w:rPr>
        <w:t>Stadtman</w:t>
      </w:r>
      <w:proofErr w:type="spellEnd"/>
      <w:r w:rsidRPr="00584C7A">
        <w:rPr>
          <w:rFonts w:eastAsia="Times New Roman"/>
          <w:color w:val="222222"/>
          <w:sz w:val="22"/>
          <w:szCs w:val="22"/>
          <w:shd w:val="clear" w:color="auto" w:fill="FFFFFF"/>
        </w:rPr>
        <w:t>, E. R. (1992). Protein oxidation and aging.</w:t>
      </w:r>
      <w:r w:rsidRPr="00630FB7">
        <w:rPr>
          <w:rFonts w:eastAsia="Times New Roman"/>
          <w:color w:val="222222"/>
          <w:sz w:val="22"/>
          <w:szCs w:val="22"/>
          <w:shd w:val="clear" w:color="auto" w:fill="FFFFFF"/>
        </w:rPr>
        <w:t> </w:t>
      </w:r>
      <w:r w:rsidRPr="00584C7A">
        <w:rPr>
          <w:rFonts w:eastAsia="Times New Roman"/>
          <w:i/>
          <w:iCs/>
          <w:color w:val="222222"/>
          <w:sz w:val="22"/>
          <w:szCs w:val="22"/>
        </w:rPr>
        <w:t>Science</w:t>
      </w:r>
      <w:r w:rsidRPr="00584C7A">
        <w:rPr>
          <w:rFonts w:eastAsia="Times New Roman"/>
          <w:color w:val="222222"/>
          <w:sz w:val="22"/>
          <w:szCs w:val="22"/>
          <w:shd w:val="clear" w:color="auto" w:fill="FFFFFF"/>
        </w:rPr>
        <w:t>,</w:t>
      </w:r>
      <w:r w:rsidRPr="00630FB7">
        <w:rPr>
          <w:rFonts w:eastAsia="Times New Roman"/>
          <w:color w:val="222222"/>
          <w:sz w:val="22"/>
          <w:szCs w:val="22"/>
          <w:shd w:val="clear" w:color="auto" w:fill="FFFFFF"/>
        </w:rPr>
        <w:t> </w:t>
      </w:r>
      <w:r w:rsidRPr="00584C7A">
        <w:rPr>
          <w:rFonts w:eastAsia="Times New Roman"/>
          <w:i/>
          <w:iCs/>
          <w:color w:val="222222"/>
          <w:sz w:val="22"/>
          <w:szCs w:val="22"/>
        </w:rPr>
        <w:t>257</w:t>
      </w:r>
      <w:r w:rsidRPr="00584C7A">
        <w:rPr>
          <w:rFonts w:eastAsia="Times New Roman"/>
          <w:color w:val="222222"/>
          <w:sz w:val="22"/>
          <w:szCs w:val="22"/>
          <w:shd w:val="clear" w:color="auto" w:fill="FFFFFF"/>
        </w:rPr>
        <w:t>(5074), 1220-1224.</w:t>
      </w:r>
    </w:p>
    <w:p w14:paraId="7F5436B0" w14:textId="77777777" w:rsidR="00056BDF" w:rsidRPr="00630FB7" w:rsidRDefault="00056BDF" w:rsidP="00056BDF">
      <w:pPr>
        <w:rPr>
          <w:sz w:val="22"/>
          <w:szCs w:val="22"/>
        </w:rPr>
      </w:pPr>
    </w:p>
    <w:p w14:paraId="5CC2EF14" w14:textId="77777777" w:rsidR="00056BDF" w:rsidRPr="00630FB7" w:rsidRDefault="00056BDF" w:rsidP="00056BDF">
      <w:pPr>
        <w:rPr>
          <w:rFonts w:eastAsia="Times New Roman"/>
          <w:color w:val="222222"/>
          <w:sz w:val="22"/>
          <w:szCs w:val="22"/>
          <w:shd w:val="clear" w:color="auto" w:fill="FFFFFF"/>
        </w:rPr>
      </w:pPr>
      <w:r w:rsidRPr="00415B75">
        <w:rPr>
          <w:rFonts w:eastAsia="Times New Roman"/>
          <w:color w:val="222222"/>
          <w:sz w:val="22"/>
          <w:szCs w:val="22"/>
          <w:shd w:val="clear" w:color="auto" w:fill="FFFFFF"/>
        </w:rPr>
        <w:t xml:space="preserve">Rose, M. R., Burke, M. K., </w:t>
      </w:r>
      <w:proofErr w:type="spellStart"/>
      <w:r w:rsidRPr="00415B75">
        <w:rPr>
          <w:rFonts w:eastAsia="Times New Roman"/>
          <w:color w:val="222222"/>
          <w:sz w:val="22"/>
          <w:szCs w:val="22"/>
          <w:shd w:val="clear" w:color="auto" w:fill="FFFFFF"/>
        </w:rPr>
        <w:t>Shahrestani</w:t>
      </w:r>
      <w:proofErr w:type="spellEnd"/>
      <w:r w:rsidRPr="00415B75">
        <w:rPr>
          <w:rFonts w:eastAsia="Times New Roman"/>
          <w:color w:val="222222"/>
          <w:sz w:val="22"/>
          <w:szCs w:val="22"/>
          <w:shd w:val="clear" w:color="auto" w:fill="FFFFFF"/>
        </w:rPr>
        <w:t xml:space="preserve">, P., &amp; Mueller, L. D. (2008). Evolution of ageing since </w:t>
      </w:r>
    </w:p>
    <w:p w14:paraId="3D5AB6E5" w14:textId="77777777" w:rsidR="00056BDF" w:rsidRPr="00415B75" w:rsidRDefault="00056BDF" w:rsidP="00056BDF">
      <w:pPr>
        <w:rPr>
          <w:rFonts w:eastAsia="Times New Roman"/>
          <w:sz w:val="22"/>
          <w:szCs w:val="22"/>
        </w:rPr>
      </w:pPr>
      <w:r w:rsidRPr="00415B75">
        <w:rPr>
          <w:rFonts w:eastAsia="Times New Roman"/>
          <w:color w:val="222222"/>
          <w:sz w:val="22"/>
          <w:szCs w:val="22"/>
          <w:shd w:val="clear" w:color="auto" w:fill="FFFFFF"/>
        </w:rPr>
        <w:t>Darwin.</w:t>
      </w:r>
      <w:r w:rsidRPr="00630FB7">
        <w:rPr>
          <w:rFonts w:eastAsia="Times New Roman"/>
          <w:color w:val="222222"/>
          <w:sz w:val="22"/>
          <w:szCs w:val="22"/>
          <w:shd w:val="clear" w:color="auto" w:fill="FFFFFF"/>
        </w:rPr>
        <w:t> </w:t>
      </w:r>
      <w:r w:rsidRPr="00415B75">
        <w:rPr>
          <w:rFonts w:eastAsia="Times New Roman"/>
          <w:i/>
          <w:iCs/>
          <w:color w:val="222222"/>
          <w:sz w:val="22"/>
          <w:szCs w:val="22"/>
        </w:rPr>
        <w:t>Journal of genetics</w:t>
      </w:r>
      <w:r w:rsidRPr="00415B75">
        <w:rPr>
          <w:rFonts w:eastAsia="Times New Roman"/>
          <w:color w:val="222222"/>
          <w:sz w:val="22"/>
          <w:szCs w:val="22"/>
          <w:shd w:val="clear" w:color="auto" w:fill="FFFFFF"/>
        </w:rPr>
        <w:t>,</w:t>
      </w:r>
      <w:r w:rsidRPr="00630FB7">
        <w:rPr>
          <w:rFonts w:eastAsia="Times New Roman"/>
          <w:color w:val="222222"/>
          <w:sz w:val="22"/>
          <w:szCs w:val="22"/>
          <w:shd w:val="clear" w:color="auto" w:fill="FFFFFF"/>
        </w:rPr>
        <w:t> </w:t>
      </w:r>
      <w:r w:rsidRPr="00415B75">
        <w:rPr>
          <w:rFonts w:eastAsia="Times New Roman"/>
          <w:i/>
          <w:iCs/>
          <w:color w:val="222222"/>
          <w:sz w:val="22"/>
          <w:szCs w:val="22"/>
        </w:rPr>
        <w:t>87</w:t>
      </w:r>
      <w:r w:rsidRPr="00415B75">
        <w:rPr>
          <w:rFonts w:eastAsia="Times New Roman"/>
          <w:color w:val="222222"/>
          <w:sz w:val="22"/>
          <w:szCs w:val="22"/>
          <w:shd w:val="clear" w:color="auto" w:fill="FFFFFF"/>
        </w:rPr>
        <w:t>(4), 363.</w:t>
      </w:r>
    </w:p>
    <w:p w14:paraId="5C2746DB" w14:textId="77777777" w:rsidR="00056BDF" w:rsidRPr="00E37DC1" w:rsidRDefault="00056BDF" w:rsidP="00056BDF">
      <w:pPr>
        <w:rPr>
          <w:rFonts w:eastAsia="Times New Roman"/>
          <w:sz w:val="22"/>
          <w:szCs w:val="22"/>
        </w:rPr>
      </w:pPr>
      <w:r w:rsidRPr="00E37DC1">
        <w:rPr>
          <w:rFonts w:eastAsia="Times New Roman"/>
          <w:color w:val="222222"/>
          <w:sz w:val="22"/>
          <w:szCs w:val="22"/>
          <w:shd w:val="clear" w:color="auto" w:fill="FFFFFF"/>
        </w:rPr>
        <w:t>Rose, M. R. (1984). Laboratory evolution of postponed senescence in Drosophila melanogaster.</w:t>
      </w:r>
      <w:r w:rsidRPr="00630FB7">
        <w:rPr>
          <w:rFonts w:eastAsia="Times New Roman"/>
          <w:color w:val="222222"/>
          <w:sz w:val="22"/>
          <w:szCs w:val="22"/>
          <w:shd w:val="clear" w:color="auto" w:fill="FFFFFF"/>
        </w:rPr>
        <w:t> </w:t>
      </w:r>
      <w:r w:rsidRPr="00E37DC1">
        <w:rPr>
          <w:rFonts w:eastAsia="Times New Roman"/>
          <w:i/>
          <w:iCs/>
          <w:color w:val="222222"/>
          <w:sz w:val="22"/>
          <w:szCs w:val="22"/>
        </w:rPr>
        <w:t>Evolution</w:t>
      </w:r>
      <w:r w:rsidRPr="00E37DC1">
        <w:rPr>
          <w:rFonts w:eastAsia="Times New Roman"/>
          <w:color w:val="222222"/>
          <w:sz w:val="22"/>
          <w:szCs w:val="22"/>
          <w:shd w:val="clear" w:color="auto" w:fill="FFFFFF"/>
        </w:rPr>
        <w:t>,</w:t>
      </w:r>
      <w:r w:rsidRPr="00630FB7">
        <w:rPr>
          <w:rFonts w:eastAsia="Times New Roman"/>
          <w:color w:val="222222"/>
          <w:sz w:val="22"/>
          <w:szCs w:val="22"/>
          <w:shd w:val="clear" w:color="auto" w:fill="FFFFFF"/>
        </w:rPr>
        <w:t> </w:t>
      </w:r>
      <w:r w:rsidRPr="00E37DC1">
        <w:rPr>
          <w:rFonts w:eastAsia="Times New Roman"/>
          <w:i/>
          <w:iCs/>
          <w:color w:val="222222"/>
          <w:sz w:val="22"/>
          <w:szCs w:val="22"/>
        </w:rPr>
        <w:t>38</w:t>
      </w:r>
      <w:r w:rsidRPr="00E37DC1">
        <w:rPr>
          <w:rFonts w:eastAsia="Times New Roman"/>
          <w:color w:val="222222"/>
          <w:sz w:val="22"/>
          <w:szCs w:val="22"/>
          <w:shd w:val="clear" w:color="auto" w:fill="FFFFFF"/>
        </w:rPr>
        <w:t>(5), 1004-1010.</w:t>
      </w:r>
    </w:p>
    <w:p w14:paraId="69D62D54" w14:textId="77777777" w:rsidR="00056BDF" w:rsidRPr="00630FB7" w:rsidRDefault="00056BDF" w:rsidP="00056BDF">
      <w:pPr>
        <w:rPr>
          <w:sz w:val="22"/>
          <w:szCs w:val="22"/>
        </w:rPr>
      </w:pPr>
    </w:p>
    <w:p w14:paraId="5895CD53" w14:textId="77777777" w:rsidR="00056BDF" w:rsidRPr="00E37DC1" w:rsidRDefault="00056BDF" w:rsidP="00056BDF">
      <w:pPr>
        <w:rPr>
          <w:rFonts w:eastAsia="Times New Roman"/>
          <w:sz w:val="22"/>
          <w:szCs w:val="22"/>
        </w:rPr>
      </w:pPr>
      <w:r w:rsidRPr="00E37DC1">
        <w:rPr>
          <w:rFonts w:eastAsia="Times New Roman"/>
          <w:color w:val="222222"/>
          <w:sz w:val="22"/>
          <w:szCs w:val="22"/>
          <w:shd w:val="clear" w:color="auto" w:fill="FFFFFF"/>
        </w:rPr>
        <w:t>Rose, M. R., &amp; Mueller, L. D. (2000). Ageing and immortality.</w:t>
      </w:r>
      <w:r w:rsidRPr="00630FB7">
        <w:rPr>
          <w:rFonts w:eastAsia="Times New Roman"/>
          <w:color w:val="222222"/>
          <w:sz w:val="22"/>
          <w:szCs w:val="22"/>
          <w:shd w:val="clear" w:color="auto" w:fill="FFFFFF"/>
        </w:rPr>
        <w:t> </w:t>
      </w:r>
      <w:r w:rsidRPr="00E37DC1">
        <w:rPr>
          <w:rFonts w:eastAsia="Times New Roman"/>
          <w:i/>
          <w:iCs/>
          <w:color w:val="222222"/>
          <w:sz w:val="22"/>
          <w:szCs w:val="22"/>
        </w:rPr>
        <w:t>Philosophical Transactions of the Royal Society of London. Series B: Biological Sciences</w:t>
      </w:r>
      <w:r w:rsidRPr="00E37DC1">
        <w:rPr>
          <w:rFonts w:eastAsia="Times New Roman"/>
          <w:color w:val="222222"/>
          <w:sz w:val="22"/>
          <w:szCs w:val="22"/>
          <w:shd w:val="clear" w:color="auto" w:fill="FFFFFF"/>
        </w:rPr>
        <w:t>,</w:t>
      </w:r>
      <w:r w:rsidRPr="00630FB7">
        <w:rPr>
          <w:rFonts w:eastAsia="Times New Roman"/>
          <w:color w:val="222222"/>
          <w:sz w:val="22"/>
          <w:szCs w:val="22"/>
          <w:shd w:val="clear" w:color="auto" w:fill="FFFFFF"/>
        </w:rPr>
        <w:t> </w:t>
      </w:r>
      <w:r w:rsidRPr="00E37DC1">
        <w:rPr>
          <w:rFonts w:eastAsia="Times New Roman"/>
          <w:i/>
          <w:iCs/>
          <w:color w:val="222222"/>
          <w:sz w:val="22"/>
          <w:szCs w:val="22"/>
        </w:rPr>
        <w:t>355</w:t>
      </w:r>
      <w:r w:rsidRPr="00E37DC1">
        <w:rPr>
          <w:rFonts w:eastAsia="Times New Roman"/>
          <w:color w:val="222222"/>
          <w:sz w:val="22"/>
          <w:szCs w:val="22"/>
          <w:shd w:val="clear" w:color="auto" w:fill="FFFFFF"/>
        </w:rPr>
        <w:t>(1403), 1657-1662.</w:t>
      </w:r>
    </w:p>
    <w:p w14:paraId="05F2D2E1" w14:textId="77777777" w:rsidR="00056BDF" w:rsidRDefault="00056BDF" w:rsidP="00056BDF">
      <w:pPr>
        <w:rPr>
          <w:sz w:val="22"/>
          <w:szCs w:val="22"/>
        </w:rPr>
      </w:pPr>
    </w:p>
    <w:p w14:paraId="399631D3" w14:textId="77777777" w:rsidR="00824EA8" w:rsidRPr="001059C4" w:rsidRDefault="00824EA8" w:rsidP="00824EA8">
      <w:pPr>
        <w:rPr>
          <w:rFonts w:eastAsia="Times New Roman"/>
        </w:rPr>
      </w:pPr>
      <w:r w:rsidRPr="001059C4">
        <w:rPr>
          <w:rFonts w:eastAsia="Times New Roman"/>
          <w:color w:val="222222"/>
          <w:shd w:val="clear" w:color="auto" w:fill="FFFFFF"/>
        </w:rPr>
        <w:t>Mueller, L. D., &amp; Rose, M. R. (1996). Evolutionary theory predicts late-life mortality plateaus.</w:t>
      </w:r>
      <w:r w:rsidRPr="001059C4">
        <w:rPr>
          <w:rStyle w:val="apple-converted-space"/>
          <w:rFonts w:eastAsia="Times New Roman"/>
          <w:color w:val="222222"/>
          <w:shd w:val="clear" w:color="auto" w:fill="FFFFFF"/>
        </w:rPr>
        <w:t> </w:t>
      </w:r>
      <w:r w:rsidRPr="001059C4">
        <w:rPr>
          <w:rFonts w:eastAsia="Times New Roman"/>
          <w:i/>
          <w:iCs/>
          <w:color w:val="222222"/>
        </w:rPr>
        <w:t>Proceedings of the National Academy of Sciences</w:t>
      </w:r>
      <w:r w:rsidRPr="001059C4">
        <w:rPr>
          <w:rFonts w:eastAsia="Times New Roman"/>
          <w:color w:val="222222"/>
          <w:shd w:val="clear" w:color="auto" w:fill="FFFFFF"/>
        </w:rPr>
        <w:t>,</w:t>
      </w:r>
      <w:r w:rsidRPr="001059C4">
        <w:rPr>
          <w:rStyle w:val="apple-converted-space"/>
          <w:rFonts w:eastAsia="Times New Roman"/>
          <w:color w:val="222222"/>
          <w:shd w:val="clear" w:color="auto" w:fill="FFFFFF"/>
        </w:rPr>
        <w:t> </w:t>
      </w:r>
      <w:r w:rsidRPr="001059C4">
        <w:rPr>
          <w:rFonts w:eastAsia="Times New Roman"/>
          <w:i/>
          <w:iCs/>
          <w:color w:val="222222"/>
        </w:rPr>
        <w:t>93</w:t>
      </w:r>
      <w:r w:rsidRPr="001059C4">
        <w:rPr>
          <w:rFonts w:eastAsia="Times New Roman"/>
          <w:color w:val="222222"/>
          <w:shd w:val="clear" w:color="auto" w:fill="FFFFFF"/>
        </w:rPr>
        <w:t>(26), 15249-15253.</w:t>
      </w:r>
    </w:p>
    <w:p w14:paraId="56D63FDC" w14:textId="77777777" w:rsidR="00824EA8" w:rsidRPr="001059C4" w:rsidRDefault="00824EA8" w:rsidP="00056BDF"/>
    <w:p w14:paraId="4F90C087" w14:textId="77777777" w:rsidR="00056BDF" w:rsidRPr="0013608E" w:rsidRDefault="00056BDF" w:rsidP="00056BDF">
      <w:pPr>
        <w:rPr>
          <w:rFonts w:eastAsia="Times New Roman"/>
          <w:sz w:val="22"/>
          <w:szCs w:val="22"/>
        </w:rPr>
      </w:pPr>
      <w:proofErr w:type="spellStart"/>
      <w:r w:rsidRPr="0013608E">
        <w:rPr>
          <w:rFonts w:eastAsia="Times New Roman"/>
          <w:color w:val="222222"/>
          <w:sz w:val="22"/>
          <w:szCs w:val="22"/>
          <w:shd w:val="clear" w:color="auto" w:fill="FFFFFF"/>
        </w:rPr>
        <w:t>Kounatidis</w:t>
      </w:r>
      <w:proofErr w:type="spellEnd"/>
      <w:r w:rsidRPr="0013608E">
        <w:rPr>
          <w:rFonts w:eastAsia="Times New Roman"/>
          <w:color w:val="222222"/>
          <w:sz w:val="22"/>
          <w:szCs w:val="22"/>
          <w:shd w:val="clear" w:color="auto" w:fill="FFFFFF"/>
        </w:rPr>
        <w:t xml:space="preserve">, I., &amp; </w:t>
      </w:r>
      <w:proofErr w:type="spellStart"/>
      <w:r w:rsidRPr="0013608E">
        <w:rPr>
          <w:rFonts w:eastAsia="Times New Roman"/>
          <w:color w:val="222222"/>
          <w:sz w:val="22"/>
          <w:szCs w:val="22"/>
          <w:shd w:val="clear" w:color="auto" w:fill="FFFFFF"/>
        </w:rPr>
        <w:t>Ligoxygakis</w:t>
      </w:r>
      <w:proofErr w:type="spellEnd"/>
      <w:r w:rsidRPr="0013608E">
        <w:rPr>
          <w:rFonts w:eastAsia="Times New Roman"/>
          <w:color w:val="222222"/>
          <w:sz w:val="22"/>
          <w:szCs w:val="22"/>
          <w:shd w:val="clear" w:color="auto" w:fill="FFFFFF"/>
        </w:rPr>
        <w:t>, P. (2012). Drosophila as a model system to unravel the layers of innate immunity to infection.</w:t>
      </w:r>
      <w:r w:rsidRPr="00630FB7">
        <w:rPr>
          <w:rFonts w:eastAsia="Times New Roman"/>
          <w:color w:val="222222"/>
          <w:sz w:val="22"/>
          <w:szCs w:val="22"/>
          <w:shd w:val="clear" w:color="auto" w:fill="FFFFFF"/>
        </w:rPr>
        <w:t> </w:t>
      </w:r>
      <w:r w:rsidRPr="0013608E">
        <w:rPr>
          <w:rFonts w:eastAsia="Times New Roman"/>
          <w:i/>
          <w:iCs/>
          <w:color w:val="222222"/>
          <w:sz w:val="22"/>
          <w:szCs w:val="22"/>
        </w:rPr>
        <w:t>Open biology</w:t>
      </w:r>
      <w:r w:rsidRPr="0013608E">
        <w:rPr>
          <w:rFonts w:eastAsia="Times New Roman"/>
          <w:color w:val="222222"/>
          <w:sz w:val="22"/>
          <w:szCs w:val="22"/>
          <w:shd w:val="clear" w:color="auto" w:fill="FFFFFF"/>
        </w:rPr>
        <w:t>,</w:t>
      </w:r>
      <w:r w:rsidRPr="00630FB7">
        <w:rPr>
          <w:rFonts w:eastAsia="Times New Roman"/>
          <w:color w:val="222222"/>
          <w:sz w:val="22"/>
          <w:szCs w:val="22"/>
          <w:shd w:val="clear" w:color="auto" w:fill="FFFFFF"/>
        </w:rPr>
        <w:t> </w:t>
      </w:r>
      <w:r w:rsidRPr="0013608E">
        <w:rPr>
          <w:rFonts w:eastAsia="Times New Roman"/>
          <w:i/>
          <w:iCs/>
          <w:color w:val="222222"/>
          <w:sz w:val="22"/>
          <w:szCs w:val="22"/>
        </w:rPr>
        <w:t>2</w:t>
      </w:r>
      <w:r w:rsidRPr="0013608E">
        <w:rPr>
          <w:rFonts w:eastAsia="Times New Roman"/>
          <w:color w:val="222222"/>
          <w:sz w:val="22"/>
          <w:szCs w:val="22"/>
          <w:shd w:val="clear" w:color="auto" w:fill="FFFFFF"/>
        </w:rPr>
        <w:t>(5), 120075.</w:t>
      </w:r>
    </w:p>
    <w:p w14:paraId="7F36DD1F" w14:textId="77777777" w:rsidR="00056BDF" w:rsidRPr="00630FB7" w:rsidRDefault="00056BDF" w:rsidP="00056BDF">
      <w:pPr>
        <w:rPr>
          <w:sz w:val="22"/>
          <w:szCs w:val="22"/>
        </w:rPr>
      </w:pPr>
    </w:p>
    <w:p w14:paraId="76CDE58B" w14:textId="77777777" w:rsidR="00056BDF" w:rsidRPr="00E600C7" w:rsidRDefault="00056BDF" w:rsidP="00056BDF">
      <w:pPr>
        <w:rPr>
          <w:rFonts w:eastAsia="Times New Roman"/>
          <w:sz w:val="22"/>
          <w:szCs w:val="22"/>
        </w:rPr>
      </w:pPr>
      <w:proofErr w:type="spellStart"/>
      <w:r w:rsidRPr="00E600C7">
        <w:rPr>
          <w:rFonts w:eastAsia="Times New Roman"/>
          <w:color w:val="222222"/>
          <w:sz w:val="22"/>
          <w:szCs w:val="22"/>
          <w:shd w:val="clear" w:color="auto" w:fill="FFFFFF"/>
        </w:rPr>
        <w:t>Buchon</w:t>
      </w:r>
      <w:proofErr w:type="spellEnd"/>
      <w:r w:rsidRPr="00E600C7">
        <w:rPr>
          <w:rFonts w:eastAsia="Times New Roman"/>
          <w:color w:val="222222"/>
          <w:sz w:val="22"/>
          <w:szCs w:val="22"/>
          <w:shd w:val="clear" w:color="auto" w:fill="FFFFFF"/>
        </w:rPr>
        <w:t>, N., Silverman, N., &amp; Cherry, S. (2014). Immunity in Drosophila melanogaster—from microbial recognition to whole-organism physiology.</w:t>
      </w:r>
      <w:r w:rsidRPr="00630FB7">
        <w:rPr>
          <w:rFonts w:eastAsia="Times New Roman"/>
          <w:color w:val="222222"/>
          <w:sz w:val="22"/>
          <w:szCs w:val="22"/>
          <w:shd w:val="clear" w:color="auto" w:fill="FFFFFF"/>
        </w:rPr>
        <w:t> </w:t>
      </w:r>
      <w:r w:rsidRPr="00E600C7">
        <w:rPr>
          <w:rFonts w:eastAsia="Times New Roman"/>
          <w:i/>
          <w:iCs/>
          <w:color w:val="222222"/>
          <w:sz w:val="22"/>
          <w:szCs w:val="22"/>
        </w:rPr>
        <w:t>Nature reviews immunology</w:t>
      </w:r>
      <w:r w:rsidRPr="00E600C7">
        <w:rPr>
          <w:rFonts w:eastAsia="Times New Roman"/>
          <w:color w:val="222222"/>
          <w:sz w:val="22"/>
          <w:szCs w:val="22"/>
          <w:shd w:val="clear" w:color="auto" w:fill="FFFFFF"/>
        </w:rPr>
        <w:t>,</w:t>
      </w:r>
      <w:r w:rsidRPr="00630FB7">
        <w:rPr>
          <w:rFonts w:eastAsia="Times New Roman"/>
          <w:color w:val="222222"/>
          <w:sz w:val="22"/>
          <w:szCs w:val="22"/>
          <w:shd w:val="clear" w:color="auto" w:fill="FFFFFF"/>
        </w:rPr>
        <w:t> </w:t>
      </w:r>
      <w:r w:rsidRPr="00E600C7">
        <w:rPr>
          <w:rFonts w:eastAsia="Times New Roman"/>
          <w:i/>
          <w:iCs/>
          <w:color w:val="222222"/>
          <w:sz w:val="22"/>
          <w:szCs w:val="22"/>
        </w:rPr>
        <w:t>14</w:t>
      </w:r>
      <w:r w:rsidRPr="00E600C7">
        <w:rPr>
          <w:rFonts w:eastAsia="Times New Roman"/>
          <w:color w:val="222222"/>
          <w:sz w:val="22"/>
          <w:szCs w:val="22"/>
          <w:shd w:val="clear" w:color="auto" w:fill="FFFFFF"/>
        </w:rPr>
        <w:t>(12), 796-810.</w:t>
      </w:r>
    </w:p>
    <w:p w14:paraId="53EC0C4B" w14:textId="77777777" w:rsidR="00056BDF" w:rsidRPr="00630FB7" w:rsidRDefault="00056BDF" w:rsidP="00056BDF">
      <w:pPr>
        <w:rPr>
          <w:rFonts w:eastAsia="Times New Roman"/>
          <w:color w:val="222222"/>
          <w:sz w:val="22"/>
          <w:szCs w:val="22"/>
          <w:shd w:val="clear" w:color="auto" w:fill="FFFFFF"/>
        </w:rPr>
      </w:pPr>
    </w:p>
    <w:p w14:paraId="21A06A65" w14:textId="77777777" w:rsidR="00056BDF" w:rsidRPr="00E600C7" w:rsidRDefault="00056BDF" w:rsidP="00056BDF">
      <w:pPr>
        <w:rPr>
          <w:rFonts w:eastAsia="Times New Roman"/>
          <w:sz w:val="22"/>
          <w:szCs w:val="22"/>
        </w:rPr>
      </w:pPr>
      <w:proofErr w:type="spellStart"/>
      <w:r w:rsidRPr="00E600C7">
        <w:rPr>
          <w:rFonts w:eastAsia="Times New Roman"/>
          <w:color w:val="222222"/>
          <w:sz w:val="22"/>
          <w:szCs w:val="22"/>
          <w:shd w:val="clear" w:color="auto" w:fill="FFFFFF"/>
        </w:rPr>
        <w:t>Kleino</w:t>
      </w:r>
      <w:proofErr w:type="spellEnd"/>
      <w:r w:rsidRPr="00E600C7">
        <w:rPr>
          <w:rFonts w:eastAsia="Times New Roman"/>
          <w:color w:val="222222"/>
          <w:sz w:val="22"/>
          <w:szCs w:val="22"/>
          <w:shd w:val="clear" w:color="auto" w:fill="FFFFFF"/>
        </w:rPr>
        <w:t>, A., &amp; Silverman, N. (2014). The Drosophila IMD pathway in the activation of the humoral immune response.</w:t>
      </w:r>
      <w:r w:rsidRPr="00630FB7">
        <w:rPr>
          <w:rFonts w:eastAsia="Times New Roman"/>
          <w:color w:val="222222"/>
          <w:sz w:val="22"/>
          <w:szCs w:val="22"/>
          <w:shd w:val="clear" w:color="auto" w:fill="FFFFFF"/>
        </w:rPr>
        <w:t> </w:t>
      </w:r>
      <w:r w:rsidRPr="00E600C7">
        <w:rPr>
          <w:rFonts w:eastAsia="Times New Roman"/>
          <w:i/>
          <w:iCs/>
          <w:color w:val="222222"/>
          <w:sz w:val="22"/>
          <w:szCs w:val="22"/>
        </w:rPr>
        <w:t>Developmental &amp; Comparative Immunology</w:t>
      </w:r>
      <w:r w:rsidRPr="00E600C7">
        <w:rPr>
          <w:rFonts w:eastAsia="Times New Roman"/>
          <w:color w:val="222222"/>
          <w:sz w:val="22"/>
          <w:szCs w:val="22"/>
          <w:shd w:val="clear" w:color="auto" w:fill="FFFFFF"/>
        </w:rPr>
        <w:t>,</w:t>
      </w:r>
      <w:r w:rsidRPr="00630FB7">
        <w:rPr>
          <w:rFonts w:eastAsia="Times New Roman"/>
          <w:color w:val="222222"/>
          <w:sz w:val="22"/>
          <w:szCs w:val="22"/>
          <w:shd w:val="clear" w:color="auto" w:fill="FFFFFF"/>
        </w:rPr>
        <w:t> </w:t>
      </w:r>
      <w:r w:rsidRPr="00E600C7">
        <w:rPr>
          <w:rFonts w:eastAsia="Times New Roman"/>
          <w:i/>
          <w:iCs/>
          <w:color w:val="222222"/>
          <w:sz w:val="22"/>
          <w:szCs w:val="22"/>
        </w:rPr>
        <w:t>42</w:t>
      </w:r>
      <w:r w:rsidRPr="00E600C7">
        <w:rPr>
          <w:rFonts w:eastAsia="Times New Roman"/>
          <w:color w:val="222222"/>
          <w:sz w:val="22"/>
          <w:szCs w:val="22"/>
          <w:shd w:val="clear" w:color="auto" w:fill="FFFFFF"/>
        </w:rPr>
        <w:t>(1), 25-35.</w:t>
      </w:r>
    </w:p>
    <w:p w14:paraId="221E73AB" w14:textId="77777777" w:rsidR="00056BDF" w:rsidRPr="00630FB7" w:rsidRDefault="00056BDF" w:rsidP="00056BDF">
      <w:pPr>
        <w:rPr>
          <w:sz w:val="22"/>
          <w:szCs w:val="22"/>
        </w:rPr>
      </w:pPr>
    </w:p>
    <w:p w14:paraId="05482BD6" w14:textId="77777777" w:rsidR="00056BDF" w:rsidRPr="00574C9E" w:rsidRDefault="00056BDF" w:rsidP="00056BDF">
      <w:pPr>
        <w:rPr>
          <w:rFonts w:eastAsia="Times New Roman"/>
          <w:sz w:val="22"/>
          <w:szCs w:val="22"/>
        </w:rPr>
      </w:pPr>
      <w:proofErr w:type="spellStart"/>
      <w:r w:rsidRPr="00574C9E">
        <w:rPr>
          <w:rFonts w:eastAsia="Times New Roman"/>
          <w:color w:val="222222"/>
          <w:sz w:val="22"/>
          <w:szCs w:val="22"/>
          <w:shd w:val="clear" w:color="auto" w:fill="FFFFFF"/>
        </w:rPr>
        <w:t>Sookar</w:t>
      </w:r>
      <w:proofErr w:type="spellEnd"/>
      <w:r w:rsidRPr="00574C9E">
        <w:rPr>
          <w:rFonts w:eastAsia="Times New Roman"/>
          <w:color w:val="222222"/>
          <w:sz w:val="22"/>
          <w:szCs w:val="22"/>
          <w:shd w:val="clear" w:color="auto" w:fill="FFFFFF"/>
        </w:rPr>
        <w:t xml:space="preserve">, P., </w:t>
      </w:r>
      <w:proofErr w:type="spellStart"/>
      <w:r w:rsidRPr="00574C9E">
        <w:rPr>
          <w:rFonts w:eastAsia="Times New Roman"/>
          <w:color w:val="222222"/>
          <w:sz w:val="22"/>
          <w:szCs w:val="22"/>
          <w:shd w:val="clear" w:color="auto" w:fill="FFFFFF"/>
        </w:rPr>
        <w:t>Bhagwant</w:t>
      </w:r>
      <w:proofErr w:type="spellEnd"/>
      <w:r w:rsidRPr="00574C9E">
        <w:rPr>
          <w:rFonts w:eastAsia="Times New Roman"/>
          <w:color w:val="222222"/>
          <w:sz w:val="22"/>
          <w:szCs w:val="22"/>
          <w:shd w:val="clear" w:color="auto" w:fill="FFFFFF"/>
        </w:rPr>
        <w:t xml:space="preserve">, S., &amp; </w:t>
      </w:r>
      <w:proofErr w:type="spellStart"/>
      <w:r w:rsidRPr="00574C9E">
        <w:rPr>
          <w:rFonts w:eastAsia="Times New Roman"/>
          <w:color w:val="222222"/>
          <w:sz w:val="22"/>
          <w:szCs w:val="22"/>
          <w:shd w:val="clear" w:color="auto" w:fill="FFFFFF"/>
        </w:rPr>
        <w:t>Awuor</w:t>
      </w:r>
      <w:proofErr w:type="spellEnd"/>
      <w:r w:rsidRPr="00574C9E">
        <w:rPr>
          <w:rFonts w:eastAsia="Times New Roman"/>
          <w:color w:val="222222"/>
          <w:sz w:val="22"/>
          <w:szCs w:val="22"/>
          <w:shd w:val="clear" w:color="auto" w:fill="FFFFFF"/>
        </w:rPr>
        <w:t xml:space="preserve"> </w:t>
      </w:r>
      <w:proofErr w:type="spellStart"/>
      <w:r w:rsidRPr="00574C9E">
        <w:rPr>
          <w:rFonts w:eastAsia="Times New Roman"/>
          <w:color w:val="222222"/>
          <w:sz w:val="22"/>
          <w:szCs w:val="22"/>
          <w:shd w:val="clear" w:color="auto" w:fill="FFFFFF"/>
        </w:rPr>
        <w:t>Ouna</w:t>
      </w:r>
      <w:proofErr w:type="spellEnd"/>
      <w:r w:rsidRPr="00574C9E">
        <w:rPr>
          <w:rFonts w:eastAsia="Times New Roman"/>
          <w:color w:val="222222"/>
          <w:sz w:val="22"/>
          <w:szCs w:val="22"/>
          <w:shd w:val="clear" w:color="auto" w:fill="FFFFFF"/>
        </w:rPr>
        <w:t xml:space="preserve">, E. (2008). Isolation of </w:t>
      </w:r>
      <w:proofErr w:type="spellStart"/>
      <w:r w:rsidRPr="00574C9E">
        <w:rPr>
          <w:rFonts w:eastAsia="Times New Roman"/>
          <w:color w:val="222222"/>
          <w:sz w:val="22"/>
          <w:szCs w:val="22"/>
          <w:shd w:val="clear" w:color="auto" w:fill="FFFFFF"/>
        </w:rPr>
        <w:t>entomopathogenic</w:t>
      </w:r>
      <w:proofErr w:type="spellEnd"/>
      <w:r w:rsidRPr="00574C9E">
        <w:rPr>
          <w:rFonts w:eastAsia="Times New Roman"/>
          <w:color w:val="222222"/>
          <w:sz w:val="22"/>
          <w:szCs w:val="22"/>
          <w:shd w:val="clear" w:color="auto" w:fill="FFFFFF"/>
        </w:rPr>
        <w:t xml:space="preserve"> fungi from the soil and their pathogenicity to two fruit fly species (</w:t>
      </w:r>
      <w:proofErr w:type="spellStart"/>
      <w:r w:rsidRPr="00574C9E">
        <w:rPr>
          <w:rFonts w:eastAsia="Times New Roman"/>
          <w:color w:val="222222"/>
          <w:sz w:val="22"/>
          <w:szCs w:val="22"/>
          <w:shd w:val="clear" w:color="auto" w:fill="FFFFFF"/>
        </w:rPr>
        <w:t>Diptera</w:t>
      </w:r>
      <w:proofErr w:type="spellEnd"/>
      <w:r w:rsidRPr="00574C9E">
        <w:rPr>
          <w:rFonts w:eastAsia="Times New Roman"/>
          <w:color w:val="222222"/>
          <w:sz w:val="22"/>
          <w:szCs w:val="22"/>
          <w:shd w:val="clear" w:color="auto" w:fill="FFFFFF"/>
        </w:rPr>
        <w:t xml:space="preserve">: </w:t>
      </w:r>
      <w:proofErr w:type="spellStart"/>
      <w:r w:rsidRPr="00574C9E">
        <w:rPr>
          <w:rFonts w:eastAsia="Times New Roman"/>
          <w:color w:val="222222"/>
          <w:sz w:val="22"/>
          <w:szCs w:val="22"/>
          <w:shd w:val="clear" w:color="auto" w:fill="FFFFFF"/>
        </w:rPr>
        <w:t>Tephritidae</w:t>
      </w:r>
      <w:proofErr w:type="spellEnd"/>
      <w:r w:rsidRPr="00574C9E">
        <w:rPr>
          <w:rFonts w:eastAsia="Times New Roman"/>
          <w:color w:val="222222"/>
          <w:sz w:val="22"/>
          <w:szCs w:val="22"/>
          <w:shd w:val="clear" w:color="auto" w:fill="FFFFFF"/>
        </w:rPr>
        <w:t>).</w:t>
      </w:r>
      <w:r w:rsidRPr="00630FB7">
        <w:rPr>
          <w:rFonts w:eastAsia="Times New Roman"/>
          <w:color w:val="222222"/>
          <w:sz w:val="22"/>
          <w:szCs w:val="22"/>
          <w:shd w:val="clear" w:color="auto" w:fill="FFFFFF"/>
        </w:rPr>
        <w:t> </w:t>
      </w:r>
      <w:r w:rsidRPr="00574C9E">
        <w:rPr>
          <w:rFonts w:eastAsia="Times New Roman"/>
          <w:i/>
          <w:iCs/>
          <w:color w:val="222222"/>
          <w:sz w:val="22"/>
          <w:szCs w:val="22"/>
        </w:rPr>
        <w:t>Journal of Applied Entomology</w:t>
      </w:r>
      <w:r w:rsidRPr="00574C9E">
        <w:rPr>
          <w:rFonts w:eastAsia="Times New Roman"/>
          <w:color w:val="222222"/>
          <w:sz w:val="22"/>
          <w:szCs w:val="22"/>
          <w:shd w:val="clear" w:color="auto" w:fill="FFFFFF"/>
        </w:rPr>
        <w:t>,</w:t>
      </w:r>
      <w:r w:rsidRPr="00630FB7">
        <w:rPr>
          <w:rFonts w:eastAsia="Times New Roman"/>
          <w:color w:val="222222"/>
          <w:sz w:val="22"/>
          <w:szCs w:val="22"/>
          <w:shd w:val="clear" w:color="auto" w:fill="FFFFFF"/>
        </w:rPr>
        <w:t> </w:t>
      </w:r>
      <w:r w:rsidRPr="00574C9E">
        <w:rPr>
          <w:rFonts w:eastAsia="Times New Roman"/>
          <w:i/>
          <w:iCs/>
          <w:color w:val="222222"/>
          <w:sz w:val="22"/>
          <w:szCs w:val="22"/>
        </w:rPr>
        <w:t>132</w:t>
      </w:r>
      <w:r w:rsidRPr="00574C9E">
        <w:rPr>
          <w:rFonts w:eastAsia="Times New Roman"/>
          <w:color w:val="222222"/>
          <w:sz w:val="22"/>
          <w:szCs w:val="22"/>
          <w:shd w:val="clear" w:color="auto" w:fill="FFFFFF"/>
        </w:rPr>
        <w:t>(9</w:t>
      </w:r>
      <w:r w:rsidRPr="00574C9E">
        <w:rPr>
          <w:rFonts w:ascii="Calibri" w:eastAsia="Calibri" w:hAnsi="Calibri" w:cs="Calibri"/>
          <w:color w:val="222222"/>
          <w:sz w:val="22"/>
          <w:szCs w:val="22"/>
          <w:shd w:val="clear" w:color="auto" w:fill="FFFFFF"/>
        </w:rPr>
        <w:t>‐</w:t>
      </w:r>
      <w:r w:rsidRPr="00574C9E">
        <w:rPr>
          <w:rFonts w:eastAsia="Times New Roman"/>
          <w:color w:val="222222"/>
          <w:sz w:val="22"/>
          <w:szCs w:val="22"/>
          <w:shd w:val="clear" w:color="auto" w:fill="FFFFFF"/>
        </w:rPr>
        <w:t>10), 778-788.</w:t>
      </w:r>
    </w:p>
    <w:p w14:paraId="3CC65382" w14:textId="77777777" w:rsidR="00056BDF" w:rsidRPr="00630FB7" w:rsidRDefault="00056BDF" w:rsidP="00056BDF">
      <w:pPr>
        <w:rPr>
          <w:sz w:val="22"/>
          <w:szCs w:val="22"/>
        </w:rPr>
      </w:pPr>
    </w:p>
    <w:p w14:paraId="1F7E86DC" w14:textId="77777777" w:rsidR="00056BDF" w:rsidRPr="00574C9E" w:rsidRDefault="00056BDF" w:rsidP="00056BDF">
      <w:pPr>
        <w:rPr>
          <w:rFonts w:eastAsia="Times New Roman"/>
          <w:sz w:val="22"/>
          <w:szCs w:val="22"/>
        </w:rPr>
      </w:pPr>
      <w:proofErr w:type="spellStart"/>
      <w:r w:rsidRPr="00574C9E">
        <w:rPr>
          <w:rFonts w:eastAsia="Times New Roman"/>
          <w:color w:val="222222"/>
          <w:sz w:val="22"/>
          <w:szCs w:val="22"/>
          <w:shd w:val="clear" w:color="auto" w:fill="FFFFFF"/>
        </w:rPr>
        <w:t>Garschall</w:t>
      </w:r>
      <w:proofErr w:type="spellEnd"/>
      <w:r w:rsidRPr="00574C9E">
        <w:rPr>
          <w:rFonts w:eastAsia="Times New Roman"/>
          <w:color w:val="222222"/>
          <w:sz w:val="22"/>
          <w:szCs w:val="22"/>
          <w:shd w:val="clear" w:color="auto" w:fill="FFFFFF"/>
        </w:rPr>
        <w:t>, K., &amp; Flatt, T. (2018). The interplay between immunity and aging in Drosophila.</w:t>
      </w:r>
      <w:r w:rsidRPr="00630FB7">
        <w:rPr>
          <w:rFonts w:eastAsia="Times New Roman"/>
          <w:color w:val="222222"/>
          <w:sz w:val="22"/>
          <w:szCs w:val="22"/>
          <w:shd w:val="clear" w:color="auto" w:fill="FFFFFF"/>
        </w:rPr>
        <w:t> </w:t>
      </w:r>
      <w:r w:rsidRPr="00574C9E">
        <w:rPr>
          <w:rFonts w:eastAsia="Times New Roman"/>
          <w:i/>
          <w:iCs/>
          <w:color w:val="222222"/>
          <w:sz w:val="22"/>
          <w:szCs w:val="22"/>
        </w:rPr>
        <w:t>F1000Research</w:t>
      </w:r>
      <w:r w:rsidRPr="00574C9E">
        <w:rPr>
          <w:rFonts w:eastAsia="Times New Roman"/>
          <w:color w:val="222222"/>
          <w:sz w:val="22"/>
          <w:szCs w:val="22"/>
          <w:shd w:val="clear" w:color="auto" w:fill="FFFFFF"/>
        </w:rPr>
        <w:t>,</w:t>
      </w:r>
      <w:r w:rsidRPr="00630FB7">
        <w:rPr>
          <w:rFonts w:eastAsia="Times New Roman"/>
          <w:color w:val="222222"/>
          <w:sz w:val="22"/>
          <w:szCs w:val="22"/>
          <w:shd w:val="clear" w:color="auto" w:fill="FFFFFF"/>
        </w:rPr>
        <w:t> </w:t>
      </w:r>
      <w:r w:rsidRPr="00574C9E">
        <w:rPr>
          <w:rFonts w:eastAsia="Times New Roman"/>
          <w:i/>
          <w:iCs/>
          <w:color w:val="222222"/>
          <w:sz w:val="22"/>
          <w:szCs w:val="22"/>
        </w:rPr>
        <w:t>7</w:t>
      </w:r>
      <w:r w:rsidRPr="00574C9E">
        <w:rPr>
          <w:rFonts w:eastAsia="Times New Roman"/>
          <w:color w:val="222222"/>
          <w:sz w:val="22"/>
          <w:szCs w:val="22"/>
          <w:shd w:val="clear" w:color="auto" w:fill="FFFFFF"/>
        </w:rPr>
        <w:t>.</w:t>
      </w:r>
    </w:p>
    <w:p w14:paraId="54085739" w14:textId="77777777" w:rsidR="00056BDF" w:rsidRPr="00630FB7" w:rsidRDefault="00056BDF" w:rsidP="00056BDF">
      <w:pPr>
        <w:rPr>
          <w:sz w:val="22"/>
          <w:szCs w:val="22"/>
        </w:rPr>
      </w:pPr>
    </w:p>
    <w:p w14:paraId="5F07137A" w14:textId="77777777" w:rsidR="00056BDF" w:rsidRPr="00630FB7" w:rsidRDefault="00056BDF" w:rsidP="00056BDF">
      <w:pPr>
        <w:rPr>
          <w:rFonts w:eastAsia="Times New Roman"/>
          <w:color w:val="222222"/>
          <w:sz w:val="22"/>
          <w:szCs w:val="22"/>
          <w:shd w:val="clear" w:color="auto" w:fill="FFFFFF"/>
        </w:rPr>
      </w:pPr>
      <w:r w:rsidRPr="0052281B">
        <w:rPr>
          <w:rFonts w:eastAsia="Times New Roman"/>
          <w:color w:val="222222"/>
          <w:sz w:val="22"/>
          <w:szCs w:val="22"/>
          <w:shd w:val="clear" w:color="auto" w:fill="FFFFFF"/>
        </w:rPr>
        <w:t xml:space="preserve">Chippindale, A. K., </w:t>
      </w:r>
      <w:proofErr w:type="spellStart"/>
      <w:r w:rsidRPr="0052281B">
        <w:rPr>
          <w:rFonts w:eastAsia="Times New Roman"/>
          <w:color w:val="222222"/>
          <w:sz w:val="22"/>
          <w:szCs w:val="22"/>
          <w:shd w:val="clear" w:color="auto" w:fill="FFFFFF"/>
        </w:rPr>
        <w:t>Alipaz</w:t>
      </w:r>
      <w:proofErr w:type="spellEnd"/>
      <w:r w:rsidRPr="0052281B">
        <w:rPr>
          <w:rFonts w:eastAsia="Times New Roman"/>
          <w:color w:val="222222"/>
          <w:sz w:val="22"/>
          <w:szCs w:val="22"/>
          <w:shd w:val="clear" w:color="auto" w:fill="FFFFFF"/>
        </w:rPr>
        <w:t>, J. A., Chen, H. W., &amp; Rose, M. R. (1997). Experimental evolution of accelerated development in Drosophila. 1. Developmental speed and larval survival.</w:t>
      </w:r>
      <w:r w:rsidRPr="00630FB7">
        <w:rPr>
          <w:rFonts w:eastAsia="Times New Roman"/>
          <w:color w:val="222222"/>
          <w:sz w:val="22"/>
          <w:szCs w:val="22"/>
          <w:shd w:val="clear" w:color="auto" w:fill="FFFFFF"/>
        </w:rPr>
        <w:t> </w:t>
      </w:r>
      <w:r w:rsidRPr="0052281B">
        <w:rPr>
          <w:rFonts w:eastAsia="Times New Roman"/>
          <w:i/>
          <w:iCs/>
          <w:color w:val="222222"/>
          <w:sz w:val="22"/>
          <w:szCs w:val="22"/>
        </w:rPr>
        <w:t>Evolution</w:t>
      </w:r>
      <w:r w:rsidRPr="0052281B">
        <w:rPr>
          <w:rFonts w:eastAsia="Times New Roman"/>
          <w:color w:val="222222"/>
          <w:sz w:val="22"/>
          <w:szCs w:val="22"/>
          <w:shd w:val="clear" w:color="auto" w:fill="FFFFFF"/>
        </w:rPr>
        <w:t>,</w:t>
      </w:r>
      <w:r w:rsidRPr="00630FB7">
        <w:rPr>
          <w:rFonts w:eastAsia="Times New Roman"/>
          <w:color w:val="222222"/>
          <w:sz w:val="22"/>
          <w:szCs w:val="22"/>
          <w:shd w:val="clear" w:color="auto" w:fill="FFFFFF"/>
        </w:rPr>
        <w:t> </w:t>
      </w:r>
      <w:r w:rsidRPr="0052281B">
        <w:rPr>
          <w:rFonts w:eastAsia="Times New Roman"/>
          <w:i/>
          <w:iCs/>
          <w:color w:val="222222"/>
          <w:sz w:val="22"/>
          <w:szCs w:val="22"/>
        </w:rPr>
        <w:t>51</w:t>
      </w:r>
      <w:r w:rsidRPr="0052281B">
        <w:rPr>
          <w:rFonts w:eastAsia="Times New Roman"/>
          <w:color w:val="222222"/>
          <w:sz w:val="22"/>
          <w:szCs w:val="22"/>
          <w:shd w:val="clear" w:color="auto" w:fill="FFFFFF"/>
        </w:rPr>
        <w:t>(5), 1536-1551.</w:t>
      </w:r>
    </w:p>
    <w:p w14:paraId="5017ABA7" w14:textId="77777777" w:rsidR="00076B3D" w:rsidRPr="00630FB7" w:rsidRDefault="00076B3D" w:rsidP="00056BDF">
      <w:pPr>
        <w:rPr>
          <w:rFonts w:eastAsia="Times New Roman"/>
          <w:color w:val="222222"/>
          <w:sz w:val="22"/>
          <w:szCs w:val="22"/>
          <w:shd w:val="clear" w:color="auto" w:fill="FFFFFF"/>
        </w:rPr>
      </w:pPr>
    </w:p>
    <w:p w14:paraId="3DFB75FE" w14:textId="77777777" w:rsidR="00076B3D" w:rsidRPr="00630FB7" w:rsidRDefault="00076B3D" w:rsidP="00076B3D">
      <w:pPr>
        <w:rPr>
          <w:rFonts w:eastAsia="Times New Roman"/>
          <w:sz w:val="22"/>
          <w:szCs w:val="22"/>
        </w:rPr>
      </w:pPr>
      <w:proofErr w:type="spellStart"/>
      <w:r w:rsidRPr="00630FB7">
        <w:rPr>
          <w:rFonts w:eastAsia="Times New Roman"/>
          <w:color w:val="222222"/>
          <w:sz w:val="22"/>
          <w:szCs w:val="22"/>
          <w:shd w:val="clear" w:color="auto" w:fill="FFFFFF"/>
        </w:rPr>
        <w:t>Shahrestani</w:t>
      </w:r>
      <w:proofErr w:type="spellEnd"/>
      <w:r w:rsidRPr="00630FB7">
        <w:rPr>
          <w:rFonts w:eastAsia="Times New Roman"/>
          <w:color w:val="222222"/>
          <w:sz w:val="22"/>
          <w:szCs w:val="22"/>
          <w:shd w:val="clear" w:color="auto" w:fill="FFFFFF"/>
        </w:rPr>
        <w:t>, P., Quach, J., Mueller, L. D., &amp; Rose, M. R. (2012). Paradoxical physiological transitions from aging to late life in Drosophila.</w:t>
      </w:r>
      <w:r w:rsidRPr="00630FB7">
        <w:rPr>
          <w:rStyle w:val="apple-converted-space"/>
          <w:rFonts w:eastAsia="Times New Roman"/>
          <w:color w:val="222222"/>
          <w:sz w:val="22"/>
          <w:szCs w:val="22"/>
          <w:shd w:val="clear" w:color="auto" w:fill="FFFFFF"/>
        </w:rPr>
        <w:t> </w:t>
      </w:r>
      <w:r w:rsidRPr="00630FB7">
        <w:rPr>
          <w:rFonts w:eastAsia="Times New Roman"/>
          <w:i/>
          <w:iCs/>
          <w:color w:val="222222"/>
          <w:sz w:val="22"/>
          <w:szCs w:val="22"/>
        </w:rPr>
        <w:t>Rejuvenation research</w:t>
      </w:r>
      <w:r w:rsidRPr="00630FB7">
        <w:rPr>
          <w:rFonts w:eastAsia="Times New Roman"/>
          <w:color w:val="222222"/>
          <w:sz w:val="22"/>
          <w:szCs w:val="22"/>
          <w:shd w:val="clear" w:color="auto" w:fill="FFFFFF"/>
        </w:rPr>
        <w:t>,</w:t>
      </w:r>
      <w:r w:rsidRPr="00630FB7">
        <w:rPr>
          <w:rStyle w:val="apple-converted-space"/>
          <w:rFonts w:eastAsia="Times New Roman"/>
          <w:color w:val="222222"/>
          <w:sz w:val="22"/>
          <w:szCs w:val="22"/>
          <w:shd w:val="clear" w:color="auto" w:fill="FFFFFF"/>
        </w:rPr>
        <w:t> </w:t>
      </w:r>
      <w:r w:rsidRPr="00630FB7">
        <w:rPr>
          <w:rFonts w:eastAsia="Times New Roman"/>
          <w:i/>
          <w:iCs/>
          <w:color w:val="222222"/>
          <w:sz w:val="22"/>
          <w:szCs w:val="22"/>
        </w:rPr>
        <w:t>15</w:t>
      </w:r>
      <w:r w:rsidRPr="00630FB7">
        <w:rPr>
          <w:rFonts w:eastAsia="Times New Roman"/>
          <w:color w:val="222222"/>
          <w:sz w:val="22"/>
          <w:szCs w:val="22"/>
          <w:shd w:val="clear" w:color="auto" w:fill="FFFFFF"/>
        </w:rPr>
        <w:t>(1), 49-58.</w:t>
      </w:r>
    </w:p>
    <w:p w14:paraId="3720F8C4" w14:textId="77777777" w:rsidR="00076B3D" w:rsidRPr="0052281B" w:rsidRDefault="00076B3D" w:rsidP="00056BDF">
      <w:pPr>
        <w:rPr>
          <w:rFonts w:eastAsia="Times New Roman"/>
          <w:sz w:val="22"/>
          <w:szCs w:val="22"/>
        </w:rPr>
      </w:pPr>
    </w:p>
    <w:p w14:paraId="2D830D22" w14:textId="77777777" w:rsidR="00056BDF" w:rsidRPr="00630FB7" w:rsidRDefault="00056BDF" w:rsidP="00056BDF">
      <w:pPr>
        <w:rPr>
          <w:sz w:val="22"/>
          <w:szCs w:val="22"/>
        </w:rPr>
      </w:pPr>
    </w:p>
    <w:p w14:paraId="4E38B5FB" w14:textId="77777777" w:rsidR="00F75E87" w:rsidRPr="00630FB7" w:rsidRDefault="00F75E87" w:rsidP="00F75E87">
      <w:pPr>
        <w:rPr>
          <w:rFonts w:eastAsia="Times New Roman"/>
          <w:sz w:val="22"/>
          <w:szCs w:val="22"/>
        </w:rPr>
      </w:pPr>
      <w:proofErr w:type="spellStart"/>
      <w:r w:rsidRPr="00630FB7">
        <w:rPr>
          <w:rFonts w:eastAsia="Times New Roman"/>
          <w:color w:val="222222"/>
          <w:sz w:val="22"/>
          <w:szCs w:val="22"/>
          <w:shd w:val="clear" w:color="auto" w:fill="FFFFFF"/>
        </w:rPr>
        <w:t>Rauser</w:t>
      </w:r>
      <w:proofErr w:type="spellEnd"/>
      <w:r w:rsidRPr="00630FB7">
        <w:rPr>
          <w:rFonts w:eastAsia="Times New Roman"/>
          <w:color w:val="222222"/>
          <w:sz w:val="22"/>
          <w:szCs w:val="22"/>
          <w:shd w:val="clear" w:color="auto" w:fill="FFFFFF"/>
        </w:rPr>
        <w:t xml:space="preserve">, C. L., Tierney, J. J., </w:t>
      </w:r>
      <w:proofErr w:type="spellStart"/>
      <w:r w:rsidRPr="00630FB7">
        <w:rPr>
          <w:rFonts w:eastAsia="Times New Roman"/>
          <w:color w:val="222222"/>
          <w:sz w:val="22"/>
          <w:szCs w:val="22"/>
          <w:shd w:val="clear" w:color="auto" w:fill="FFFFFF"/>
        </w:rPr>
        <w:t>Gunion</w:t>
      </w:r>
      <w:proofErr w:type="spellEnd"/>
      <w:r w:rsidRPr="00630FB7">
        <w:rPr>
          <w:rFonts w:eastAsia="Times New Roman"/>
          <w:color w:val="222222"/>
          <w:sz w:val="22"/>
          <w:szCs w:val="22"/>
          <w:shd w:val="clear" w:color="auto" w:fill="FFFFFF"/>
        </w:rPr>
        <w:t>, S. M., Covarrubias, G. M., Mueller, L. D., &amp; Rose, M. R. (2006). Evolution of late</w:t>
      </w:r>
      <w:r w:rsidRPr="00630FB7">
        <w:rPr>
          <w:rFonts w:ascii="Calibri" w:eastAsia="Calibri" w:hAnsi="Calibri" w:cs="Calibri"/>
          <w:color w:val="222222"/>
          <w:sz w:val="22"/>
          <w:szCs w:val="22"/>
          <w:shd w:val="clear" w:color="auto" w:fill="FFFFFF"/>
        </w:rPr>
        <w:t>‐</w:t>
      </w:r>
      <w:r w:rsidRPr="00630FB7">
        <w:rPr>
          <w:rFonts w:eastAsia="Times New Roman"/>
          <w:color w:val="222222"/>
          <w:sz w:val="22"/>
          <w:szCs w:val="22"/>
          <w:shd w:val="clear" w:color="auto" w:fill="FFFFFF"/>
        </w:rPr>
        <w:t>life fecundity in Drosophila melanogaster.</w:t>
      </w:r>
      <w:r w:rsidRPr="00630FB7">
        <w:rPr>
          <w:rStyle w:val="apple-converted-space"/>
          <w:rFonts w:eastAsia="Times New Roman"/>
          <w:color w:val="222222"/>
          <w:sz w:val="22"/>
          <w:szCs w:val="22"/>
          <w:shd w:val="clear" w:color="auto" w:fill="FFFFFF"/>
        </w:rPr>
        <w:t> </w:t>
      </w:r>
      <w:r w:rsidRPr="00630FB7">
        <w:rPr>
          <w:rFonts w:eastAsia="Times New Roman"/>
          <w:i/>
          <w:iCs/>
          <w:color w:val="222222"/>
          <w:sz w:val="22"/>
          <w:szCs w:val="22"/>
        </w:rPr>
        <w:t>Journal of Evolutionary Biology</w:t>
      </w:r>
      <w:r w:rsidRPr="00630FB7">
        <w:rPr>
          <w:rFonts w:eastAsia="Times New Roman"/>
          <w:color w:val="222222"/>
          <w:sz w:val="22"/>
          <w:szCs w:val="22"/>
          <w:shd w:val="clear" w:color="auto" w:fill="FFFFFF"/>
        </w:rPr>
        <w:t>,</w:t>
      </w:r>
      <w:r w:rsidRPr="00630FB7">
        <w:rPr>
          <w:rStyle w:val="apple-converted-space"/>
          <w:rFonts w:eastAsia="Times New Roman"/>
          <w:color w:val="222222"/>
          <w:sz w:val="22"/>
          <w:szCs w:val="22"/>
          <w:shd w:val="clear" w:color="auto" w:fill="FFFFFF"/>
        </w:rPr>
        <w:t> </w:t>
      </w:r>
      <w:r w:rsidRPr="00630FB7">
        <w:rPr>
          <w:rFonts w:eastAsia="Times New Roman"/>
          <w:i/>
          <w:iCs/>
          <w:color w:val="222222"/>
          <w:sz w:val="22"/>
          <w:szCs w:val="22"/>
        </w:rPr>
        <w:t>19</w:t>
      </w:r>
      <w:r w:rsidRPr="00630FB7">
        <w:rPr>
          <w:rFonts w:eastAsia="Times New Roman"/>
          <w:color w:val="222222"/>
          <w:sz w:val="22"/>
          <w:szCs w:val="22"/>
          <w:shd w:val="clear" w:color="auto" w:fill="FFFFFF"/>
        </w:rPr>
        <w:t>(1), 289-301.</w:t>
      </w:r>
    </w:p>
    <w:p w14:paraId="1BBEAF7D" w14:textId="77777777" w:rsidR="00056BDF" w:rsidRPr="00630FB7" w:rsidRDefault="00056BDF" w:rsidP="00AA3D48">
      <w:pPr>
        <w:rPr>
          <w:sz w:val="22"/>
          <w:szCs w:val="22"/>
        </w:rPr>
      </w:pPr>
    </w:p>
    <w:p w14:paraId="30CA198C" w14:textId="4CE4F50D" w:rsidR="00630FB7" w:rsidRPr="00630FB7" w:rsidRDefault="00630FB7" w:rsidP="00630FB7">
      <w:pPr>
        <w:rPr>
          <w:rFonts w:eastAsia="Times New Roman"/>
          <w:sz w:val="22"/>
          <w:szCs w:val="22"/>
        </w:rPr>
      </w:pPr>
      <w:del w:id="542" w:author="elnazbagheri" w:date="2020-03-30T08:06:00Z">
        <w:r w:rsidRPr="00630FB7" w:rsidDel="00CD5378">
          <w:rPr>
            <w:rFonts w:eastAsia="Times New Roman"/>
            <w:color w:val="222222"/>
            <w:sz w:val="22"/>
            <w:szCs w:val="22"/>
            <w:shd w:val="clear" w:color="auto" w:fill="FFFFFF"/>
          </w:rPr>
          <w:delText>Zerofsky, M., Harel, E., Silverman, N., &amp; Tatar, M. (2005). Aging of the innate immune response in Drosophila melanogaster.</w:delText>
        </w:r>
        <w:r w:rsidRPr="00630FB7" w:rsidDel="00CD5378">
          <w:rPr>
            <w:rStyle w:val="apple-converted-space"/>
            <w:rFonts w:eastAsia="Times New Roman"/>
            <w:color w:val="222222"/>
            <w:sz w:val="22"/>
            <w:szCs w:val="22"/>
            <w:shd w:val="clear" w:color="auto" w:fill="FFFFFF"/>
          </w:rPr>
          <w:delText> </w:delText>
        </w:r>
        <w:r w:rsidRPr="00630FB7" w:rsidDel="00CD5378">
          <w:rPr>
            <w:rFonts w:eastAsia="Times New Roman"/>
            <w:i/>
            <w:iCs/>
            <w:color w:val="222222"/>
            <w:sz w:val="22"/>
            <w:szCs w:val="22"/>
          </w:rPr>
          <w:delText>Aging cell</w:delText>
        </w:r>
        <w:r w:rsidRPr="00630FB7" w:rsidDel="00CD5378">
          <w:rPr>
            <w:rFonts w:eastAsia="Times New Roman"/>
            <w:color w:val="222222"/>
            <w:sz w:val="22"/>
            <w:szCs w:val="22"/>
            <w:shd w:val="clear" w:color="auto" w:fill="FFFFFF"/>
          </w:rPr>
          <w:delText>,</w:delText>
        </w:r>
        <w:r w:rsidRPr="00630FB7" w:rsidDel="00CD5378">
          <w:rPr>
            <w:rStyle w:val="apple-converted-space"/>
            <w:rFonts w:eastAsia="Times New Roman"/>
            <w:color w:val="222222"/>
            <w:sz w:val="22"/>
            <w:szCs w:val="22"/>
            <w:shd w:val="clear" w:color="auto" w:fill="FFFFFF"/>
          </w:rPr>
          <w:delText> </w:delText>
        </w:r>
        <w:r w:rsidRPr="00630FB7" w:rsidDel="00CD5378">
          <w:rPr>
            <w:rFonts w:eastAsia="Times New Roman"/>
            <w:i/>
            <w:iCs/>
            <w:color w:val="222222"/>
            <w:sz w:val="22"/>
            <w:szCs w:val="22"/>
          </w:rPr>
          <w:delText>4</w:delText>
        </w:r>
        <w:r w:rsidRPr="00630FB7" w:rsidDel="00CD5378">
          <w:rPr>
            <w:rFonts w:eastAsia="Times New Roman"/>
            <w:color w:val="222222"/>
            <w:sz w:val="22"/>
            <w:szCs w:val="22"/>
            <w:shd w:val="clear" w:color="auto" w:fill="FFFFFF"/>
          </w:rPr>
          <w:delText>(2), 103-108.</w:delText>
        </w:r>
      </w:del>
      <w:ins w:id="543" w:author="elnazbagheri" w:date="2020-03-30T08:06:00Z">
        <w:r w:rsidR="00CD5378">
          <w:rPr>
            <w:rFonts w:eastAsia="Times New Roman"/>
            <w:color w:val="222222"/>
            <w:sz w:val="22"/>
            <w:szCs w:val="22"/>
            <w:shd w:val="clear" w:color="auto" w:fill="FFFFFF"/>
          </w:rPr>
          <w:t xml:space="preserve"> </w:t>
        </w:r>
      </w:ins>
    </w:p>
    <w:p w14:paraId="48B45069" w14:textId="77777777" w:rsidR="00AF11B1" w:rsidRPr="00AF11B1" w:rsidRDefault="00AF11B1" w:rsidP="00AF11B1">
      <w:pPr>
        <w:rPr>
          <w:ins w:id="544" w:author="elnazbagheri" w:date="2020-03-30T09:31:00Z"/>
          <w:rFonts w:eastAsia="Times New Roman"/>
          <w:color w:val="000000" w:themeColor="text1"/>
          <w:rPrChange w:id="545" w:author="elnazbagheri" w:date="2020-03-30T09:31:00Z">
            <w:rPr>
              <w:ins w:id="546" w:author="elnazbagheri" w:date="2020-03-30T09:31:00Z"/>
              <w:rFonts w:eastAsia="Times New Roman"/>
            </w:rPr>
          </w:rPrChange>
        </w:rPr>
      </w:pPr>
      <w:proofErr w:type="spellStart"/>
      <w:r w:rsidRPr="00AF11B1">
        <w:rPr>
          <w:rFonts w:eastAsia="Times New Roman"/>
          <w:color w:val="000000" w:themeColor="text1"/>
          <w:shd w:val="clear" w:color="auto" w:fill="FFFFFF"/>
          <w:rPrChange w:id="547" w:author="elnazbagheri" w:date="2020-03-30T09:31:00Z">
            <w:rPr>
              <w:rFonts w:ascii="Arial" w:eastAsia="Times New Roman" w:hAnsi="Arial" w:cs="Arial"/>
              <w:color w:val="222222"/>
              <w:sz w:val="20"/>
              <w:szCs w:val="20"/>
              <w:shd w:val="clear" w:color="auto" w:fill="FFFFFF"/>
            </w:rPr>
          </w:rPrChange>
        </w:rPr>
        <w:t>Zerofsky</w:t>
      </w:r>
      <w:proofErr w:type="spellEnd"/>
      <w:r w:rsidRPr="00AF11B1">
        <w:rPr>
          <w:rFonts w:eastAsia="Times New Roman"/>
          <w:color w:val="000000" w:themeColor="text1"/>
          <w:shd w:val="clear" w:color="auto" w:fill="FFFFFF"/>
          <w:rPrChange w:id="548" w:author="elnazbagheri" w:date="2020-03-30T09:31:00Z">
            <w:rPr>
              <w:rFonts w:ascii="Arial" w:eastAsia="Times New Roman" w:hAnsi="Arial" w:cs="Arial"/>
              <w:color w:val="222222"/>
              <w:sz w:val="20"/>
              <w:szCs w:val="20"/>
              <w:shd w:val="clear" w:color="auto" w:fill="FFFFFF"/>
            </w:rPr>
          </w:rPrChange>
        </w:rPr>
        <w:t xml:space="preserve">, M., </w:t>
      </w:r>
      <w:proofErr w:type="spellStart"/>
      <w:r w:rsidRPr="00AF11B1">
        <w:rPr>
          <w:rFonts w:eastAsia="Times New Roman"/>
          <w:color w:val="000000" w:themeColor="text1"/>
          <w:shd w:val="clear" w:color="auto" w:fill="FFFFFF"/>
          <w:rPrChange w:id="549" w:author="elnazbagheri" w:date="2020-03-30T09:31:00Z">
            <w:rPr>
              <w:rFonts w:ascii="Arial" w:eastAsia="Times New Roman" w:hAnsi="Arial" w:cs="Arial"/>
              <w:color w:val="222222"/>
              <w:sz w:val="20"/>
              <w:szCs w:val="20"/>
              <w:shd w:val="clear" w:color="auto" w:fill="FFFFFF"/>
            </w:rPr>
          </w:rPrChange>
        </w:rPr>
        <w:t>Harel</w:t>
      </w:r>
      <w:proofErr w:type="spellEnd"/>
      <w:r w:rsidRPr="00AF11B1">
        <w:rPr>
          <w:rFonts w:eastAsia="Times New Roman"/>
          <w:color w:val="000000" w:themeColor="text1"/>
          <w:shd w:val="clear" w:color="auto" w:fill="FFFFFF"/>
          <w:rPrChange w:id="550" w:author="elnazbagheri" w:date="2020-03-30T09:31:00Z">
            <w:rPr>
              <w:rFonts w:ascii="Arial" w:eastAsia="Times New Roman" w:hAnsi="Arial" w:cs="Arial"/>
              <w:color w:val="222222"/>
              <w:sz w:val="20"/>
              <w:szCs w:val="20"/>
              <w:shd w:val="clear" w:color="auto" w:fill="FFFFFF"/>
            </w:rPr>
          </w:rPrChange>
        </w:rPr>
        <w:t>, E., Silverman, N., &amp; Tatar, M. (2005). Aging of the innate immune response in Drosophila melanogaster.</w:t>
      </w:r>
      <w:r w:rsidRPr="00AF11B1">
        <w:rPr>
          <w:rStyle w:val="apple-converted-space"/>
          <w:rFonts w:eastAsia="Times New Roman"/>
          <w:color w:val="000000" w:themeColor="text1"/>
          <w:shd w:val="clear" w:color="auto" w:fill="FFFFFF"/>
          <w:rPrChange w:id="551" w:author="elnazbagheri" w:date="2020-03-30T09:31:00Z">
            <w:rPr>
              <w:rStyle w:val="apple-converted-space"/>
              <w:rFonts w:ascii="Arial" w:eastAsia="Times New Roman" w:hAnsi="Arial" w:cs="Arial"/>
              <w:color w:val="222222"/>
              <w:sz w:val="20"/>
              <w:szCs w:val="20"/>
              <w:shd w:val="clear" w:color="auto" w:fill="FFFFFF"/>
            </w:rPr>
          </w:rPrChange>
        </w:rPr>
        <w:t> </w:t>
      </w:r>
      <w:r w:rsidRPr="00AF11B1">
        <w:rPr>
          <w:rFonts w:eastAsia="Times New Roman"/>
          <w:i/>
          <w:iCs/>
          <w:color w:val="000000" w:themeColor="text1"/>
          <w:rPrChange w:id="552" w:author="elnazbagheri" w:date="2020-03-30T09:31:00Z">
            <w:rPr>
              <w:rFonts w:ascii="Arial" w:eastAsia="Times New Roman" w:hAnsi="Arial" w:cs="Arial"/>
              <w:i/>
              <w:iCs/>
              <w:color w:val="222222"/>
              <w:sz w:val="20"/>
              <w:szCs w:val="20"/>
            </w:rPr>
          </w:rPrChange>
        </w:rPr>
        <w:t>Aging cell</w:t>
      </w:r>
      <w:r w:rsidRPr="00AF11B1">
        <w:rPr>
          <w:rFonts w:eastAsia="Times New Roman"/>
          <w:color w:val="000000" w:themeColor="text1"/>
          <w:shd w:val="clear" w:color="auto" w:fill="FFFFFF"/>
          <w:rPrChange w:id="553" w:author="elnazbagheri" w:date="2020-03-30T09:31:00Z">
            <w:rPr>
              <w:rFonts w:ascii="Arial" w:eastAsia="Times New Roman" w:hAnsi="Arial" w:cs="Arial"/>
              <w:color w:val="222222"/>
              <w:sz w:val="20"/>
              <w:szCs w:val="20"/>
              <w:shd w:val="clear" w:color="auto" w:fill="FFFFFF"/>
            </w:rPr>
          </w:rPrChange>
        </w:rPr>
        <w:t>,</w:t>
      </w:r>
      <w:r w:rsidRPr="00AF11B1">
        <w:rPr>
          <w:rStyle w:val="apple-converted-space"/>
          <w:rFonts w:eastAsia="Times New Roman"/>
          <w:color w:val="000000" w:themeColor="text1"/>
          <w:shd w:val="clear" w:color="auto" w:fill="FFFFFF"/>
          <w:rPrChange w:id="554" w:author="elnazbagheri" w:date="2020-03-30T09:31:00Z">
            <w:rPr>
              <w:rStyle w:val="apple-converted-space"/>
              <w:rFonts w:ascii="Arial" w:eastAsia="Times New Roman" w:hAnsi="Arial" w:cs="Arial"/>
              <w:color w:val="222222"/>
              <w:sz w:val="20"/>
              <w:szCs w:val="20"/>
              <w:shd w:val="clear" w:color="auto" w:fill="FFFFFF"/>
            </w:rPr>
          </w:rPrChange>
        </w:rPr>
        <w:t> </w:t>
      </w:r>
      <w:r w:rsidRPr="00AF11B1">
        <w:rPr>
          <w:rFonts w:eastAsia="Times New Roman"/>
          <w:i/>
          <w:iCs/>
          <w:color w:val="000000" w:themeColor="text1"/>
          <w:rPrChange w:id="555" w:author="elnazbagheri" w:date="2020-03-30T09:31:00Z">
            <w:rPr>
              <w:rFonts w:ascii="Arial" w:eastAsia="Times New Roman" w:hAnsi="Arial" w:cs="Arial"/>
              <w:i/>
              <w:iCs/>
              <w:color w:val="222222"/>
              <w:sz w:val="20"/>
              <w:szCs w:val="20"/>
            </w:rPr>
          </w:rPrChange>
        </w:rPr>
        <w:t>4</w:t>
      </w:r>
      <w:r w:rsidRPr="00AF11B1">
        <w:rPr>
          <w:rFonts w:eastAsia="Times New Roman"/>
          <w:color w:val="000000" w:themeColor="text1"/>
          <w:shd w:val="clear" w:color="auto" w:fill="FFFFFF"/>
          <w:rPrChange w:id="556" w:author="elnazbagheri" w:date="2020-03-30T09:31:00Z">
            <w:rPr>
              <w:rFonts w:ascii="Arial" w:eastAsia="Times New Roman" w:hAnsi="Arial" w:cs="Arial"/>
              <w:color w:val="222222"/>
              <w:sz w:val="20"/>
              <w:szCs w:val="20"/>
              <w:shd w:val="clear" w:color="auto" w:fill="FFFFFF"/>
            </w:rPr>
          </w:rPrChange>
        </w:rPr>
        <w:t>(2), 103-108</w:t>
      </w:r>
      <w:ins w:id="557" w:author="elnazbagheri" w:date="2020-03-30T09:31:00Z">
        <w:r w:rsidRPr="00AF11B1">
          <w:rPr>
            <w:rFonts w:eastAsia="Times New Roman"/>
            <w:color w:val="000000" w:themeColor="text1"/>
            <w:shd w:val="clear" w:color="auto" w:fill="FFFFFF"/>
            <w:rPrChange w:id="558" w:author="elnazbagheri" w:date="2020-03-30T09:31:00Z">
              <w:rPr>
                <w:rFonts w:ascii="Arial" w:eastAsia="Times New Roman" w:hAnsi="Arial" w:cs="Arial"/>
                <w:color w:val="222222"/>
                <w:sz w:val="20"/>
                <w:szCs w:val="20"/>
                <w:shd w:val="clear" w:color="auto" w:fill="FFFFFF"/>
              </w:rPr>
            </w:rPrChange>
          </w:rPr>
          <w:t>.</w:t>
        </w:r>
      </w:ins>
    </w:p>
    <w:p w14:paraId="3D20512C" w14:textId="77777777" w:rsidR="00630FB7" w:rsidRPr="00630FB7" w:rsidRDefault="00630FB7" w:rsidP="00AA3D48">
      <w:pPr>
        <w:rPr>
          <w:sz w:val="22"/>
          <w:szCs w:val="22"/>
        </w:rPr>
      </w:pPr>
    </w:p>
    <w:p w14:paraId="4055D58A" w14:textId="77777777" w:rsidR="00546577" w:rsidRPr="00546577" w:rsidRDefault="00546577" w:rsidP="00546577">
      <w:pPr>
        <w:pStyle w:val="NormalWeb"/>
      </w:pPr>
      <w:r w:rsidRPr="00546577">
        <w:t xml:space="preserve">Ramsden S, Cheung YY, </w:t>
      </w:r>
      <w:proofErr w:type="spellStart"/>
      <w:r w:rsidRPr="00546577">
        <w:t>Seroude</w:t>
      </w:r>
      <w:proofErr w:type="spellEnd"/>
      <w:r w:rsidRPr="00546577">
        <w:t xml:space="preserve"> L. Functional analysis of the </w:t>
      </w:r>
      <w:r w:rsidRPr="00546577">
        <w:rPr>
          <w:i/>
          <w:iCs/>
        </w:rPr>
        <w:t xml:space="preserve">Drosophila </w:t>
      </w:r>
      <w:r w:rsidRPr="00546577">
        <w:t xml:space="preserve">immune response during aging. </w:t>
      </w:r>
      <w:r w:rsidRPr="00546577">
        <w:rPr>
          <w:i/>
          <w:iCs/>
        </w:rPr>
        <w:t xml:space="preserve">Aging Cell. </w:t>
      </w:r>
      <w:proofErr w:type="gramStart"/>
      <w:r w:rsidRPr="00546577">
        <w:t>2008;7:225</w:t>
      </w:r>
      <w:proofErr w:type="gramEnd"/>
      <w:r w:rsidRPr="00546577">
        <w:t xml:space="preserve">–236. </w:t>
      </w:r>
    </w:p>
    <w:p w14:paraId="0EA9F5FD" w14:textId="77777777" w:rsidR="00853BF3" w:rsidRPr="00853BF3" w:rsidRDefault="00853BF3" w:rsidP="00853BF3">
      <w:pPr>
        <w:pStyle w:val="NormalWeb"/>
      </w:pPr>
      <w:r w:rsidRPr="00853BF3">
        <w:t xml:space="preserve">Lesser KJ, </w:t>
      </w:r>
      <w:proofErr w:type="spellStart"/>
      <w:r w:rsidRPr="00853BF3">
        <w:t>Paiusi</w:t>
      </w:r>
      <w:proofErr w:type="spellEnd"/>
      <w:r w:rsidRPr="00853BF3">
        <w:t xml:space="preserve"> IC, </w:t>
      </w:r>
      <w:proofErr w:type="spellStart"/>
      <w:r w:rsidRPr="00853BF3">
        <w:t>Leips</w:t>
      </w:r>
      <w:proofErr w:type="spellEnd"/>
      <w:r w:rsidRPr="00853BF3">
        <w:t xml:space="preserve"> J. Naturally occurring genetic variation in the age-</w:t>
      </w:r>
      <w:proofErr w:type="spellStart"/>
      <w:r w:rsidRPr="00853BF3">
        <w:t>speci</w:t>
      </w:r>
      <w:proofErr w:type="spellEnd"/>
      <w:r w:rsidRPr="00853BF3">
        <w:t xml:space="preserve"> c immune response of </w:t>
      </w:r>
      <w:r w:rsidRPr="00853BF3">
        <w:rPr>
          <w:i/>
          <w:iCs/>
        </w:rPr>
        <w:t>Drosophila melanogaster</w:t>
      </w:r>
      <w:r w:rsidRPr="00853BF3">
        <w:t xml:space="preserve">. </w:t>
      </w:r>
      <w:r w:rsidRPr="00853BF3">
        <w:rPr>
          <w:i/>
          <w:iCs/>
        </w:rPr>
        <w:t xml:space="preserve">Aging Cell. </w:t>
      </w:r>
      <w:proofErr w:type="gramStart"/>
      <w:r w:rsidRPr="00853BF3">
        <w:t>2006;5:293</w:t>
      </w:r>
      <w:proofErr w:type="gramEnd"/>
      <w:r w:rsidRPr="00853BF3">
        <w:t xml:space="preserve">–295. </w:t>
      </w:r>
    </w:p>
    <w:p w14:paraId="000000D3" w14:textId="77777777" w:rsidR="004D02CD" w:rsidRDefault="004D02CD" w:rsidP="00AA3D48">
      <w:pPr>
        <w:rPr>
          <w:b/>
          <w:color w:val="E69138"/>
          <w:u w:val="single"/>
        </w:rPr>
      </w:pPr>
    </w:p>
    <w:p w14:paraId="510D9F6B" w14:textId="77777777" w:rsidR="00654EAC" w:rsidRDefault="00654EAC" w:rsidP="00654EAC">
      <w:pPr>
        <w:rPr>
          <w:rFonts w:eastAsia="Times New Roman"/>
          <w:color w:val="222222"/>
          <w:shd w:val="clear" w:color="auto" w:fill="FFFFFF"/>
        </w:rPr>
      </w:pPr>
      <w:r w:rsidRPr="00654EAC">
        <w:rPr>
          <w:rFonts w:eastAsia="Times New Roman"/>
          <w:color w:val="222222"/>
          <w:shd w:val="clear" w:color="auto" w:fill="FFFFFF"/>
        </w:rPr>
        <w:t>Khan, I., &amp; Prasad, N. G. (2013). The aging of the immune response in Drosophila melanogaster.</w:t>
      </w:r>
      <w:r w:rsidRPr="00654EAC">
        <w:rPr>
          <w:rStyle w:val="apple-converted-space"/>
          <w:rFonts w:eastAsia="Times New Roman"/>
          <w:color w:val="222222"/>
          <w:shd w:val="clear" w:color="auto" w:fill="FFFFFF"/>
        </w:rPr>
        <w:t> </w:t>
      </w:r>
      <w:r w:rsidRPr="00654EAC">
        <w:rPr>
          <w:rFonts w:eastAsia="Times New Roman"/>
          <w:i/>
          <w:iCs/>
          <w:color w:val="222222"/>
        </w:rPr>
        <w:t>Journals of Gerontology Series A: Biomedical Sciences and Medical Sciences</w:t>
      </w:r>
      <w:r w:rsidRPr="00654EAC">
        <w:rPr>
          <w:rFonts w:eastAsia="Times New Roman"/>
          <w:color w:val="222222"/>
          <w:shd w:val="clear" w:color="auto" w:fill="FFFFFF"/>
        </w:rPr>
        <w:t>,</w:t>
      </w:r>
      <w:r w:rsidRPr="00654EAC">
        <w:rPr>
          <w:rStyle w:val="apple-converted-space"/>
          <w:rFonts w:eastAsia="Times New Roman"/>
          <w:color w:val="222222"/>
          <w:shd w:val="clear" w:color="auto" w:fill="FFFFFF"/>
        </w:rPr>
        <w:t> </w:t>
      </w:r>
      <w:r w:rsidRPr="00654EAC">
        <w:rPr>
          <w:rFonts w:eastAsia="Times New Roman"/>
          <w:i/>
          <w:iCs/>
          <w:color w:val="222222"/>
        </w:rPr>
        <w:t>68</w:t>
      </w:r>
      <w:r w:rsidRPr="00654EAC">
        <w:rPr>
          <w:rFonts w:eastAsia="Times New Roman"/>
          <w:color w:val="222222"/>
          <w:shd w:val="clear" w:color="auto" w:fill="FFFFFF"/>
        </w:rPr>
        <w:t>(2), 129-135.</w:t>
      </w:r>
    </w:p>
    <w:p w14:paraId="706362A1" w14:textId="77777777" w:rsidR="008C0614" w:rsidRDefault="008C0614" w:rsidP="00654EAC">
      <w:pPr>
        <w:rPr>
          <w:rFonts w:eastAsia="Times New Roman"/>
          <w:color w:val="222222"/>
          <w:shd w:val="clear" w:color="auto" w:fill="FFFFFF"/>
        </w:rPr>
      </w:pPr>
    </w:p>
    <w:p w14:paraId="000000D4" w14:textId="77777777" w:rsidR="004D02CD" w:rsidRDefault="004D02CD" w:rsidP="00AA3D48">
      <w:pPr>
        <w:rPr>
          <w:b/>
          <w:color w:val="E69138"/>
          <w:u w:val="single"/>
        </w:rPr>
      </w:pPr>
    </w:p>
    <w:p w14:paraId="70D1DFF4" w14:textId="77777777" w:rsidR="00715F71" w:rsidRPr="00715F71" w:rsidRDefault="00715F71" w:rsidP="00715F71">
      <w:pPr>
        <w:rPr>
          <w:rFonts w:eastAsia="Times New Roman"/>
        </w:rPr>
      </w:pPr>
      <w:r w:rsidRPr="00715F71">
        <w:rPr>
          <w:rFonts w:eastAsia="Times New Roman"/>
          <w:color w:val="222222"/>
          <w:shd w:val="clear" w:color="auto" w:fill="FFFFFF"/>
        </w:rPr>
        <w:t xml:space="preserve">Mueller, L. D., </w:t>
      </w:r>
      <w:proofErr w:type="spellStart"/>
      <w:r w:rsidRPr="00715F71">
        <w:rPr>
          <w:rFonts w:eastAsia="Times New Roman"/>
          <w:color w:val="222222"/>
          <w:shd w:val="clear" w:color="auto" w:fill="FFFFFF"/>
        </w:rPr>
        <w:t>Rauser</w:t>
      </w:r>
      <w:proofErr w:type="spellEnd"/>
      <w:r w:rsidRPr="00715F71">
        <w:rPr>
          <w:rFonts w:eastAsia="Times New Roman"/>
          <w:color w:val="222222"/>
          <w:shd w:val="clear" w:color="auto" w:fill="FFFFFF"/>
        </w:rPr>
        <w:t>, C. L., &amp; Rose, M. R. (2007). An evolutionary heterogeneity model of late-life fecundity in Drosophila.</w:t>
      </w:r>
      <w:r w:rsidRPr="00715F71">
        <w:rPr>
          <w:rStyle w:val="apple-converted-space"/>
          <w:rFonts w:eastAsia="Times New Roman"/>
          <w:color w:val="222222"/>
          <w:shd w:val="clear" w:color="auto" w:fill="FFFFFF"/>
        </w:rPr>
        <w:t> </w:t>
      </w:r>
      <w:proofErr w:type="spellStart"/>
      <w:r w:rsidRPr="00715F71">
        <w:rPr>
          <w:rFonts w:eastAsia="Times New Roman"/>
          <w:i/>
          <w:iCs/>
          <w:color w:val="222222"/>
        </w:rPr>
        <w:t>Biogerontology</w:t>
      </w:r>
      <w:proofErr w:type="spellEnd"/>
      <w:r w:rsidRPr="00715F71">
        <w:rPr>
          <w:rFonts w:eastAsia="Times New Roman"/>
          <w:color w:val="222222"/>
          <w:shd w:val="clear" w:color="auto" w:fill="FFFFFF"/>
        </w:rPr>
        <w:t>,</w:t>
      </w:r>
      <w:r w:rsidRPr="00715F71">
        <w:rPr>
          <w:rStyle w:val="apple-converted-space"/>
          <w:rFonts w:eastAsia="Times New Roman"/>
          <w:color w:val="222222"/>
          <w:shd w:val="clear" w:color="auto" w:fill="FFFFFF"/>
        </w:rPr>
        <w:t> </w:t>
      </w:r>
      <w:r w:rsidRPr="00715F71">
        <w:rPr>
          <w:rFonts w:eastAsia="Times New Roman"/>
          <w:i/>
          <w:iCs/>
          <w:color w:val="222222"/>
        </w:rPr>
        <w:t>8</w:t>
      </w:r>
      <w:r w:rsidRPr="00715F71">
        <w:rPr>
          <w:rFonts w:eastAsia="Times New Roman"/>
          <w:color w:val="222222"/>
          <w:shd w:val="clear" w:color="auto" w:fill="FFFFFF"/>
        </w:rPr>
        <w:t>(2), 147-161.</w:t>
      </w:r>
    </w:p>
    <w:p w14:paraId="000000D5" w14:textId="77777777" w:rsidR="004D02CD" w:rsidRPr="00715F71" w:rsidRDefault="004D02CD" w:rsidP="00AA3D48">
      <w:pPr>
        <w:ind w:left="720"/>
      </w:pPr>
    </w:p>
    <w:p w14:paraId="000000D8" w14:textId="77777777" w:rsidR="004D02CD" w:rsidRDefault="004D02CD" w:rsidP="00D45228"/>
    <w:p w14:paraId="389934D9" w14:textId="77777777" w:rsidR="00AF11B1" w:rsidRPr="00AF11B1" w:rsidRDefault="00AF11B1" w:rsidP="00AF11B1">
      <w:pPr>
        <w:rPr>
          <w:rFonts w:eastAsia="Times New Roman"/>
          <w:color w:val="000000" w:themeColor="text1"/>
          <w:rPrChange w:id="559" w:author="elnazbagheri" w:date="2020-03-30T09:29:00Z">
            <w:rPr>
              <w:rFonts w:eastAsia="Times New Roman"/>
            </w:rPr>
          </w:rPrChange>
        </w:rPr>
      </w:pPr>
      <w:proofErr w:type="spellStart"/>
      <w:r w:rsidRPr="00AF11B1">
        <w:rPr>
          <w:rFonts w:eastAsia="Times New Roman"/>
          <w:color w:val="000000" w:themeColor="text1"/>
          <w:shd w:val="clear" w:color="auto" w:fill="FFFFFF"/>
          <w:rPrChange w:id="560" w:author="elnazbagheri" w:date="2020-03-30T09:29:00Z">
            <w:rPr>
              <w:rFonts w:ascii="Arial" w:eastAsia="Times New Roman" w:hAnsi="Arial" w:cs="Arial"/>
              <w:color w:val="222222"/>
              <w:sz w:val="20"/>
              <w:szCs w:val="20"/>
              <w:shd w:val="clear" w:color="auto" w:fill="FFFFFF"/>
            </w:rPr>
          </w:rPrChange>
        </w:rPr>
        <w:t>Shahrestani</w:t>
      </w:r>
      <w:proofErr w:type="spellEnd"/>
      <w:r w:rsidRPr="00AF11B1">
        <w:rPr>
          <w:rFonts w:eastAsia="Times New Roman"/>
          <w:color w:val="000000" w:themeColor="text1"/>
          <w:shd w:val="clear" w:color="auto" w:fill="FFFFFF"/>
          <w:rPrChange w:id="561" w:author="elnazbagheri" w:date="2020-03-30T09:29:00Z">
            <w:rPr>
              <w:rFonts w:ascii="Arial" w:eastAsia="Times New Roman" w:hAnsi="Arial" w:cs="Arial"/>
              <w:color w:val="222222"/>
              <w:sz w:val="20"/>
              <w:szCs w:val="20"/>
              <w:shd w:val="clear" w:color="auto" w:fill="FFFFFF"/>
            </w:rPr>
          </w:rPrChange>
        </w:rPr>
        <w:t>, P., Wilson, J. B., Mueller, L. D., &amp; Rose, M. R. (2016). Patterns of physiological decline due to age and selection in Drosophila melanogaster.</w:t>
      </w:r>
      <w:r w:rsidRPr="00AF11B1">
        <w:rPr>
          <w:rStyle w:val="apple-converted-space"/>
          <w:rFonts w:eastAsia="Times New Roman"/>
          <w:color w:val="000000" w:themeColor="text1"/>
          <w:shd w:val="clear" w:color="auto" w:fill="FFFFFF"/>
          <w:rPrChange w:id="562" w:author="elnazbagheri" w:date="2020-03-30T09:29:00Z">
            <w:rPr>
              <w:rStyle w:val="apple-converted-space"/>
              <w:rFonts w:ascii="Arial" w:eastAsia="Times New Roman" w:hAnsi="Arial" w:cs="Arial"/>
              <w:color w:val="222222"/>
              <w:sz w:val="20"/>
              <w:szCs w:val="20"/>
              <w:shd w:val="clear" w:color="auto" w:fill="FFFFFF"/>
            </w:rPr>
          </w:rPrChange>
        </w:rPr>
        <w:t> </w:t>
      </w:r>
      <w:r w:rsidRPr="00AF11B1">
        <w:rPr>
          <w:rFonts w:eastAsia="Times New Roman"/>
          <w:i/>
          <w:iCs/>
          <w:color w:val="000000" w:themeColor="text1"/>
          <w:rPrChange w:id="563" w:author="elnazbagheri" w:date="2020-03-30T09:29:00Z">
            <w:rPr>
              <w:rFonts w:ascii="Arial" w:eastAsia="Times New Roman" w:hAnsi="Arial" w:cs="Arial"/>
              <w:i/>
              <w:iCs/>
              <w:color w:val="222222"/>
              <w:sz w:val="20"/>
              <w:szCs w:val="20"/>
            </w:rPr>
          </w:rPrChange>
        </w:rPr>
        <w:t>Evolution</w:t>
      </w:r>
      <w:r w:rsidRPr="00AF11B1">
        <w:rPr>
          <w:rFonts w:eastAsia="Times New Roman"/>
          <w:color w:val="000000" w:themeColor="text1"/>
          <w:shd w:val="clear" w:color="auto" w:fill="FFFFFF"/>
          <w:rPrChange w:id="564" w:author="elnazbagheri" w:date="2020-03-30T09:29:00Z">
            <w:rPr>
              <w:rFonts w:ascii="Arial" w:eastAsia="Times New Roman" w:hAnsi="Arial" w:cs="Arial"/>
              <w:color w:val="222222"/>
              <w:sz w:val="20"/>
              <w:szCs w:val="20"/>
              <w:shd w:val="clear" w:color="auto" w:fill="FFFFFF"/>
            </w:rPr>
          </w:rPrChange>
        </w:rPr>
        <w:t>,</w:t>
      </w:r>
      <w:r w:rsidRPr="00AF11B1">
        <w:rPr>
          <w:rStyle w:val="apple-converted-space"/>
          <w:rFonts w:eastAsia="Times New Roman"/>
          <w:color w:val="000000" w:themeColor="text1"/>
          <w:shd w:val="clear" w:color="auto" w:fill="FFFFFF"/>
          <w:rPrChange w:id="565" w:author="elnazbagheri" w:date="2020-03-30T09:29:00Z">
            <w:rPr>
              <w:rStyle w:val="apple-converted-space"/>
              <w:rFonts w:ascii="Arial" w:eastAsia="Times New Roman" w:hAnsi="Arial" w:cs="Arial"/>
              <w:color w:val="222222"/>
              <w:sz w:val="20"/>
              <w:szCs w:val="20"/>
              <w:shd w:val="clear" w:color="auto" w:fill="FFFFFF"/>
            </w:rPr>
          </w:rPrChange>
        </w:rPr>
        <w:t> </w:t>
      </w:r>
      <w:r w:rsidRPr="00AF11B1">
        <w:rPr>
          <w:rFonts w:eastAsia="Times New Roman"/>
          <w:i/>
          <w:iCs/>
          <w:color w:val="000000" w:themeColor="text1"/>
          <w:rPrChange w:id="566" w:author="elnazbagheri" w:date="2020-03-30T09:29:00Z">
            <w:rPr>
              <w:rFonts w:ascii="Arial" w:eastAsia="Times New Roman" w:hAnsi="Arial" w:cs="Arial"/>
              <w:i/>
              <w:iCs/>
              <w:color w:val="222222"/>
              <w:sz w:val="20"/>
              <w:szCs w:val="20"/>
            </w:rPr>
          </w:rPrChange>
        </w:rPr>
        <w:t>70</w:t>
      </w:r>
      <w:r w:rsidRPr="00AF11B1">
        <w:rPr>
          <w:rFonts w:eastAsia="Times New Roman"/>
          <w:color w:val="000000" w:themeColor="text1"/>
          <w:shd w:val="clear" w:color="auto" w:fill="FFFFFF"/>
          <w:rPrChange w:id="567" w:author="elnazbagheri" w:date="2020-03-30T09:29:00Z">
            <w:rPr>
              <w:rFonts w:ascii="Arial" w:eastAsia="Times New Roman" w:hAnsi="Arial" w:cs="Arial"/>
              <w:color w:val="222222"/>
              <w:sz w:val="20"/>
              <w:szCs w:val="20"/>
              <w:shd w:val="clear" w:color="auto" w:fill="FFFFFF"/>
            </w:rPr>
          </w:rPrChange>
        </w:rPr>
        <w:t>(11), 2550-2561.</w:t>
      </w:r>
    </w:p>
    <w:p w14:paraId="1AECFF6B" w14:textId="77777777" w:rsidR="00C351EE" w:rsidRDefault="00C351EE" w:rsidP="00C351EE">
      <w:pPr>
        <w:rPr>
          <w:ins w:id="568" w:author="elnazbagheri" w:date="2020-03-30T12:08:00Z"/>
          <w:rFonts w:ascii="Arial" w:eastAsia="Times New Roman" w:hAnsi="Arial" w:cs="Arial"/>
          <w:color w:val="222222"/>
          <w:sz w:val="20"/>
          <w:szCs w:val="20"/>
          <w:shd w:val="clear" w:color="auto" w:fill="FFFFFF"/>
        </w:rPr>
      </w:pPr>
    </w:p>
    <w:p w14:paraId="1509256A" w14:textId="77777777" w:rsidR="00C351EE" w:rsidRPr="00C351EE" w:rsidRDefault="00C351EE" w:rsidP="00C351EE">
      <w:pPr>
        <w:rPr>
          <w:rFonts w:eastAsia="Times New Roman"/>
        </w:rPr>
      </w:pPr>
      <w:proofErr w:type="spellStart"/>
      <w:r w:rsidRPr="00C351EE">
        <w:rPr>
          <w:rFonts w:eastAsia="Times New Roman"/>
          <w:color w:val="222222"/>
          <w:shd w:val="clear" w:color="auto" w:fill="FFFFFF"/>
          <w:rPrChange w:id="569" w:author="elnazbagheri" w:date="2020-03-30T12:08:00Z">
            <w:rPr>
              <w:rFonts w:ascii="Arial" w:eastAsia="Times New Roman" w:hAnsi="Arial" w:cs="Arial"/>
              <w:color w:val="222222"/>
              <w:sz w:val="20"/>
              <w:szCs w:val="20"/>
              <w:shd w:val="clear" w:color="auto" w:fill="FFFFFF"/>
            </w:rPr>
          </w:rPrChange>
        </w:rPr>
        <w:t>Shahrestani</w:t>
      </w:r>
      <w:proofErr w:type="spellEnd"/>
      <w:r w:rsidRPr="00C351EE">
        <w:rPr>
          <w:rFonts w:eastAsia="Times New Roman"/>
          <w:color w:val="222222"/>
          <w:shd w:val="clear" w:color="auto" w:fill="FFFFFF"/>
          <w:rPrChange w:id="570" w:author="elnazbagheri" w:date="2020-03-30T12:08:00Z">
            <w:rPr>
              <w:rFonts w:ascii="Arial" w:eastAsia="Times New Roman" w:hAnsi="Arial" w:cs="Arial"/>
              <w:color w:val="222222"/>
              <w:sz w:val="20"/>
              <w:szCs w:val="20"/>
              <w:shd w:val="clear" w:color="auto" w:fill="FFFFFF"/>
            </w:rPr>
          </w:rPrChange>
        </w:rPr>
        <w:t xml:space="preserve">, P., Burke, M. K., </w:t>
      </w:r>
      <w:proofErr w:type="spellStart"/>
      <w:r w:rsidRPr="00C351EE">
        <w:rPr>
          <w:rFonts w:eastAsia="Times New Roman"/>
          <w:color w:val="222222"/>
          <w:shd w:val="clear" w:color="auto" w:fill="FFFFFF"/>
          <w:rPrChange w:id="571" w:author="elnazbagheri" w:date="2020-03-30T12:08:00Z">
            <w:rPr>
              <w:rFonts w:ascii="Arial" w:eastAsia="Times New Roman" w:hAnsi="Arial" w:cs="Arial"/>
              <w:color w:val="222222"/>
              <w:sz w:val="20"/>
              <w:szCs w:val="20"/>
              <w:shd w:val="clear" w:color="auto" w:fill="FFFFFF"/>
            </w:rPr>
          </w:rPrChange>
        </w:rPr>
        <w:t>Birse</w:t>
      </w:r>
      <w:proofErr w:type="spellEnd"/>
      <w:r w:rsidRPr="00C351EE">
        <w:rPr>
          <w:rFonts w:eastAsia="Times New Roman"/>
          <w:color w:val="222222"/>
          <w:shd w:val="clear" w:color="auto" w:fill="FFFFFF"/>
          <w:rPrChange w:id="572" w:author="elnazbagheri" w:date="2020-03-30T12:08:00Z">
            <w:rPr>
              <w:rFonts w:ascii="Arial" w:eastAsia="Times New Roman" w:hAnsi="Arial" w:cs="Arial"/>
              <w:color w:val="222222"/>
              <w:sz w:val="20"/>
              <w:szCs w:val="20"/>
              <w:shd w:val="clear" w:color="auto" w:fill="FFFFFF"/>
            </w:rPr>
          </w:rPrChange>
        </w:rPr>
        <w:t xml:space="preserve">, R., </w:t>
      </w:r>
      <w:proofErr w:type="spellStart"/>
      <w:r w:rsidRPr="00C351EE">
        <w:rPr>
          <w:rFonts w:eastAsia="Times New Roman"/>
          <w:color w:val="222222"/>
          <w:shd w:val="clear" w:color="auto" w:fill="FFFFFF"/>
          <w:rPrChange w:id="573" w:author="elnazbagheri" w:date="2020-03-30T12:08:00Z">
            <w:rPr>
              <w:rFonts w:ascii="Arial" w:eastAsia="Times New Roman" w:hAnsi="Arial" w:cs="Arial"/>
              <w:color w:val="222222"/>
              <w:sz w:val="20"/>
              <w:szCs w:val="20"/>
              <w:shd w:val="clear" w:color="auto" w:fill="FFFFFF"/>
            </w:rPr>
          </w:rPrChange>
        </w:rPr>
        <w:t>Kezos</w:t>
      </w:r>
      <w:proofErr w:type="spellEnd"/>
      <w:r w:rsidRPr="00C351EE">
        <w:rPr>
          <w:rFonts w:eastAsia="Times New Roman"/>
          <w:color w:val="222222"/>
          <w:shd w:val="clear" w:color="auto" w:fill="FFFFFF"/>
          <w:rPrChange w:id="574" w:author="elnazbagheri" w:date="2020-03-30T12:08:00Z">
            <w:rPr>
              <w:rFonts w:ascii="Arial" w:eastAsia="Times New Roman" w:hAnsi="Arial" w:cs="Arial"/>
              <w:color w:val="222222"/>
              <w:sz w:val="20"/>
              <w:szCs w:val="20"/>
              <w:shd w:val="clear" w:color="auto" w:fill="FFFFFF"/>
            </w:rPr>
          </w:rPrChange>
        </w:rPr>
        <w:t xml:space="preserve">, J. N., </w:t>
      </w:r>
      <w:proofErr w:type="spellStart"/>
      <w:r w:rsidRPr="00C351EE">
        <w:rPr>
          <w:rFonts w:eastAsia="Times New Roman"/>
          <w:color w:val="222222"/>
          <w:shd w:val="clear" w:color="auto" w:fill="FFFFFF"/>
          <w:rPrChange w:id="575" w:author="elnazbagheri" w:date="2020-03-30T12:08:00Z">
            <w:rPr>
              <w:rFonts w:ascii="Arial" w:eastAsia="Times New Roman" w:hAnsi="Arial" w:cs="Arial"/>
              <w:color w:val="222222"/>
              <w:sz w:val="20"/>
              <w:szCs w:val="20"/>
              <w:shd w:val="clear" w:color="auto" w:fill="FFFFFF"/>
            </w:rPr>
          </w:rPrChange>
        </w:rPr>
        <w:t>Ocorr</w:t>
      </w:r>
      <w:proofErr w:type="spellEnd"/>
      <w:r w:rsidRPr="00C351EE">
        <w:rPr>
          <w:rFonts w:eastAsia="Times New Roman"/>
          <w:color w:val="222222"/>
          <w:shd w:val="clear" w:color="auto" w:fill="FFFFFF"/>
          <w:rPrChange w:id="576" w:author="elnazbagheri" w:date="2020-03-30T12:08:00Z">
            <w:rPr>
              <w:rFonts w:ascii="Arial" w:eastAsia="Times New Roman" w:hAnsi="Arial" w:cs="Arial"/>
              <w:color w:val="222222"/>
              <w:sz w:val="20"/>
              <w:szCs w:val="20"/>
              <w:shd w:val="clear" w:color="auto" w:fill="FFFFFF"/>
            </w:rPr>
          </w:rPrChange>
        </w:rPr>
        <w:t xml:space="preserve">, K., Mueller, L. D., ... &amp; </w:t>
      </w:r>
      <w:proofErr w:type="spellStart"/>
      <w:r w:rsidRPr="00C351EE">
        <w:rPr>
          <w:rFonts w:eastAsia="Times New Roman"/>
          <w:color w:val="222222"/>
          <w:shd w:val="clear" w:color="auto" w:fill="FFFFFF"/>
          <w:rPrChange w:id="577" w:author="elnazbagheri" w:date="2020-03-30T12:08:00Z">
            <w:rPr>
              <w:rFonts w:ascii="Arial" w:eastAsia="Times New Roman" w:hAnsi="Arial" w:cs="Arial"/>
              <w:color w:val="222222"/>
              <w:sz w:val="20"/>
              <w:szCs w:val="20"/>
              <w:shd w:val="clear" w:color="auto" w:fill="FFFFFF"/>
            </w:rPr>
          </w:rPrChange>
        </w:rPr>
        <w:t>Bodmer</w:t>
      </w:r>
      <w:proofErr w:type="spellEnd"/>
      <w:r w:rsidRPr="00C351EE">
        <w:rPr>
          <w:rFonts w:eastAsia="Times New Roman"/>
          <w:color w:val="222222"/>
          <w:shd w:val="clear" w:color="auto" w:fill="FFFFFF"/>
          <w:rPrChange w:id="578" w:author="elnazbagheri" w:date="2020-03-30T12:08:00Z">
            <w:rPr>
              <w:rFonts w:ascii="Arial" w:eastAsia="Times New Roman" w:hAnsi="Arial" w:cs="Arial"/>
              <w:color w:val="222222"/>
              <w:sz w:val="20"/>
              <w:szCs w:val="20"/>
              <w:shd w:val="clear" w:color="auto" w:fill="FFFFFF"/>
            </w:rPr>
          </w:rPrChange>
        </w:rPr>
        <w:t>, R. (2017). Experimental evolution and heart function in Drosophila.</w:t>
      </w:r>
      <w:r w:rsidRPr="00C351EE">
        <w:rPr>
          <w:rStyle w:val="apple-converted-space"/>
          <w:rFonts w:eastAsia="Times New Roman"/>
          <w:color w:val="222222"/>
          <w:shd w:val="clear" w:color="auto" w:fill="FFFFFF"/>
          <w:rPrChange w:id="579" w:author="elnazbagheri" w:date="2020-03-30T12:08:00Z">
            <w:rPr>
              <w:rStyle w:val="apple-converted-space"/>
              <w:rFonts w:ascii="Arial" w:eastAsia="Times New Roman" w:hAnsi="Arial" w:cs="Arial"/>
              <w:color w:val="222222"/>
              <w:sz w:val="20"/>
              <w:szCs w:val="20"/>
              <w:shd w:val="clear" w:color="auto" w:fill="FFFFFF"/>
            </w:rPr>
          </w:rPrChange>
        </w:rPr>
        <w:t> </w:t>
      </w:r>
      <w:r w:rsidRPr="00C351EE">
        <w:rPr>
          <w:rFonts w:eastAsia="Times New Roman"/>
          <w:i/>
          <w:iCs/>
          <w:color w:val="222222"/>
          <w:rPrChange w:id="580" w:author="elnazbagheri" w:date="2020-03-30T12:08:00Z">
            <w:rPr>
              <w:rFonts w:ascii="Arial" w:eastAsia="Times New Roman" w:hAnsi="Arial" w:cs="Arial"/>
              <w:i/>
              <w:iCs/>
              <w:color w:val="222222"/>
              <w:sz w:val="20"/>
              <w:szCs w:val="20"/>
            </w:rPr>
          </w:rPrChange>
        </w:rPr>
        <w:t>Physiological and Biochemical Zoology</w:t>
      </w:r>
      <w:r w:rsidRPr="00C351EE">
        <w:rPr>
          <w:rFonts w:eastAsia="Times New Roman"/>
          <w:color w:val="222222"/>
          <w:shd w:val="clear" w:color="auto" w:fill="FFFFFF"/>
          <w:rPrChange w:id="581" w:author="elnazbagheri" w:date="2020-03-30T12:08:00Z">
            <w:rPr>
              <w:rFonts w:ascii="Arial" w:eastAsia="Times New Roman" w:hAnsi="Arial" w:cs="Arial"/>
              <w:color w:val="222222"/>
              <w:sz w:val="20"/>
              <w:szCs w:val="20"/>
              <w:shd w:val="clear" w:color="auto" w:fill="FFFFFF"/>
            </w:rPr>
          </w:rPrChange>
        </w:rPr>
        <w:t>,</w:t>
      </w:r>
      <w:r w:rsidRPr="00C351EE">
        <w:rPr>
          <w:rStyle w:val="apple-converted-space"/>
          <w:rFonts w:eastAsia="Times New Roman"/>
          <w:color w:val="222222"/>
          <w:shd w:val="clear" w:color="auto" w:fill="FFFFFF"/>
          <w:rPrChange w:id="582" w:author="elnazbagheri" w:date="2020-03-30T12:08:00Z">
            <w:rPr>
              <w:rStyle w:val="apple-converted-space"/>
              <w:rFonts w:ascii="Arial" w:eastAsia="Times New Roman" w:hAnsi="Arial" w:cs="Arial"/>
              <w:color w:val="222222"/>
              <w:sz w:val="20"/>
              <w:szCs w:val="20"/>
              <w:shd w:val="clear" w:color="auto" w:fill="FFFFFF"/>
            </w:rPr>
          </w:rPrChange>
        </w:rPr>
        <w:t> </w:t>
      </w:r>
      <w:r w:rsidRPr="00C351EE">
        <w:rPr>
          <w:rFonts w:eastAsia="Times New Roman"/>
          <w:i/>
          <w:iCs/>
          <w:color w:val="222222"/>
          <w:rPrChange w:id="583" w:author="elnazbagheri" w:date="2020-03-30T12:08:00Z">
            <w:rPr>
              <w:rFonts w:ascii="Arial" w:eastAsia="Times New Roman" w:hAnsi="Arial" w:cs="Arial"/>
              <w:i/>
              <w:iCs/>
              <w:color w:val="222222"/>
              <w:sz w:val="20"/>
              <w:szCs w:val="20"/>
            </w:rPr>
          </w:rPrChange>
        </w:rPr>
        <w:t>90</w:t>
      </w:r>
      <w:r w:rsidRPr="00C351EE">
        <w:rPr>
          <w:rFonts w:eastAsia="Times New Roman"/>
          <w:color w:val="222222"/>
          <w:shd w:val="clear" w:color="auto" w:fill="FFFFFF"/>
          <w:rPrChange w:id="584" w:author="elnazbagheri" w:date="2020-03-30T12:08:00Z">
            <w:rPr>
              <w:rFonts w:ascii="Arial" w:eastAsia="Times New Roman" w:hAnsi="Arial" w:cs="Arial"/>
              <w:color w:val="222222"/>
              <w:sz w:val="20"/>
              <w:szCs w:val="20"/>
              <w:shd w:val="clear" w:color="auto" w:fill="FFFFFF"/>
            </w:rPr>
          </w:rPrChange>
        </w:rPr>
        <w:t>(2), 281-293.</w:t>
      </w:r>
    </w:p>
    <w:p w14:paraId="00000144" w14:textId="77777777" w:rsidR="004D02CD" w:rsidRDefault="004D02CD" w:rsidP="00AA3D48">
      <w:pPr>
        <w:rPr>
          <w:b/>
          <w:color w:val="000000" w:themeColor="text1"/>
          <w:u w:val="single"/>
        </w:rPr>
      </w:pPr>
    </w:p>
    <w:p w14:paraId="73648294" w14:textId="77777777" w:rsidR="00CC1BC7" w:rsidRPr="00CC1BC7" w:rsidRDefault="00CC1BC7" w:rsidP="00CC1BC7">
      <w:pPr>
        <w:rPr>
          <w:rFonts w:eastAsia="Times New Roman"/>
        </w:rPr>
      </w:pPr>
      <w:r w:rsidRPr="00CC1BC7">
        <w:rPr>
          <w:rFonts w:eastAsia="Times New Roman"/>
          <w:color w:val="222222"/>
          <w:shd w:val="clear" w:color="auto" w:fill="FFFFFF"/>
        </w:rPr>
        <w:t xml:space="preserve">Müller, L., </w:t>
      </w:r>
      <w:proofErr w:type="spellStart"/>
      <w:r w:rsidRPr="00CC1BC7">
        <w:rPr>
          <w:rFonts w:eastAsia="Times New Roman"/>
          <w:color w:val="222222"/>
          <w:shd w:val="clear" w:color="auto" w:fill="FFFFFF"/>
        </w:rPr>
        <w:t>Fülöp</w:t>
      </w:r>
      <w:proofErr w:type="spellEnd"/>
      <w:r w:rsidRPr="00CC1BC7">
        <w:rPr>
          <w:rFonts w:eastAsia="Times New Roman"/>
          <w:color w:val="222222"/>
          <w:shd w:val="clear" w:color="auto" w:fill="FFFFFF"/>
        </w:rPr>
        <w:t xml:space="preserve">, T., &amp; </w:t>
      </w:r>
      <w:proofErr w:type="spellStart"/>
      <w:r w:rsidRPr="00CC1BC7">
        <w:rPr>
          <w:rFonts w:eastAsia="Times New Roman"/>
          <w:color w:val="222222"/>
          <w:shd w:val="clear" w:color="auto" w:fill="FFFFFF"/>
        </w:rPr>
        <w:t>Pawelec</w:t>
      </w:r>
      <w:proofErr w:type="spellEnd"/>
      <w:r w:rsidRPr="00CC1BC7">
        <w:rPr>
          <w:rFonts w:eastAsia="Times New Roman"/>
          <w:color w:val="222222"/>
          <w:shd w:val="clear" w:color="auto" w:fill="FFFFFF"/>
        </w:rPr>
        <w:t xml:space="preserve">, G. (2013). </w:t>
      </w:r>
      <w:proofErr w:type="spellStart"/>
      <w:r w:rsidRPr="00CC1BC7">
        <w:rPr>
          <w:rFonts w:eastAsia="Times New Roman"/>
          <w:color w:val="222222"/>
          <w:shd w:val="clear" w:color="auto" w:fill="FFFFFF"/>
        </w:rPr>
        <w:t>Immunosenescence</w:t>
      </w:r>
      <w:proofErr w:type="spellEnd"/>
      <w:r w:rsidRPr="00CC1BC7">
        <w:rPr>
          <w:rFonts w:eastAsia="Times New Roman"/>
          <w:color w:val="222222"/>
          <w:shd w:val="clear" w:color="auto" w:fill="FFFFFF"/>
        </w:rPr>
        <w:t xml:space="preserve"> in vertebrates and invertebrates.</w:t>
      </w:r>
      <w:r w:rsidRPr="00CC1BC7">
        <w:rPr>
          <w:rStyle w:val="apple-converted-space"/>
          <w:rFonts w:eastAsia="Times New Roman"/>
          <w:color w:val="222222"/>
          <w:shd w:val="clear" w:color="auto" w:fill="FFFFFF"/>
        </w:rPr>
        <w:t> </w:t>
      </w:r>
      <w:r w:rsidRPr="00CC1BC7">
        <w:rPr>
          <w:rFonts w:eastAsia="Times New Roman"/>
          <w:i/>
          <w:iCs/>
          <w:color w:val="222222"/>
        </w:rPr>
        <w:t>Immunity &amp; ageing</w:t>
      </w:r>
      <w:r w:rsidRPr="00CC1BC7">
        <w:rPr>
          <w:rFonts w:eastAsia="Times New Roman"/>
          <w:color w:val="222222"/>
          <w:shd w:val="clear" w:color="auto" w:fill="FFFFFF"/>
        </w:rPr>
        <w:t>,</w:t>
      </w:r>
      <w:r w:rsidRPr="00CC1BC7">
        <w:rPr>
          <w:rStyle w:val="apple-converted-space"/>
          <w:rFonts w:eastAsia="Times New Roman"/>
          <w:color w:val="222222"/>
          <w:shd w:val="clear" w:color="auto" w:fill="FFFFFF"/>
        </w:rPr>
        <w:t> </w:t>
      </w:r>
      <w:r w:rsidRPr="00CC1BC7">
        <w:rPr>
          <w:rFonts w:eastAsia="Times New Roman"/>
          <w:i/>
          <w:iCs/>
          <w:color w:val="222222"/>
        </w:rPr>
        <w:t>10</w:t>
      </w:r>
      <w:r w:rsidRPr="00CC1BC7">
        <w:rPr>
          <w:rFonts w:eastAsia="Times New Roman"/>
          <w:color w:val="222222"/>
          <w:shd w:val="clear" w:color="auto" w:fill="FFFFFF"/>
        </w:rPr>
        <w:t>(1), 12.</w:t>
      </w:r>
    </w:p>
    <w:p w14:paraId="572682E8" w14:textId="77777777" w:rsidR="00CC1BC7" w:rsidRDefault="00CC1BC7" w:rsidP="00AA3D48">
      <w:pPr>
        <w:rPr>
          <w:b/>
          <w:color w:val="000000" w:themeColor="text1"/>
          <w:u w:val="single"/>
        </w:rPr>
      </w:pPr>
    </w:p>
    <w:p w14:paraId="75ABFA05" w14:textId="77777777" w:rsidR="00D1130A" w:rsidRPr="00D1130A" w:rsidRDefault="00D1130A" w:rsidP="00D1130A">
      <w:pPr>
        <w:rPr>
          <w:rFonts w:eastAsia="Times New Roman"/>
        </w:rPr>
      </w:pPr>
      <w:proofErr w:type="spellStart"/>
      <w:r w:rsidRPr="00D1130A">
        <w:rPr>
          <w:rFonts w:eastAsia="Times New Roman"/>
          <w:color w:val="222222"/>
          <w:shd w:val="clear" w:color="auto" w:fill="FFFFFF"/>
        </w:rPr>
        <w:t>Eleftherianos</w:t>
      </w:r>
      <w:proofErr w:type="spellEnd"/>
      <w:r w:rsidRPr="00D1130A">
        <w:rPr>
          <w:rFonts w:eastAsia="Times New Roman"/>
          <w:color w:val="222222"/>
          <w:shd w:val="clear" w:color="auto" w:fill="FFFFFF"/>
        </w:rPr>
        <w:t>, I., &amp; Castillo, J. C. (2012). Molecular mechanisms of aging and immune system regulation in Drosophila.</w:t>
      </w:r>
      <w:r w:rsidRPr="00D1130A">
        <w:rPr>
          <w:rStyle w:val="apple-converted-space"/>
          <w:rFonts w:eastAsia="Times New Roman"/>
          <w:color w:val="222222"/>
          <w:shd w:val="clear" w:color="auto" w:fill="FFFFFF"/>
        </w:rPr>
        <w:t> </w:t>
      </w:r>
      <w:r w:rsidRPr="00D1130A">
        <w:rPr>
          <w:rFonts w:eastAsia="Times New Roman"/>
          <w:i/>
          <w:iCs/>
          <w:color w:val="222222"/>
        </w:rPr>
        <w:t>International journal of molecular sciences</w:t>
      </w:r>
      <w:r w:rsidRPr="00D1130A">
        <w:rPr>
          <w:rFonts w:eastAsia="Times New Roman"/>
          <w:color w:val="222222"/>
          <w:shd w:val="clear" w:color="auto" w:fill="FFFFFF"/>
        </w:rPr>
        <w:t>,</w:t>
      </w:r>
      <w:r w:rsidRPr="00D1130A">
        <w:rPr>
          <w:rStyle w:val="apple-converted-space"/>
          <w:rFonts w:eastAsia="Times New Roman"/>
          <w:color w:val="222222"/>
          <w:shd w:val="clear" w:color="auto" w:fill="FFFFFF"/>
        </w:rPr>
        <w:t> </w:t>
      </w:r>
      <w:r w:rsidRPr="00D1130A">
        <w:rPr>
          <w:rFonts w:eastAsia="Times New Roman"/>
          <w:i/>
          <w:iCs/>
          <w:color w:val="222222"/>
        </w:rPr>
        <w:t>13</w:t>
      </w:r>
      <w:r w:rsidRPr="00D1130A">
        <w:rPr>
          <w:rFonts w:eastAsia="Times New Roman"/>
          <w:color w:val="222222"/>
          <w:shd w:val="clear" w:color="auto" w:fill="FFFFFF"/>
        </w:rPr>
        <w:t>(8), 9826-9844.</w:t>
      </w:r>
    </w:p>
    <w:p w14:paraId="28F45946" w14:textId="77777777" w:rsidR="00D1130A" w:rsidRDefault="00D1130A" w:rsidP="00AA3D48">
      <w:pPr>
        <w:rPr>
          <w:b/>
          <w:color w:val="000000" w:themeColor="text1"/>
          <w:u w:val="single"/>
        </w:rPr>
      </w:pPr>
    </w:p>
    <w:p w14:paraId="08B8E455" w14:textId="77777777" w:rsidR="00D45228" w:rsidRPr="00D45228" w:rsidRDefault="00D45228" w:rsidP="00D45228">
      <w:pPr>
        <w:rPr>
          <w:rFonts w:eastAsia="Times New Roman"/>
        </w:rPr>
      </w:pPr>
      <w:r w:rsidRPr="00D45228">
        <w:rPr>
          <w:rFonts w:eastAsia="Times New Roman"/>
          <w:color w:val="222222"/>
          <w:shd w:val="clear" w:color="auto" w:fill="FFFFFF"/>
        </w:rPr>
        <w:t>Kubiak, M., &amp; Tinsley, M. C. (2017). Sex-specific routes to immune senescence in Drosophila melanogaster.</w:t>
      </w:r>
      <w:r w:rsidRPr="00D45228">
        <w:rPr>
          <w:rStyle w:val="apple-converted-space"/>
          <w:rFonts w:eastAsia="Times New Roman"/>
          <w:color w:val="222222"/>
          <w:shd w:val="clear" w:color="auto" w:fill="FFFFFF"/>
        </w:rPr>
        <w:t> </w:t>
      </w:r>
      <w:r w:rsidRPr="00D45228">
        <w:rPr>
          <w:rFonts w:eastAsia="Times New Roman"/>
          <w:i/>
          <w:iCs/>
          <w:color w:val="222222"/>
        </w:rPr>
        <w:t>Scientific reports</w:t>
      </w:r>
      <w:r w:rsidRPr="00D45228">
        <w:rPr>
          <w:rFonts w:eastAsia="Times New Roman"/>
          <w:color w:val="222222"/>
          <w:shd w:val="clear" w:color="auto" w:fill="FFFFFF"/>
        </w:rPr>
        <w:t>,</w:t>
      </w:r>
      <w:r w:rsidRPr="00D45228">
        <w:rPr>
          <w:rStyle w:val="apple-converted-space"/>
          <w:rFonts w:eastAsia="Times New Roman"/>
          <w:color w:val="222222"/>
          <w:shd w:val="clear" w:color="auto" w:fill="FFFFFF"/>
        </w:rPr>
        <w:t> </w:t>
      </w:r>
      <w:r w:rsidRPr="00D45228">
        <w:rPr>
          <w:rFonts w:eastAsia="Times New Roman"/>
          <w:i/>
          <w:iCs/>
          <w:color w:val="222222"/>
        </w:rPr>
        <w:t>7</w:t>
      </w:r>
      <w:r w:rsidRPr="00D45228">
        <w:rPr>
          <w:rFonts w:eastAsia="Times New Roman"/>
          <w:color w:val="222222"/>
          <w:shd w:val="clear" w:color="auto" w:fill="FFFFFF"/>
        </w:rPr>
        <w:t>(1), 1-7.</w:t>
      </w:r>
    </w:p>
    <w:p w14:paraId="1D73270E" w14:textId="77777777" w:rsidR="00D45228" w:rsidRDefault="00D45228" w:rsidP="00AA3D48">
      <w:pPr>
        <w:rPr>
          <w:b/>
          <w:color w:val="000000" w:themeColor="text1"/>
          <w:u w:val="single"/>
        </w:rPr>
      </w:pPr>
    </w:p>
    <w:p w14:paraId="3C58E95C" w14:textId="77777777" w:rsidR="00012FC0" w:rsidRPr="00012FC0" w:rsidRDefault="00012FC0" w:rsidP="00012FC0">
      <w:pPr>
        <w:rPr>
          <w:rFonts w:eastAsia="Times New Roman"/>
        </w:rPr>
      </w:pPr>
      <w:r w:rsidRPr="00012FC0">
        <w:rPr>
          <w:rFonts w:eastAsia="Times New Roman"/>
          <w:color w:val="222222"/>
          <w:shd w:val="clear" w:color="auto" w:fill="FFFFFF"/>
        </w:rPr>
        <w:t xml:space="preserve">Loch, G., </w:t>
      </w:r>
      <w:proofErr w:type="spellStart"/>
      <w:r w:rsidRPr="00012FC0">
        <w:rPr>
          <w:rFonts w:eastAsia="Times New Roman"/>
          <w:color w:val="222222"/>
          <w:shd w:val="clear" w:color="auto" w:fill="FFFFFF"/>
        </w:rPr>
        <w:t>Zinke</w:t>
      </w:r>
      <w:proofErr w:type="spellEnd"/>
      <w:r w:rsidRPr="00012FC0">
        <w:rPr>
          <w:rFonts w:eastAsia="Times New Roman"/>
          <w:color w:val="222222"/>
          <w:shd w:val="clear" w:color="auto" w:fill="FFFFFF"/>
        </w:rPr>
        <w:t xml:space="preserve">, I., Mori, T., Carrera, P., </w:t>
      </w:r>
      <w:proofErr w:type="spellStart"/>
      <w:r w:rsidRPr="00012FC0">
        <w:rPr>
          <w:rFonts w:eastAsia="Times New Roman"/>
          <w:color w:val="222222"/>
          <w:shd w:val="clear" w:color="auto" w:fill="FFFFFF"/>
        </w:rPr>
        <w:t>Schroer</w:t>
      </w:r>
      <w:proofErr w:type="spellEnd"/>
      <w:r w:rsidRPr="00012FC0">
        <w:rPr>
          <w:rFonts w:eastAsia="Times New Roman"/>
          <w:color w:val="222222"/>
          <w:shd w:val="clear" w:color="auto" w:fill="FFFFFF"/>
        </w:rPr>
        <w:t>, J., Takeyama, H., &amp; Hoch, M. (2017). Antimicrobial peptides extend lifespan in Drosophila.</w:t>
      </w:r>
      <w:r w:rsidRPr="00012FC0">
        <w:rPr>
          <w:rStyle w:val="apple-converted-space"/>
          <w:rFonts w:eastAsia="Times New Roman"/>
          <w:color w:val="222222"/>
          <w:shd w:val="clear" w:color="auto" w:fill="FFFFFF"/>
        </w:rPr>
        <w:t> </w:t>
      </w:r>
      <w:proofErr w:type="spellStart"/>
      <w:r w:rsidRPr="00012FC0">
        <w:rPr>
          <w:rFonts w:eastAsia="Times New Roman"/>
          <w:i/>
          <w:iCs/>
          <w:color w:val="222222"/>
        </w:rPr>
        <w:t>PloS</w:t>
      </w:r>
      <w:proofErr w:type="spellEnd"/>
      <w:r w:rsidRPr="00012FC0">
        <w:rPr>
          <w:rFonts w:eastAsia="Times New Roman"/>
          <w:i/>
          <w:iCs/>
          <w:color w:val="222222"/>
        </w:rPr>
        <w:t xml:space="preserve"> one</w:t>
      </w:r>
      <w:r w:rsidRPr="00012FC0">
        <w:rPr>
          <w:rFonts w:eastAsia="Times New Roman"/>
          <w:color w:val="222222"/>
          <w:shd w:val="clear" w:color="auto" w:fill="FFFFFF"/>
        </w:rPr>
        <w:t>,</w:t>
      </w:r>
      <w:r w:rsidRPr="00012FC0">
        <w:rPr>
          <w:rStyle w:val="apple-converted-space"/>
          <w:rFonts w:eastAsia="Times New Roman"/>
          <w:color w:val="222222"/>
          <w:shd w:val="clear" w:color="auto" w:fill="FFFFFF"/>
        </w:rPr>
        <w:t> </w:t>
      </w:r>
      <w:r w:rsidRPr="00012FC0">
        <w:rPr>
          <w:rFonts w:eastAsia="Times New Roman"/>
          <w:i/>
          <w:iCs/>
          <w:color w:val="222222"/>
        </w:rPr>
        <w:t>12</w:t>
      </w:r>
      <w:r w:rsidRPr="00012FC0">
        <w:rPr>
          <w:rFonts w:eastAsia="Times New Roman"/>
          <w:color w:val="222222"/>
          <w:shd w:val="clear" w:color="auto" w:fill="FFFFFF"/>
        </w:rPr>
        <w:t>(5).</w:t>
      </w:r>
    </w:p>
    <w:p w14:paraId="03776FE5" w14:textId="77777777" w:rsidR="00012FC0" w:rsidRDefault="00012FC0" w:rsidP="00AA3D48">
      <w:pPr>
        <w:rPr>
          <w:b/>
          <w:color w:val="000000" w:themeColor="text1"/>
          <w:u w:val="single"/>
        </w:rPr>
      </w:pPr>
    </w:p>
    <w:p w14:paraId="4A968187" w14:textId="77777777" w:rsidR="001024B8" w:rsidRPr="001024B8" w:rsidRDefault="001024B8" w:rsidP="001024B8">
      <w:pPr>
        <w:rPr>
          <w:rFonts w:eastAsia="Times New Roman"/>
        </w:rPr>
      </w:pPr>
      <w:r w:rsidRPr="001024B8">
        <w:rPr>
          <w:rFonts w:eastAsia="Times New Roman"/>
          <w:color w:val="222222"/>
          <w:shd w:val="clear" w:color="auto" w:fill="FFFFFF"/>
        </w:rPr>
        <w:lastRenderedPageBreak/>
        <w:t xml:space="preserve">Mueller, L. D., </w:t>
      </w:r>
      <w:proofErr w:type="spellStart"/>
      <w:r w:rsidRPr="001024B8">
        <w:rPr>
          <w:rFonts w:eastAsia="Times New Roman"/>
          <w:color w:val="222222"/>
          <w:shd w:val="clear" w:color="auto" w:fill="FFFFFF"/>
        </w:rPr>
        <w:t>Shahrestani</w:t>
      </w:r>
      <w:proofErr w:type="spellEnd"/>
      <w:r w:rsidRPr="001024B8">
        <w:rPr>
          <w:rFonts w:eastAsia="Times New Roman"/>
          <w:color w:val="222222"/>
          <w:shd w:val="clear" w:color="auto" w:fill="FFFFFF"/>
        </w:rPr>
        <w:t xml:space="preserve">, P., </w:t>
      </w:r>
      <w:proofErr w:type="spellStart"/>
      <w:r w:rsidRPr="001024B8">
        <w:rPr>
          <w:rFonts w:eastAsia="Times New Roman"/>
          <w:color w:val="222222"/>
          <w:shd w:val="clear" w:color="auto" w:fill="FFFFFF"/>
        </w:rPr>
        <w:t>Rauser</w:t>
      </w:r>
      <w:proofErr w:type="spellEnd"/>
      <w:r w:rsidRPr="001024B8">
        <w:rPr>
          <w:rFonts w:eastAsia="Times New Roman"/>
          <w:color w:val="222222"/>
          <w:shd w:val="clear" w:color="auto" w:fill="FFFFFF"/>
        </w:rPr>
        <w:t>, C. L., &amp; Rose, M. R. (2016). The death spiral: predicting death in Drosophila cohorts.</w:t>
      </w:r>
      <w:r w:rsidRPr="001024B8">
        <w:rPr>
          <w:rStyle w:val="apple-converted-space"/>
          <w:rFonts w:eastAsia="Times New Roman"/>
          <w:color w:val="222222"/>
          <w:shd w:val="clear" w:color="auto" w:fill="FFFFFF"/>
        </w:rPr>
        <w:t> </w:t>
      </w:r>
      <w:proofErr w:type="spellStart"/>
      <w:r w:rsidRPr="001024B8">
        <w:rPr>
          <w:rFonts w:eastAsia="Times New Roman"/>
          <w:i/>
          <w:iCs/>
          <w:color w:val="222222"/>
        </w:rPr>
        <w:t>Biogerontology</w:t>
      </w:r>
      <w:proofErr w:type="spellEnd"/>
      <w:r w:rsidRPr="001024B8">
        <w:rPr>
          <w:rFonts w:eastAsia="Times New Roman"/>
          <w:color w:val="222222"/>
          <w:shd w:val="clear" w:color="auto" w:fill="FFFFFF"/>
        </w:rPr>
        <w:t>,</w:t>
      </w:r>
      <w:r w:rsidRPr="001024B8">
        <w:rPr>
          <w:rStyle w:val="apple-converted-space"/>
          <w:rFonts w:eastAsia="Times New Roman"/>
          <w:color w:val="222222"/>
          <w:shd w:val="clear" w:color="auto" w:fill="FFFFFF"/>
        </w:rPr>
        <w:t> </w:t>
      </w:r>
      <w:r w:rsidRPr="001024B8">
        <w:rPr>
          <w:rFonts w:eastAsia="Times New Roman"/>
          <w:i/>
          <w:iCs/>
          <w:color w:val="222222"/>
        </w:rPr>
        <w:t>17</w:t>
      </w:r>
      <w:r w:rsidRPr="001024B8">
        <w:rPr>
          <w:rFonts w:eastAsia="Times New Roman"/>
          <w:color w:val="222222"/>
          <w:shd w:val="clear" w:color="auto" w:fill="FFFFFF"/>
        </w:rPr>
        <w:t>(5-6), 805-816.</w:t>
      </w:r>
    </w:p>
    <w:p w14:paraId="410ED6C5" w14:textId="77777777" w:rsidR="001024B8" w:rsidRDefault="001024B8" w:rsidP="00AA3D48">
      <w:pPr>
        <w:rPr>
          <w:ins w:id="585" w:author="elnazbagheri" w:date="2020-04-02T21:10:00Z"/>
          <w:b/>
          <w:color w:val="000000" w:themeColor="text1"/>
          <w:u w:val="single"/>
        </w:rPr>
      </w:pPr>
    </w:p>
    <w:p w14:paraId="7E26DD5B" w14:textId="77777777" w:rsidR="000458A9" w:rsidRPr="000458A9" w:rsidRDefault="000458A9" w:rsidP="000458A9">
      <w:pPr>
        <w:rPr>
          <w:ins w:id="586" w:author="elnazbagheri" w:date="2020-04-02T21:10:00Z"/>
          <w:rFonts w:eastAsia="Times New Roman"/>
        </w:rPr>
      </w:pPr>
      <w:proofErr w:type="spellStart"/>
      <w:ins w:id="587" w:author="elnazbagheri" w:date="2020-04-02T21:10:00Z">
        <w:r w:rsidRPr="000458A9">
          <w:rPr>
            <w:rFonts w:eastAsia="Times New Roman"/>
            <w:color w:val="222222"/>
            <w:shd w:val="clear" w:color="auto" w:fill="FFFFFF"/>
            <w:rPrChange w:id="588" w:author="elnazbagheri" w:date="2020-04-02T21:10:00Z">
              <w:rPr>
                <w:rFonts w:ascii="Arial" w:eastAsia="Times New Roman" w:hAnsi="Arial" w:cs="Arial"/>
                <w:color w:val="222222"/>
                <w:sz w:val="20"/>
                <w:szCs w:val="20"/>
                <w:shd w:val="clear" w:color="auto" w:fill="FFFFFF"/>
              </w:rPr>
            </w:rPrChange>
          </w:rPr>
          <w:t>Shahrestani</w:t>
        </w:r>
        <w:proofErr w:type="spellEnd"/>
        <w:r w:rsidRPr="000458A9">
          <w:rPr>
            <w:rFonts w:eastAsia="Times New Roman"/>
            <w:color w:val="222222"/>
            <w:shd w:val="clear" w:color="auto" w:fill="FFFFFF"/>
            <w:rPrChange w:id="589" w:author="elnazbagheri" w:date="2020-04-02T21:10:00Z">
              <w:rPr>
                <w:rFonts w:ascii="Arial" w:eastAsia="Times New Roman" w:hAnsi="Arial" w:cs="Arial"/>
                <w:color w:val="222222"/>
                <w:sz w:val="20"/>
                <w:szCs w:val="20"/>
                <w:shd w:val="clear" w:color="auto" w:fill="FFFFFF"/>
              </w:rPr>
            </w:rPrChange>
          </w:rPr>
          <w:t>, P., Quach, J., Mueller, L. D., &amp; Rose, M. R. (2012). Paradoxical physiological transitions from aging to late life in Drosophila.</w:t>
        </w:r>
        <w:r w:rsidRPr="000458A9">
          <w:rPr>
            <w:rStyle w:val="apple-converted-space"/>
            <w:rFonts w:eastAsia="Times New Roman"/>
            <w:color w:val="222222"/>
            <w:shd w:val="clear" w:color="auto" w:fill="FFFFFF"/>
            <w:rPrChange w:id="590" w:author="elnazbagheri" w:date="2020-04-02T21:10:00Z">
              <w:rPr>
                <w:rStyle w:val="apple-converted-space"/>
                <w:rFonts w:ascii="Arial" w:eastAsia="Times New Roman" w:hAnsi="Arial" w:cs="Arial"/>
                <w:color w:val="222222"/>
                <w:sz w:val="20"/>
                <w:szCs w:val="20"/>
                <w:shd w:val="clear" w:color="auto" w:fill="FFFFFF"/>
              </w:rPr>
            </w:rPrChange>
          </w:rPr>
          <w:t> </w:t>
        </w:r>
        <w:r w:rsidRPr="000458A9">
          <w:rPr>
            <w:rFonts w:eastAsia="Times New Roman"/>
            <w:i/>
            <w:iCs/>
            <w:color w:val="222222"/>
            <w:rPrChange w:id="591" w:author="elnazbagheri" w:date="2020-04-02T21:10:00Z">
              <w:rPr>
                <w:rFonts w:ascii="Arial" w:eastAsia="Times New Roman" w:hAnsi="Arial" w:cs="Arial"/>
                <w:i/>
                <w:iCs/>
                <w:color w:val="222222"/>
                <w:sz w:val="20"/>
                <w:szCs w:val="20"/>
              </w:rPr>
            </w:rPrChange>
          </w:rPr>
          <w:t>Rejuvenation research</w:t>
        </w:r>
        <w:r w:rsidRPr="000458A9">
          <w:rPr>
            <w:rFonts w:eastAsia="Times New Roman"/>
            <w:color w:val="222222"/>
            <w:shd w:val="clear" w:color="auto" w:fill="FFFFFF"/>
            <w:rPrChange w:id="592" w:author="elnazbagheri" w:date="2020-04-02T21:10:00Z">
              <w:rPr>
                <w:rFonts w:ascii="Arial" w:eastAsia="Times New Roman" w:hAnsi="Arial" w:cs="Arial"/>
                <w:color w:val="222222"/>
                <w:sz w:val="20"/>
                <w:szCs w:val="20"/>
                <w:shd w:val="clear" w:color="auto" w:fill="FFFFFF"/>
              </w:rPr>
            </w:rPrChange>
          </w:rPr>
          <w:t>,</w:t>
        </w:r>
        <w:r w:rsidRPr="000458A9">
          <w:rPr>
            <w:rStyle w:val="apple-converted-space"/>
            <w:rFonts w:eastAsia="Times New Roman"/>
            <w:color w:val="222222"/>
            <w:shd w:val="clear" w:color="auto" w:fill="FFFFFF"/>
            <w:rPrChange w:id="593" w:author="elnazbagheri" w:date="2020-04-02T21:10:00Z">
              <w:rPr>
                <w:rStyle w:val="apple-converted-space"/>
                <w:rFonts w:ascii="Arial" w:eastAsia="Times New Roman" w:hAnsi="Arial" w:cs="Arial"/>
                <w:color w:val="222222"/>
                <w:sz w:val="20"/>
                <w:szCs w:val="20"/>
                <w:shd w:val="clear" w:color="auto" w:fill="FFFFFF"/>
              </w:rPr>
            </w:rPrChange>
          </w:rPr>
          <w:t> </w:t>
        </w:r>
        <w:r w:rsidRPr="000458A9">
          <w:rPr>
            <w:rFonts w:eastAsia="Times New Roman"/>
            <w:i/>
            <w:iCs/>
            <w:color w:val="222222"/>
            <w:rPrChange w:id="594" w:author="elnazbagheri" w:date="2020-04-02T21:10:00Z">
              <w:rPr>
                <w:rFonts w:ascii="Arial" w:eastAsia="Times New Roman" w:hAnsi="Arial" w:cs="Arial"/>
                <w:i/>
                <w:iCs/>
                <w:color w:val="222222"/>
                <w:sz w:val="20"/>
                <w:szCs w:val="20"/>
              </w:rPr>
            </w:rPrChange>
          </w:rPr>
          <w:t>15</w:t>
        </w:r>
        <w:r w:rsidRPr="000458A9">
          <w:rPr>
            <w:rFonts w:eastAsia="Times New Roman"/>
            <w:color w:val="222222"/>
            <w:shd w:val="clear" w:color="auto" w:fill="FFFFFF"/>
            <w:rPrChange w:id="595" w:author="elnazbagheri" w:date="2020-04-02T21:10:00Z">
              <w:rPr>
                <w:rFonts w:ascii="Arial" w:eastAsia="Times New Roman" w:hAnsi="Arial" w:cs="Arial"/>
                <w:color w:val="222222"/>
                <w:sz w:val="20"/>
                <w:szCs w:val="20"/>
                <w:shd w:val="clear" w:color="auto" w:fill="FFFFFF"/>
              </w:rPr>
            </w:rPrChange>
          </w:rPr>
          <w:t>(1), 49-58.</w:t>
        </w:r>
      </w:ins>
    </w:p>
    <w:p w14:paraId="438A731F" w14:textId="77777777" w:rsidR="000458A9" w:rsidRPr="000458A9" w:rsidRDefault="000458A9" w:rsidP="00AA3D48">
      <w:pPr>
        <w:rPr>
          <w:b/>
          <w:color w:val="000000" w:themeColor="text1"/>
          <w:u w:val="single"/>
          <w:rPrChange w:id="596" w:author="elnazbagheri" w:date="2020-04-02T21:10:00Z">
            <w:rPr>
              <w:b/>
              <w:color w:val="E69138"/>
              <w:u w:val="single"/>
            </w:rPr>
          </w:rPrChange>
        </w:rPr>
      </w:pPr>
      <w:bookmarkStart w:id="597" w:name="_GoBack"/>
      <w:bookmarkEnd w:id="597"/>
    </w:p>
    <w:sectPr w:rsidR="000458A9" w:rsidRPr="000458A9">
      <w:pgSz w:w="11909" w:h="16834"/>
      <w:pgMar w:top="1440" w:right="1440" w:bottom="1440" w:left="1417"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hahrestani, Parvin" w:date="2020-03-18T15:55:00Z" w:initials="SP">
    <w:p w14:paraId="5ABACC96" w14:textId="7B5F78CA" w:rsidR="00DE3302" w:rsidRDefault="00DE3302">
      <w:pPr>
        <w:pStyle w:val="CommentText"/>
      </w:pPr>
      <w:r>
        <w:rPr>
          <w:rStyle w:val="CommentReference"/>
        </w:rPr>
        <w:annotationRef/>
      </w:r>
      <w:r>
        <w:t xml:space="preserve">Add a transitional sentence here to lead into your project. Right </w:t>
      </w:r>
      <w:proofErr w:type="gramStart"/>
      <w:r>
        <w:t>now</w:t>
      </w:r>
      <w:proofErr w:type="gramEnd"/>
      <w:r>
        <w:t xml:space="preserve"> you’re going from “pathogens cause death” to your research questions which are about longevity and immune defense. The connection needs to be made </w:t>
      </w:r>
      <w:proofErr w:type="gramStart"/>
      <w:r>
        <w:t>more clear</w:t>
      </w:r>
      <w:proofErr w:type="gramEnd"/>
      <w:r>
        <w:t xml:space="preserve">. </w:t>
      </w:r>
    </w:p>
  </w:comment>
  <w:comment w:id="5" w:author="Shahrestani, Parvin" w:date="2020-03-18T15:57:00Z" w:initials="SP">
    <w:p w14:paraId="18A9C83C" w14:textId="61D54985" w:rsidR="00DE3302" w:rsidRDefault="00DE3302">
      <w:pPr>
        <w:pStyle w:val="CommentText"/>
      </w:pPr>
      <w:r>
        <w:rPr>
          <w:rStyle w:val="CommentReference"/>
        </w:rPr>
        <w:annotationRef/>
      </w:r>
      <w:r>
        <w:t xml:space="preserve">Use D. melanogaster consistently throughout the entire paper. The very first time you write it, it should be full species name, Drosophila melanogaster, and after that just D. melanogaster. Always in italic. </w:t>
      </w:r>
    </w:p>
  </w:comment>
  <w:comment w:id="52" w:author="Shahrestani, Parvin" w:date="2020-03-18T16:18:00Z" w:initials="SP">
    <w:p w14:paraId="37FDCF75" w14:textId="766D7750" w:rsidR="00DE3302" w:rsidRDefault="00DE3302">
      <w:pPr>
        <w:pStyle w:val="CommentText"/>
      </w:pPr>
      <w:r>
        <w:rPr>
          <w:rStyle w:val="CommentReference"/>
        </w:rPr>
        <w:annotationRef/>
      </w:r>
      <w:r>
        <w:t xml:space="preserve">Check the referencing format required by CSUF for the thesis. </w:t>
      </w:r>
    </w:p>
  </w:comment>
  <w:comment w:id="63" w:author="Shahrestani, Parvin" w:date="2020-03-18T16:29:00Z" w:initials="SP">
    <w:p w14:paraId="5A999985" w14:textId="0B356552" w:rsidR="00DE3302" w:rsidRDefault="00DE3302">
      <w:pPr>
        <w:pStyle w:val="CommentText"/>
      </w:pPr>
      <w:r>
        <w:rPr>
          <w:rStyle w:val="CommentReference"/>
        </w:rPr>
        <w:annotationRef/>
      </w:r>
      <w:r>
        <w:t xml:space="preserve">One of the things that </w:t>
      </w:r>
      <w:proofErr w:type="spellStart"/>
      <w:r>
        <w:t>Nilay</w:t>
      </w:r>
      <w:proofErr w:type="spellEnd"/>
      <w:r>
        <w:t xml:space="preserve"> requested during your committee meeting was that you add more information about other theories of aging. Maybe look through some of </w:t>
      </w:r>
      <w:proofErr w:type="spellStart"/>
      <w:r>
        <w:t>Nilay’s</w:t>
      </w:r>
      <w:proofErr w:type="spellEnd"/>
      <w:r>
        <w:t xml:space="preserve"> papers to see how he defines aging and then discuss those definitions of aging here (not by citing his paper, but instead by referring to the definitions of aging that he believes)</w:t>
      </w:r>
    </w:p>
    <w:p w14:paraId="14A18B79" w14:textId="77777777" w:rsidR="00DE3302" w:rsidRDefault="00DE3302">
      <w:pPr>
        <w:pStyle w:val="CommentText"/>
      </w:pPr>
    </w:p>
    <w:p w14:paraId="14706BD0" w14:textId="39FFAB34" w:rsidR="00DE3302" w:rsidRDefault="00DE3302">
      <w:pPr>
        <w:pStyle w:val="CommentText"/>
      </w:pPr>
      <w:r>
        <w:t xml:space="preserve">Remember the course material I shared with you from BIOL 306? In those </w:t>
      </w:r>
      <w:proofErr w:type="gramStart"/>
      <w:r>
        <w:t>readings</w:t>
      </w:r>
      <w:proofErr w:type="gramEnd"/>
      <w:r>
        <w:t xml:space="preserve"> there are descriptions of the replicative senescence theory (including telomere shortening and mitotic clock), wear and tear theory, etc. Please use those readings to help you expand on this first part of your paper. </w:t>
      </w:r>
    </w:p>
  </w:comment>
  <w:comment w:id="129" w:author="Shahrestani, Parvin" w:date="2020-03-19T11:50:00Z" w:initials="SP">
    <w:p w14:paraId="76633089" w14:textId="69DFB9D3" w:rsidR="00DE3302" w:rsidRDefault="00DE3302">
      <w:pPr>
        <w:pStyle w:val="CommentText"/>
      </w:pPr>
      <w:r>
        <w:rPr>
          <w:rStyle w:val="CommentReference"/>
        </w:rPr>
        <w:annotationRef/>
      </w:r>
      <w:r>
        <w:t xml:space="preserve">Check </w:t>
      </w:r>
      <w:proofErr w:type="gramStart"/>
      <w:r>
        <w:t>the  referencing</w:t>
      </w:r>
      <w:proofErr w:type="gramEnd"/>
      <w:r>
        <w:t xml:space="preserve"> format that is required by the university. </w:t>
      </w:r>
    </w:p>
  </w:comment>
  <w:comment w:id="157" w:author="Shahrestani, Parvin" w:date="2020-03-19T14:27:00Z" w:initials="SP">
    <w:p w14:paraId="2FCE6D78" w14:textId="06EB4D31" w:rsidR="00DE3302" w:rsidRDefault="00DE3302">
      <w:pPr>
        <w:pStyle w:val="CommentText"/>
      </w:pPr>
      <w:r>
        <w:rPr>
          <w:rStyle w:val="CommentReference"/>
        </w:rPr>
        <w:annotationRef/>
      </w:r>
      <w:r>
        <w:t xml:space="preserve">Here </w:t>
      </w:r>
      <w:proofErr w:type="gramStart"/>
      <w:r>
        <w:t>add</w:t>
      </w:r>
      <w:proofErr w:type="gramEnd"/>
      <w:r>
        <w:t xml:space="preserve"> more evidence against this theory – the papers that show that if you reduce genetic and environmental variation in a population (hence reduce differences among subgroups) you still get plateaus. </w:t>
      </w:r>
    </w:p>
  </w:comment>
  <w:comment w:id="196" w:author="Shahrestani, Parvin" w:date="2020-03-20T13:18:00Z" w:initials="SP">
    <w:p w14:paraId="58A04300" w14:textId="3ECED1F2" w:rsidR="00DE3302" w:rsidRDefault="00DE3302">
      <w:pPr>
        <w:pStyle w:val="CommentText"/>
      </w:pPr>
      <w:r>
        <w:rPr>
          <w:rStyle w:val="CommentReference"/>
        </w:rPr>
        <w:annotationRef/>
      </w:r>
      <w:r>
        <w:t>In the entire paper, use D. melanogaster</w:t>
      </w:r>
    </w:p>
  </w:comment>
  <w:comment w:id="213" w:author="Shahrestani, Parvin" w:date="2020-03-20T13:19:00Z" w:initials="SP">
    <w:p w14:paraId="5C9C01F0" w14:textId="076E1E18" w:rsidR="00DE3302" w:rsidRDefault="00DE3302">
      <w:pPr>
        <w:pStyle w:val="CommentText"/>
      </w:pPr>
      <w:r>
        <w:rPr>
          <w:rStyle w:val="CommentReference"/>
        </w:rPr>
        <w:annotationRef/>
      </w:r>
      <w:r>
        <w:t xml:space="preserve">I don’t understand this sentence. Please rephrase. </w:t>
      </w:r>
    </w:p>
  </w:comment>
  <w:comment w:id="247" w:author="Shahrestani, Parvin" w:date="2020-03-20T13:25:00Z" w:initials="SP">
    <w:p w14:paraId="74A28F6C" w14:textId="56C647C8" w:rsidR="00DE3302" w:rsidRDefault="00DE3302">
      <w:pPr>
        <w:pStyle w:val="CommentText"/>
      </w:pPr>
      <w:r>
        <w:rPr>
          <w:rStyle w:val="CommentReference"/>
        </w:rPr>
        <w:annotationRef/>
      </w:r>
      <w:r>
        <w:t xml:space="preserve">Add references. </w:t>
      </w:r>
    </w:p>
  </w:comment>
  <w:comment w:id="294" w:author="Parvin" w:date="2020-01-05T10:26:00Z" w:initials="P">
    <w:p w14:paraId="4866DCD2" w14:textId="4F8DFE45" w:rsidR="00DE3302" w:rsidRDefault="00DE3302">
      <w:pPr>
        <w:pStyle w:val="CommentText"/>
      </w:pPr>
      <w:r>
        <w:rPr>
          <w:rStyle w:val="CommentReference"/>
        </w:rPr>
        <w:annotationRef/>
      </w:r>
      <w:r>
        <w:t>Add ingredients of the diet per L of DI water</w:t>
      </w:r>
    </w:p>
  </w:comment>
  <w:comment w:id="295" w:author="elnazbagheri" w:date="2020-03-24T14:44:00Z" w:initials="e">
    <w:p w14:paraId="06954A03" w14:textId="2844F8AF" w:rsidR="00DE3302" w:rsidRDefault="00DE3302">
      <w:pPr>
        <w:pStyle w:val="CommentText"/>
      </w:pPr>
      <w:r>
        <w:rPr>
          <w:rStyle w:val="CommentReference"/>
        </w:rPr>
        <w:annotationRef/>
      </w:r>
    </w:p>
  </w:comment>
  <w:comment w:id="296" w:author="elnazbagheri" w:date="2020-03-24T14:44:00Z" w:initials="e">
    <w:p w14:paraId="46F8DDDD" w14:textId="5464441F" w:rsidR="00DE3302" w:rsidRDefault="00DE3302">
      <w:pPr>
        <w:pStyle w:val="CommentText"/>
      </w:pPr>
      <w:r>
        <w:rPr>
          <w:rStyle w:val="CommentReference"/>
        </w:rPr>
        <w:annotationRef/>
      </w:r>
    </w:p>
  </w:comment>
  <w:comment w:id="307" w:author="Shahrestani, Parvin" w:date="2020-03-20T16:18:00Z" w:initials="SP">
    <w:p w14:paraId="07FC11DE" w14:textId="441F067B" w:rsidR="00DE3302" w:rsidRDefault="00DE3302">
      <w:pPr>
        <w:pStyle w:val="CommentText"/>
      </w:pPr>
      <w:r>
        <w:rPr>
          <w:rStyle w:val="CommentReference"/>
        </w:rPr>
        <w:annotationRef/>
      </w:r>
      <w:r>
        <w:t xml:space="preserve">Re-organize this paragraph so that you introduce all 20 populations that you’re using at the same time. </w:t>
      </w:r>
      <w:proofErr w:type="gramStart"/>
      <w:r>
        <w:t>So</w:t>
      </w:r>
      <w:proofErr w:type="gramEnd"/>
      <w:r>
        <w:t xml:space="preserve"> from IV to O, then to CO then to ACO, and some years later it goes again from O to AO and </w:t>
      </w:r>
      <w:proofErr w:type="spellStart"/>
      <w:r>
        <w:t>nCO</w:t>
      </w:r>
      <w:proofErr w:type="spellEnd"/>
      <w:r>
        <w:t xml:space="preserve">. So instead of introducing the first set of populations and then adding the rest at the end of the paragraph, introduce them all together. Then you can explain that the ACO and AO are on 10 day generations etc. </w:t>
      </w:r>
    </w:p>
  </w:comment>
  <w:comment w:id="405" w:author="Shahrestani, Parvin" w:date="2020-03-22T15:18:00Z" w:initials="SP">
    <w:p w14:paraId="63292A27" w14:textId="51C7C6A6" w:rsidR="00DE3302" w:rsidRDefault="00DE3302">
      <w:pPr>
        <w:pStyle w:val="CommentText"/>
      </w:pPr>
      <w:r>
        <w:rPr>
          <w:rStyle w:val="CommentReference"/>
        </w:rPr>
        <w:annotationRef/>
      </w:r>
      <w:r>
        <w:t xml:space="preserve">Move this description up to where you first mention </w:t>
      </w:r>
      <w:proofErr w:type="spellStart"/>
      <w:r>
        <w:t>Silwet</w:t>
      </w:r>
      <w:proofErr w:type="spellEnd"/>
      <w:r>
        <w:t xml:space="preserve"> in the paper. </w:t>
      </w:r>
    </w:p>
  </w:comment>
  <w:comment w:id="411" w:author="Shahrestani, Parvin" w:date="2020-03-22T15:54:00Z" w:initials="SP">
    <w:p w14:paraId="68FB8886" w14:textId="3526CB41" w:rsidR="00DE3302" w:rsidRDefault="00DE3302">
      <w:pPr>
        <w:pStyle w:val="CommentText"/>
      </w:pPr>
      <w:r>
        <w:rPr>
          <w:rStyle w:val="CommentReference"/>
        </w:rPr>
        <w:annotationRef/>
      </w:r>
      <w:r>
        <w:t xml:space="preserve">You’ve already said this above, so I deleted it here. </w:t>
      </w:r>
    </w:p>
  </w:comment>
  <w:comment w:id="430" w:author="Shahrestani, Parvin" w:date="2020-03-23T12:01:00Z" w:initials="SP">
    <w:p w14:paraId="11876D80" w14:textId="119B6CB1" w:rsidR="00DE3302" w:rsidRDefault="00DE3302">
      <w:pPr>
        <w:pStyle w:val="CommentText"/>
      </w:pPr>
      <w:r>
        <w:rPr>
          <w:rStyle w:val="CommentReference"/>
        </w:rPr>
        <w:annotationRef/>
      </w:r>
      <w:r>
        <w:t xml:space="preserve">Here you need to summarize the statistical analysis – work done by Han and Larry. </w:t>
      </w:r>
    </w:p>
    <w:p w14:paraId="2C45ECD5" w14:textId="6BD9D939" w:rsidR="00DE3302" w:rsidRDefault="00DE3302">
      <w:pPr>
        <w:pStyle w:val="CommentText"/>
      </w:pPr>
      <w:r>
        <w:t xml:space="preserve">For Larry’s, he explained it already in his write up, so you can summarize here. </w:t>
      </w:r>
    </w:p>
    <w:p w14:paraId="7C1FD275" w14:textId="1F6F5054" w:rsidR="00DE3302" w:rsidRDefault="00DE3302">
      <w:pPr>
        <w:pStyle w:val="CommentText"/>
      </w:pPr>
      <w:r>
        <w:t xml:space="preserve">For Han, you can ask her to write some text for you about what she did and is doing. </w:t>
      </w:r>
    </w:p>
  </w:comment>
  <w:comment w:id="436" w:author="Parvin" w:date="2020-01-05T15:33:00Z" w:initials="P">
    <w:p w14:paraId="7A34C0AA" w14:textId="56474E89" w:rsidR="00DE3302" w:rsidRDefault="00DE3302">
      <w:pPr>
        <w:pStyle w:val="CommentText"/>
      </w:pPr>
      <w:r>
        <w:rPr>
          <w:rStyle w:val="CommentReference"/>
        </w:rPr>
        <w:annotationRef/>
      </w:r>
      <w:r>
        <w:t xml:space="preserve">Answers to these questions will come from Han’s analysis. Please be in contact with Han about moving the analysis along. I sent an email today with my availability to schedule a meeting with her.  </w:t>
      </w:r>
    </w:p>
  </w:comment>
  <w:comment w:id="439" w:author="Parvin" w:date="2020-01-05T15:34:00Z" w:initials="P">
    <w:p w14:paraId="501E362A" w14:textId="77777777" w:rsidR="00DE3302" w:rsidRDefault="00DE3302">
      <w:pPr>
        <w:pStyle w:val="CommentText"/>
      </w:pPr>
      <w:r>
        <w:rPr>
          <w:rStyle w:val="CommentReference"/>
        </w:rPr>
        <w:annotationRef/>
      </w:r>
      <w:r>
        <w:t xml:space="preserve">Now that you have all the information here, it needs to be organized. </w:t>
      </w:r>
    </w:p>
    <w:p w14:paraId="35E29A15" w14:textId="4BCDFD13" w:rsidR="00DE3302" w:rsidRDefault="00DE3302">
      <w:pPr>
        <w:pStyle w:val="CommentText"/>
      </w:pPr>
      <w:r>
        <w:t xml:space="preserve">For every figure, add a detailed figure legend. </w:t>
      </w:r>
      <w:proofErr w:type="gramStart"/>
      <w:r>
        <w:t>You  will</w:t>
      </w:r>
      <w:proofErr w:type="gramEnd"/>
      <w:r>
        <w:t xml:space="preserve"> need to get rid of the existing legends so that you can add your legends in the format required by the thesis.  </w:t>
      </w:r>
    </w:p>
  </w:comment>
  <w:comment w:id="444" w:author="Shahrestani, Parvin" w:date="2020-03-23T12:04:00Z" w:initials="SP">
    <w:p w14:paraId="3872B06C" w14:textId="0B89BA14" w:rsidR="00DE3302" w:rsidRDefault="00DE3302">
      <w:pPr>
        <w:pStyle w:val="CommentText"/>
      </w:pPr>
      <w:r>
        <w:rPr>
          <w:rStyle w:val="CommentReference"/>
        </w:rPr>
        <w:annotationRef/>
      </w:r>
      <w:r>
        <w:t xml:space="preserve">The “sexes combined” “male” “female” labels on the left can be removed. Then explain in your figure legend what the three rows mean. </w:t>
      </w:r>
      <w:proofErr w:type="gramStart"/>
      <w:r>
        <w:t>Alternatively</w:t>
      </w:r>
      <w:proofErr w:type="gramEnd"/>
      <w:r>
        <w:t xml:space="preserve"> you can reformat this and move those labels to the left to make it look better. </w:t>
      </w:r>
    </w:p>
  </w:comment>
  <w:comment w:id="468" w:author="Shahrestani, Parvin" w:date="2020-03-23T12:04:00Z" w:initials="SP">
    <w:p w14:paraId="3DB445A4" w14:textId="3BAA43C8" w:rsidR="00DE3302" w:rsidRDefault="00DE3302">
      <w:pPr>
        <w:pStyle w:val="CommentText"/>
      </w:pPr>
      <w:r>
        <w:rPr>
          <w:rStyle w:val="CommentReference"/>
        </w:rPr>
        <w:annotationRef/>
      </w:r>
      <w:r>
        <w:t xml:space="preserve">Same as above – move the labels from the right to the left. Delete the existing legend and add a detailed legend in the required format. </w:t>
      </w:r>
    </w:p>
  </w:comment>
  <w:comment w:id="485" w:author="Shahrestani, Parvin" w:date="2020-03-23T12:05:00Z" w:initials="SP">
    <w:p w14:paraId="0653458C" w14:textId="77777777" w:rsidR="00DE3302" w:rsidRDefault="00DE3302" w:rsidP="00825A0F">
      <w:pPr>
        <w:pStyle w:val="CommentText"/>
      </w:pPr>
      <w:r>
        <w:rPr>
          <w:rStyle w:val="CommentReference"/>
        </w:rPr>
        <w:annotationRef/>
      </w:r>
      <w:r>
        <w:t xml:space="preserve">Turn this into a summary table. Call it Table 1. Then for the rest of the results that look like this, turn them into tables and number the tables. </w:t>
      </w:r>
    </w:p>
    <w:p w14:paraId="439FC614" w14:textId="77777777" w:rsidR="00DE3302" w:rsidRDefault="00DE3302" w:rsidP="00825A0F">
      <w:pPr>
        <w:pStyle w:val="CommentText"/>
      </w:pPr>
      <w:r>
        <w:t xml:space="preserve">You can remove the actual code and just leave the table results. </w:t>
      </w:r>
    </w:p>
  </w:comment>
  <w:comment w:id="486" w:author="Shahrestani, Parvin" w:date="2020-03-23T12:10:00Z" w:initials="SP">
    <w:p w14:paraId="68B26650" w14:textId="73BFC247" w:rsidR="00DE3302" w:rsidRDefault="00DE3302">
      <w:pPr>
        <w:pStyle w:val="CommentText"/>
      </w:pPr>
      <w:r>
        <w:rPr>
          <w:rStyle w:val="CommentReference"/>
        </w:rPr>
        <w:annotationRef/>
      </w:r>
      <w:r>
        <w:t xml:space="preserve">This sentence will be meaningless to people who don’t know what these populations are. Keep in mind who your audience is and write your discussion in a way that will appeal to them. </w:t>
      </w:r>
    </w:p>
    <w:p w14:paraId="2292C5EC" w14:textId="1E8D0BF1" w:rsidR="00DE3302" w:rsidRDefault="00DE3302">
      <w:pPr>
        <w:pStyle w:val="CommentText"/>
      </w:pPr>
      <w:r>
        <w:t xml:space="preserve">You can start the discussion with a statement about chronological vs. biological age and the limitations of studies that study aging in a chronological way. Give some examples of it. Then get into discussing your results and what they mean. </w:t>
      </w:r>
    </w:p>
  </w:comment>
  <w:comment w:id="487" w:author="Shahrestani, Parvin" w:date="2020-03-23T12:11:00Z" w:initials="SP">
    <w:p w14:paraId="658FAED6" w14:textId="18773905" w:rsidR="00DE3302" w:rsidRDefault="00DE3302">
      <w:pPr>
        <w:pStyle w:val="CommentText"/>
      </w:pPr>
      <w:r>
        <w:rPr>
          <w:rStyle w:val="CommentReference"/>
        </w:rPr>
        <w:annotationRef/>
      </w:r>
      <w:r>
        <w:t xml:space="preserve">This is all repetition from earlier in the paper – not needed here. </w:t>
      </w:r>
    </w:p>
  </w:comment>
  <w:comment w:id="489" w:author="Shahrestani, Parvin" w:date="2020-03-23T15:46:00Z" w:initials="SP">
    <w:p w14:paraId="38DAB0D5" w14:textId="035B43A3" w:rsidR="00DE3302" w:rsidRDefault="00DE3302">
      <w:pPr>
        <w:pStyle w:val="CommentText"/>
      </w:pPr>
      <w:r>
        <w:rPr>
          <w:rStyle w:val="CommentReference"/>
        </w:rPr>
        <w:annotationRef/>
      </w:r>
      <w:r>
        <w:t xml:space="preserve">Describe these studies. Which aspect of innate immunity do the papers talk about? Describe them and cite them. </w:t>
      </w:r>
    </w:p>
  </w:comment>
  <w:comment w:id="491" w:author="Shahrestani, Parvin" w:date="2020-03-23T15:46:00Z" w:initials="SP">
    <w:p w14:paraId="5F3E7990" w14:textId="453EAF47" w:rsidR="00DE3302" w:rsidRDefault="00DE3302">
      <w:pPr>
        <w:pStyle w:val="CommentText"/>
      </w:pPr>
      <w:r>
        <w:rPr>
          <w:rStyle w:val="CommentReference"/>
        </w:rPr>
        <w:annotationRef/>
      </w:r>
      <w:r>
        <w:t xml:space="preserve">Before this sentence, those other studies, study aging by comparing young and old flies, which confounds the effect of aging with the effects of cumulative exposure to pathogens. </w:t>
      </w:r>
    </w:p>
    <w:p w14:paraId="432D8B1D" w14:textId="04492FBF" w:rsidR="00DE3302" w:rsidRDefault="00DE3302">
      <w:pPr>
        <w:pStyle w:val="CommentText"/>
      </w:pPr>
      <w:r>
        <w:t xml:space="preserve">The Fabian et al. paper is different from those ones, and is more like yours, in that it compares populations that differ in aging, but at the same young and old ages. You need to make this clear and explain that the Fabian et al paper addresses the same types of questions as yours. </w:t>
      </w:r>
    </w:p>
  </w:comment>
  <w:comment w:id="494" w:author="Shahrestani, Parvin" w:date="2020-03-23T15:48:00Z" w:initials="SP">
    <w:p w14:paraId="7E19E682" w14:textId="02D6D825" w:rsidR="00DE3302" w:rsidRDefault="00DE3302">
      <w:pPr>
        <w:pStyle w:val="CommentText"/>
      </w:pPr>
      <w:r>
        <w:rPr>
          <w:rStyle w:val="CommentReference"/>
        </w:rPr>
        <w:annotationRef/>
      </w:r>
      <w:r>
        <w:t xml:space="preserve">You need to explain how their fly populations differ from yours and why your study is still valuable despite theirs. </w:t>
      </w:r>
    </w:p>
  </w:comment>
  <w:comment w:id="497" w:author="Shahrestani, Parvin" w:date="2020-03-23T15:49:00Z" w:initials="SP">
    <w:p w14:paraId="45A30DD0" w14:textId="144E9302" w:rsidR="00DE3302" w:rsidRDefault="00DE3302">
      <w:pPr>
        <w:pStyle w:val="CommentText"/>
      </w:pPr>
      <w:r>
        <w:rPr>
          <w:rStyle w:val="CommentReference"/>
        </w:rPr>
        <w:annotationRef/>
      </w:r>
      <w:r>
        <w:t>This is repeated material</w:t>
      </w:r>
    </w:p>
  </w:comment>
  <w:comment w:id="506" w:author="Shahrestani, Parvin" w:date="2020-03-23T15:52:00Z" w:initials="SP">
    <w:p w14:paraId="35DCE9AD" w14:textId="5EDFD764" w:rsidR="00DE3302" w:rsidRDefault="00DE3302">
      <w:pPr>
        <w:pStyle w:val="CommentText"/>
      </w:pPr>
      <w:r>
        <w:rPr>
          <w:rStyle w:val="CommentReference"/>
        </w:rPr>
        <w:annotationRef/>
      </w:r>
      <w:r>
        <w:t xml:space="preserve">Here in this paragraph you need to add more reflections about what your results mean. </w:t>
      </w:r>
    </w:p>
  </w:comment>
  <w:comment w:id="505" w:author="Shahrestani, Parvin" w:date="2020-03-23T15:50:00Z" w:initials="SP">
    <w:p w14:paraId="70A263D0" w14:textId="370F17E2" w:rsidR="00DE3302" w:rsidRDefault="00DE3302">
      <w:pPr>
        <w:pStyle w:val="CommentText"/>
      </w:pPr>
      <w:r>
        <w:rPr>
          <w:rStyle w:val="CommentReference"/>
        </w:rPr>
        <w:annotationRef/>
      </w:r>
      <w:r>
        <w:t xml:space="preserve">You should have Han graph the data for the control cages as mortality curves (instead of survival curves) so that you can visually see the plateau comparison. </w:t>
      </w:r>
    </w:p>
  </w:comment>
  <w:comment w:id="512" w:author="Shahrestani, Parvin" w:date="2020-03-23T15:52:00Z" w:initials="SP">
    <w:p w14:paraId="6EE3F9D5" w14:textId="4D6F776C" w:rsidR="00DE3302" w:rsidRDefault="00DE3302">
      <w:pPr>
        <w:pStyle w:val="CommentText"/>
      </w:pPr>
      <w:r>
        <w:rPr>
          <w:rStyle w:val="CommentReference"/>
        </w:rPr>
        <w:annotationRef/>
      </w:r>
      <w:r>
        <w:t xml:space="preserve">After this sentence, add details about how the ACO and CO differ from each other. </w:t>
      </w:r>
    </w:p>
  </w:comment>
  <w:comment w:id="515" w:author="Shahrestani, Parvin" w:date="2020-03-23T15:52:00Z" w:initials="SP">
    <w:p w14:paraId="5C3DFCC8" w14:textId="77777777" w:rsidR="00851BF3" w:rsidRDefault="00851BF3" w:rsidP="00851BF3">
      <w:pPr>
        <w:pStyle w:val="CommentText"/>
      </w:pPr>
      <w:r>
        <w:rPr>
          <w:rStyle w:val="CommentReference"/>
        </w:rPr>
        <w:annotationRef/>
      </w:r>
      <w:r>
        <w:t xml:space="preserve">After this sentence, add details about how the ACO and CO differ from each other. </w:t>
      </w:r>
    </w:p>
  </w:comment>
  <w:comment w:id="539" w:author="Shahrestani, Parvin" w:date="2020-03-23T16:03:00Z" w:initials="SP">
    <w:p w14:paraId="6E234DF9" w14:textId="1D15871D" w:rsidR="00DE3302" w:rsidRDefault="00DE3302">
      <w:pPr>
        <w:pStyle w:val="CommentText"/>
      </w:pPr>
      <w:r>
        <w:rPr>
          <w:rStyle w:val="CommentReference"/>
        </w:rPr>
        <w:annotationRef/>
      </w:r>
      <w:r>
        <w:t xml:space="preserve">Here add a paragraph explaining why this study is interesting and relevant, including its applications. </w:t>
      </w:r>
    </w:p>
  </w:comment>
  <w:comment w:id="541" w:author="Parvin" w:date="2020-01-05T10:39:00Z" w:initials="P">
    <w:p w14:paraId="720E9BA2" w14:textId="77777777" w:rsidR="00DE3302" w:rsidRDefault="00DE3302">
      <w:pPr>
        <w:pStyle w:val="CommentText"/>
      </w:pPr>
      <w:r>
        <w:rPr>
          <w:rStyle w:val="CommentReference"/>
        </w:rPr>
        <w:annotationRef/>
      </w:r>
      <w:r>
        <w:t xml:space="preserve">Please fix your reference list before you send me the next draft. </w:t>
      </w:r>
    </w:p>
    <w:p w14:paraId="31A69E7A" w14:textId="2592E022" w:rsidR="00DE3302" w:rsidRDefault="00DE3302">
      <w:pPr>
        <w:pStyle w:val="CommentText"/>
      </w:pPr>
      <w:r>
        <w:t xml:space="preserve">Organize them in alphabetical order and use a consistent format for all references. Get rid of the subdivision and colors and numbers.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BACC96" w15:done="0"/>
  <w15:commentEx w15:paraId="18A9C83C" w15:done="0"/>
  <w15:commentEx w15:paraId="37FDCF75" w15:done="0"/>
  <w15:commentEx w15:paraId="14706BD0" w15:done="0"/>
  <w15:commentEx w15:paraId="76633089" w15:done="0"/>
  <w15:commentEx w15:paraId="2FCE6D78" w15:done="0"/>
  <w15:commentEx w15:paraId="58A04300" w15:done="0"/>
  <w15:commentEx w15:paraId="5C9C01F0" w15:done="0"/>
  <w15:commentEx w15:paraId="74A28F6C" w15:done="0"/>
  <w15:commentEx w15:paraId="4866DCD2" w15:done="0"/>
  <w15:commentEx w15:paraId="06954A03" w15:paraIdParent="4866DCD2" w15:done="0"/>
  <w15:commentEx w15:paraId="46F8DDDD" w15:paraIdParent="4866DCD2" w15:done="0"/>
  <w15:commentEx w15:paraId="07FC11DE" w15:done="0"/>
  <w15:commentEx w15:paraId="63292A27" w15:done="0"/>
  <w15:commentEx w15:paraId="68FB8886" w15:done="0"/>
  <w15:commentEx w15:paraId="7C1FD275" w15:done="0"/>
  <w15:commentEx w15:paraId="7A34C0AA" w15:done="0"/>
  <w15:commentEx w15:paraId="35E29A15" w15:done="0"/>
  <w15:commentEx w15:paraId="3872B06C" w15:done="0"/>
  <w15:commentEx w15:paraId="3DB445A4" w15:done="0"/>
  <w15:commentEx w15:paraId="439FC614" w15:done="0"/>
  <w15:commentEx w15:paraId="2292C5EC" w15:done="0"/>
  <w15:commentEx w15:paraId="658FAED6" w15:done="0"/>
  <w15:commentEx w15:paraId="38DAB0D5" w15:done="0"/>
  <w15:commentEx w15:paraId="432D8B1D" w15:done="0"/>
  <w15:commentEx w15:paraId="7E19E682" w15:done="0"/>
  <w15:commentEx w15:paraId="45A30DD0" w15:done="0"/>
  <w15:commentEx w15:paraId="35DCE9AD" w15:done="0"/>
  <w15:commentEx w15:paraId="70A263D0" w15:done="0"/>
  <w15:commentEx w15:paraId="6EE3F9D5" w15:done="0"/>
  <w15:commentEx w15:paraId="5C3DFCC8" w15:done="0"/>
  <w15:commentEx w15:paraId="6E234DF9" w15:done="0"/>
  <w15:commentEx w15:paraId="31A69E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03AF22" w16cid:durableId="21BC3789"/>
  <w16cid:commentId w16cid:paraId="08212752" w16cid:durableId="21BC379A"/>
  <w16cid:commentId w16cid:paraId="4866DCD2" w16cid:durableId="21BC3852"/>
  <w16cid:commentId w16cid:paraId="1B2E11C3" w16cid:durableId="21BC38C0"/>
  <w16cid:commentId w16cid:paraId="6C0467C3" w16cid:durableId="21BC394D"/>
  <w16cid:commentId w16cid:paraId="31CFDE4F" w16cid:durableId="21BC3968"/>
  <w16cid:commentId w16cid:paraId="3423E25F" w16cid:durableId="21BC3A08"/>
  <w16cid:commentId w16cid:paraId="03E58497" w16cid:durableId="21BC2FA2"/>
  <w16cid:commentId w16cid:paraId="03E4CDDB" w16cid:durableId="21BC2FA3"/>
  <w16cid:commentId w16cid:paraId="35C6CC29" w16cid:durableId="21BC2FA4"/>
  <w16cid:commentId w16cid:paraId="68A746F6" w16cid:durableId="21BC3A93"/>
  <w16cid:commentId w16cid:paraId="3237A8E3" w16cid:durableId="21BC3AE5"/>
  <w16cid:commentId w16cid:paraId="00B209E6" w16cid:durableId="21BC3AF8"/>
  <w16cid:commentId w16cid:paraId="1BA9C34B" w16cid:durableId="21BC3B2A"/>
  <w16cid:commentId w16cid:paraId="492ED519" w16cid:durableId="21BC77E1"/>
  <w16cid:commentId w16cid:paraId="7A34C0AA" w16cid:durableId="21BC805C"/>
  <w16cid:commentId w16cid:paraId="35E29A15" w16cid:durableId="21BC8069"/>
  <w16cid:commentId w16cid:paraId="31A69E7A" w16cid:durableId="21BC3B5C"/>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304D60" w14:textId="77777777" w:rsidR="00E0620D" w:rsidRDefault="00E0620D" w:rsidP="00837774">
      <w:r>
        <w:separator/>
      </w:r>
    </w:p>
  </w:endnote>
  <w:endnote w:type="continuationSeparator" w:id="0">
    <w:p w14:paraId="725BCEED" w14:textId="77777777" w:rsidR="00E0620D" w:rsidRDefault="00E0620D" w:rsidP="00837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10022FF" w:usb1="C000E47F" w:usb2="00000029" w:usb3="00000000" w:csb0="000001D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Qˇ">
    <w:altName w:val="Calibri"/>
    <w:panose1 w:val="00000000000000000000"/>
    <w:charset w:val="4D"/>
    <w:family w:val="auto"/>
    <w:notTrueType/>
    <w:pitch w:val="default"/>
    <w:sig w:usb0="00000003" w:usb1="00000000" w:usb2="00000000" w:usb3="00000000" w:csb0="00000001" w:csb1="00000000"/>
  </w:font>
  <w:font w:name="RealpageBAS8">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Lucida Console">
    <w:panose1 w:val="020B0609040504020204"/>
    <w:charset w:val="00"/>
    <w:family w:val="auto"/>
    <w:pitch w:val="variable"/>
    <w:sig w:usb0="8000028F" w:usb1="00001800" w:usb2="00000000" w:usb3="00000000" w:csb0="0000001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9049AE" w14:textId="77777777" w:rsidR="00E0620D" w:rsidRDefault="00E0620D" w:rsidP="00837774">
      <w:r>
        <w:separator/>
      </w:r>
    </w:p>
  </w:footnote>
  <w:footnote w:type="continuationSeparator" w:id="0">
    <w:p w14:paraId="0FA938BE" w14:textId="77777777" w:rsidR="00E0620D" w:rsidRDefault="00E0620D" w:rsidP="0083777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45228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9E3C56"/>
    <w:multiLevelType w:val="hybridMultilevel"/>
    <w:tmpl w:val="FD2888BE"/>
    <w:lvl w:ilvl="0" w:tplc="8112F270">
      <w:start w:val="1"/>
      <w:numFmt w:val="decimal"/>
      <w:lvlText w:val="%1."/>
      <w:lvlJc w:val="left"/>
      <w:pPr>
        <w:tabs>
          <w:tab w:val="num" w:pos="720"/>
        </w:tabs>
        <w:ind w:left="720" w:hanging="360"/>
      </w:pPr>
    </w:lvl>
    <w:lvl w:ilvl="1" w:tplc="6608B566" w:tentative="1">
      <w:start w:val="1"/>
      <w:numFmt w:val="decimal"/>
      <w:lvlText w:val="%2."/>
      <w:lvlJc w:val="left"/>
      <w:pPr>
        <w:tabs>
          <w:tab w:val="num" w:pos="1440"/>
        </w:tabs>
        <w:ind w:left="1440" w:hanging="360"/>
      </w:pPr>
    </w:lvl>
    <w:lvl w:ilvl="2" w:tplc="7BE45A60" w:tentative="1">
      <w:start w:val="1"/>
      <w:numFmt w:val="decimal"/>
      <w:lvlText w:val="%3."/>
      <w:lvlJc w:val="left"/>
      <w:pPr>
        <w:tabs>
          <w:tab w:val="num" w:pos="2160"/>
        </w:tabs>
        <w:ind w:left="2160" w:hanging="360"/>
      </w:pPr>
    </w:lvl>
    <w:lvl w:ilvl="3" w:tplc="9F96BC7A" w:tentative="1">
      <w:start w:val="1"/>
      <w:numFmt w:val="decimal"/>
      <w:lvlText w:val="%4."/>
      <w:lvlJc w:val="left"/>
      <w:pPr>
        <w:tabs>
          <w:tab w:val="num" w:pos="2880"/>
        </w:tabs>
        <w:ind w:left="2880" w:hanging="360"/>
      </w:pPr>
    </w:lvl>
    <w:lvl w:ilvl="4" w:tplc="2F9CD224" w:tentative="1">
      <w:start w:val="1"/>
      <w:numFmt w:val="decimal"/>
      <w:lvlText w:val="%5."/>
      <w:lvlJc w:val="left"/>
      <w:pPr>
        <w:tabs>
          <w:tab w:val="num" w:pos="3600"/>
        </w:tabs>
        <w:ind w:left="3600" w:hanging="360"/>
      </w:pPr>
    </w:lvl>
    <w:lvl w:ilvl="5" w:tplc="442E1C24" w:tentative="1">
      <w:start w:val="1"/>
      <w:numFmt w:val="decimal"/>
      <w:lvlText w:val="%6."/>
      <w:lvlJc w:val="left"/>
      <w:pPr>
        <w:tabs>
          <w:tab w:val="num" w:pos="4320"/>
        </w:tabs>
        <w:ind w:left="4320" w:hanging="360"/>
      </w:pPr>
    </w:lvl>
    <w:lvl w:ilvl="6" w:tplc="D2521394" w:tentative="1">
      <w:start w:val="1"/>
      <w:numFmt w:val="decimal"/>
      <w:lvlText w:val="%7."/>
      <w:lvlJc w:val="left"/>
      <w:pPr>
        <w:tabs>
          <w:tab w:val="num" w:pos="5040"/>
        </w:tabs>
        <w:ind w:left="5040" w:hanging="360"/>
      </w:pPr>
    </w:lvl>
    <w:lvl w:ilvl="7" w:tplc="8912F0D0" w:tentative="1">
      <w:start w:val="1"/>
      <w:numFmt w:val="decimal"/>
      <w:lvlText w:val="%8."/>
      <w:lvlJc w:val="left"/>
      <w:pPr>
        <w:tabs>
          <w:tab w:val="num" w:pos="5760"/>
        </w:tabs>
        <w:ind w:left="5760" w:hanging="360"/>
      </w:pPr>
    </w:lvl>
    <w:lvl w:ilvl="8" w:tplc="0C905F36" w:tentative="1">
      <w:start w:val="1"/>
      <w:numFmt w:val="decimal"/>
      <w:lvlText w:val="%9."/>
      <w:lvlJc w:val="left"/>
      <w:pPr>
        <w:tabs>
          <w:tab w:val="num" w:pos="6480"/>
        </w:tabs>
        <w:ind w:left="6480" w:hanging="360"/>
      </w:pPr>
    </w:lvl>
  </w:abstractNum>
  <w:abstractNum w:abstractNumId="2">
    <w:nsid w:val="10680F5B"/>
    <w:multiLevelType w:val="hybridMultilevel"/>
    <w:tmpl w:val="8CB6B0EC"/>
    <w:lvl w:ilvl="0" w:tplc="E7DC5EFA">
      <w:start w:val="3"/>
      <w:numFmt w:val="decimal"/>
      <w:lvlText w:val="%1."/>
      <w:lvlJc w:val="left"/>
      <w:pPr>
        <w:tabs>
          <w:tab w:val="num" w:pos="720"/>
        </w:tabs>
        <w:ind w:left="720" w:hanging="360"/>
      </w:pPr>
    </w:lvl>
    <w:lvl w:ilvl="1" w:tplc="32848052" w:tentative="1">
      <w:start w:val="1"/>
      <w:numFmt w:val="decimal"/>
      <w:lvlText w:val="%2."/>
      <w:lvlJc w:val="left"/>
      <w:pPr>
        <w:tabs>
          <w:tab w:val="num" w:pos="1440"/>
        </w:tabs>
        <w:ind w:left="1440" w:hanging="360"/>
      </w:pPr>
    </w:lvl>
    <w:lvl w:ilvl="2" w:tplc="542A4280" w:tentative="1">
      <w:start w:val="1"/>
      <w:numFmt w:val="decimal"/>
      <w:lvlText w:val="%3."/>
      <w:lvlJc w:val="left"/>
      <w:pPr>
        <w:tabs>
          <w:tab w:val="num" w:pos="2160"/>
        </w:tabs>
        <w:ind w:left="2160" w:hanging="360"/>
      </w:pPr>
    </w:lvl>
    <w:lvl w:ilvl="3" w:tplc="7F463F22" w:tentative="1">
      <w:start w:val="1"/>
      <w:numFmt w:val="decimal"/>
      <w:lvlText w:val="%4."/>
      <w:lvlJc w:val="left"/>
      <w:pPr>
        <w:tabs>
          <w:tab w:val="num" w:pos="2880"/>
        </w:tabs>
        <w:ind w:left="2880" w:hanging="360"/>
      </w:pPr>
    </w:lvl>
    <w:lvl w:ilvl="4" w:tplc="4FF002DE" w:tentative="1">
      <w:start w:val="1"/>
      <w:numFmt w:val="decimal"/>
      <w:lvlText w:val="%5."/>
      <w:lvlJc w:val="left"/>
      <w:pPr>
        <w:tabs>
          <w:tab w:val="num" w:pos="3600"/>
        </w:tabs>
        <w:ind w:left="3600" w:hanging="360"/>
      </w:pPr>
    </w:lvl>
    <w:lvl w:ilvl="5" w:tplc="818EBAF2" w:tentative="1">
      <w:start w:val="1"/>
      <w:numFmt w:val="decimal"/>
      <w:lvlText w:val="%6."/>
      <w:lvlJc w:val="left"/>
      <w:pPr>
        <w:tabs>
          <w:tab w:val="num" w:pos="4320"/>
        </w:tabs>
        <w:ind w:left="4320" w:hanging="360"/>
      </w:pPr>
    </w:lvl>
    <w:lvl w:ilvl="6" w:tplc="53F07500" w:tentative="1">
      <w:start w:val="1"/>
      <w:numFmt w:val="decimal"/>
      <w:lvlText w:val="%7."/>
      <w:lvlJc w:val="left"/>
      <w:pPr>
        <w:tabs>
          <w:tab w:val="num" w:pos="5040"/>
        </w:tabs>
        <w:ind w:left="5040" w:hanging="360"/>
      </w:pPr>
    </w:lvl>
    <w:lvl w:ilvl="7" w:tplc="EFCCEF36" w:tentative="1">
      <w:start w:val="1"/>
      <w:numFmt w:val="decimal"/>
      <w:lvlText w:val="%8."/>
      <w:lvlJc w:val="left"/>
      <w:pPr>
        <w:tabs>
          <w:tab w:val="num" w:pos="5760"/>
        </w:tabs>
        <w:ind w:left="5760" w:hanging="360"/>
      </w:pPr>
    </w:lvl>
    <w:lvl w:ilvl="8" w:tplc="84761008" w:tentative="1">
      <w:start w:val="1"/>
      <w:numFmt w:val="decimal"/>
      <w:lvlText w:val="%9."/>
      <w:lvlJc w:val="left"/>
      <w:pPr>
        <w:tabs>
          <w:tab w:val="num" w:pos="6480"/>
        </w:tabs>
        <w:ind w:left="6480" w:hanging="360"/>
      </w:pPr>
    </w:lvl>
  </w:abstractNum>
  <w:abstractNum w:abstractNumId="3">
    <w:nsid w:val="192A0B05"/>
    <w:multiLevelType w:val="hybridMultilevel"/>
    <w:tmpl w:val="BFF8045A"/>
    <w:lvl w:ilvl="0" w:tplc="42AE64A8">
      <w:start w:val="2"/>
      <w:numFmt w:val="decimal"/>
      <w:lvlText w:val="%1."/>
      <w:lvlJc w:val="left"/>
      <w:pPr>
        <w:tabs>
          <w:tab w:val="num" w:pos="720"/>
        </w:tabs>
        <w:ind w:left="720" w:hanging="360"/>
      </w:pPr>
    </w:lvl>
    <w:lvl w:ilvl="1" w:tplc="E9CCBB12" w:tentative="1">
      <w:start w:val="1"/>
      <w:numFmt w:val="decimal"/>
      <w:lvlText w:val="%2."/>
      <w:lvlJc w:val="left"/>
      <w:pPr>
        <w:tabs>
          <w:tab w:val="num" w:pos="1440"/>
        </w:tabs>
        <w:ind w:left="1440" w:hanging="360"/>
      </w:pPr>
    </w:lvl>
    <w:lvl w:ilvl="2" w:tplc="26CA6B16" w:tentative="1">
      <w:start w:val="1"/>
      <w:numFmt w:val="decimal"/>
      <w:lvlText w:val="%3."/>
      <w:lvlJc w:val="left"/>
      <w:pPr>
        <w:tabs>
          <w:tab w:val="num" w:pos="2160"/>
        </w:tabs>
        <w:ind w:left="2160" w:hanging="360"/>
      </w:pPr>
    </w:lvl>
    <w:lvl w:ilvl="3" w:tplc="9E56E73C" w:tentative="1">
      <w:start w:val="1"/>
      <w:numFmt w:val="decimal"/>
      <w:lvlText w:val="%4."/>
      <w:lvlJc w:val="left"/>
      <w:pPr>
        <w:tabs>
          <w:tab w:val="num" w:pos="2880"/>
        </w:tabs>
        <w:ind w:left="2880" w:hanging="360"/>
      </w:pPr>
    </w:lvl>
    <w:lvl w:ilvl="4" w:tplc="67A81FDC" w:tentative="1">
      <w:start w:val="1"/>
      <w:numFmt w:val="decimal"/>
      <w:lvlText w:val="%5."/>
      <w:lvlJc w:val="left"/>
      <w:pPr>
        <w:tabs>
          <w:tab w:val="num" w:pos="3600"/>
        </w:tabs>
        <w:ind w:left="3600" w:hanging="360"/>
      </w:pPr>
    </w:lvl>
    <w:lvl w:ilvl="5" w:tplc="C3E48D36" w:tentative="1">
      <w:start w:val="1"/>
      <w:numFmt w:val="decimal"/>
      <w:lvlText w:val="%6."/>
      <w:lvlJc w:val="left"/>
      <w:pPr>
        <w:tabs>
          <w:tab w:val="num" w:pos="4320"/>
        </w:tabs>
        <w:ind w:left="4320" w:hanging="360"/>
      </w:pPr>
    </w:lvl>
    <w:lvl w:ilvl="6" w:tplc="BB6CB156" w:tentative="1">
      <w:start w:val="1"/>
      <w:numFmt w:val="decimal"/>
      <w:lvlText w:val="%7."/>
      <w:lvlJc w:val="left"/>
      <w:pPr>
        <w:tabs>
          <w:tab w:val="num" w:pos="5040"/>
        </w:tabs>
        <w:ind w:left="5040" w:hanging="360"/>
      </w:pPr>
    </w:lvl>
    <w:lvl w:ilvl="7" w:tplc="CC78C5EC" w:tentative="1">
      <w:start w:val="1"/>
      <w:numFmt w:val="decimal"/>
      <w:lvlText w:val="%8."/>
      <w:lvlJc w:val="left"/>
      <w:pPr>
        <w:tabs>
          <w:tab w:val="num" w:pos="5760"/>
        </w:tabs>
        <w:ind w:left="5760" w:hanging="360"/>
      </w:pPr>
    </w:lvl>
    <w:lvl w:ilvl="8" w:tplc="63EE2C12" w:tentative="1">
      <w:start w:val="1"/>
      <w:numFmt w:val="decimal"/>
      <w:lvlText w:val="%9."/>
      <w:lvlJc w:val="left"/>
      <w:pPr>
        <w:tabs>
          <w:tab w:val="num" w:pos="6480"/>
        </w:tabs>
        <w:ind w:left="6480" w:hanging="360"/>
      </w:pPr>
    </w:lvl>
  </w:abstractNum>
  <w:abstractNum w:abstractNumId="4">
    <w:nsid w:val="198258D6"/>
    <w:multiLevelType w:val="multilevel"/>
    <w:tmpl w:val="B1D2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0F6FE9"/>
    <w:multiLevelType w:val="hybridMultilevel"/>
    <w:tmpl w:val="3E02541A"/>
    <w:lvl w:ilvl="0" w:tplc="E14A6DBC">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A141E4"/>
    <w:multiLevelType w:val="hybridMultilevel"/>
    <w:tmpl w:val="1660E9C6"/>
    <w:lvl w:ilvl="0" w:tplc="42703BE4">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E17111"/>
    <w:multiLevelType w:val="multilevel"/>
    <w:tmpl w:val="CDAE2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28824670"/>
    <w:multiLevelType w:val="multilevel"/>
    <w:tmpl w:val="D63A2C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2E134A0C"/>
    <w:multiLevelType w:val="hybridMultilevel"/>
    <w:tmpl w:val="D4E27FB4"/>
    <w:lvl w:ilvl="0" w:tplc="97029DEC">
      <w:start w:val="1"/>
      <w:numFmt w:val="bullet"/>
      <w:lvlText w:val=""/>
      <w:lvlJc w:val="left"/>
      <w:pPr>
        <w:tabs>
          <w:tab w:val="num" w:pos="720"/>
        </w:tabs>
        <w:ind w:left="720" w:hanging="360"/>
      </w:pPr>
      <w:rPr>
        <w:rFonts w:ascii="Wingdings" w:hAnsi="Wingdings" w:hint="default"/>
      </w:rPr>
    </w:lvl>
    <w:lvl w:ilvl="1" w:tplc="150E0A7E" w:tentative="1">
      <w:start w:val="1"/>
      <w:numFmt w:val="bullet"/>
      <w:lvlText w:val=""/>
      <w:lvlJc w:val="left"/>
      <w:pPr>
        <w:tabs>
          <w:tab w:val="num" w:pos="1440"/>
        </w:tabs>
        <w:ind w:left="1440" w:hanging="360"/>
      </w:pPr>
      <w:rPr>
        <w:rFonts w:ascii="Wingdings" w:hAnsi="Wingdings" w:hint="default"/>
      </w:rPr>
    </w:lvl>
    <w:lvl w:ilvl="2" w:tplc="E28A72FA" w:tentative="1">
      <w:start w:val="1"/>
      <w:numFmt w:val="bullet"/>
      <w:lvlText w:val=""/>
      <w:lvlJc w:val="left"/>
      <w:pPr>
        <w:tabs>
          <w:tab w:val="num" w:pos="2160"/>
        </w:tabs>
        <w:ind w:left="2160" w:hanging="360"/>
      </w:pPr>
      <w:rPr>
        <w:rFonts w:ascii="Wingdings" w:hAnsi="Wingdings" w:hint="default"/>
      </w:rPr>
    </w:lvl>
    <w:lvl w:ilvl="3" w:tplc="67EEAAE6" w:tentative="1">
      <w:start w:val="1"/>
      <w:numFmt w:val="bullet"/>
      <w:lvlText w:val=""/>
      <w:lvlJc w:val="left"/>
      <w:pPr>
        <w:tabs>
          <w:tab w:val="num" w:pos="2880"/>
        </w:tabs>
        <w:ind w:left="2880" w:hanging="360"/>
      </w:pPr>
      <w:rPr>
        <w:rFonts w:ascii="Wingdings" w:hAnsi="Wingdings" w:hint="default"/>
      </w:rPr>
    </w:lvl>
    <w:lvl w:ilvl="4" w:tplc="C5C83142" w:tentative="1">
      <w:start w:val="1"/>
      <w:numFmt w:val="bullet"/>
      <w:lvlText w:val=""/>
      <w:lvlJc w:val="left"/>
      <w:pPr>
        <w:tabs>
          <w:tab w:val="num" w:pos="3600"/>
        </w:tabs>
        <w:ind w:left="3600" w:hanging="360"/>
      </w:pPr>
      <w:rPr>
        <w:rFonts w:ascii="Wingdings" w:hAnsi="Wingdings" w:hint="default"/>
      </w:rPr>
    </w:lvl>
    <w:lvl w:ilvl="5" w:tplc="2EFA91C0" w:tentative="1">
      <w:start w:val="1"/>
      <w:numFmt w:val="bullet"/>
      <w:lvlText w:val=""/>
      <w:lvlJc w:val="left"/>
      <w:pPr>
        <w:tabs>
          <w:tab w:val="num" w:pos="4320"/>
        </w:tabs>
        <w:ind w:left="4320" w:hanging="360"/>
      </w:pPr>
      <w:rPr>
        <w:rFonts w:ascii="Wingdings" w:hAnsi="Wingdings" w:hint="default"/>
      </w:rPr>
    </w:lvl>
    <w:lvl w:ilvl="6" w:tplc="06CAD082" w:tentative="1">
      <w:start w:val="1"/>
      <w:numFmt w:val="bullet"/>
      <w:lvlText w:val=""/>
      <w:lvlJc w:val="left"/>
      <w:pPr>
        <w:tabs>
          <w:tab w:val="num" w:pos="5040"/>
        </w:tabs>
        <w:ind w:left="5040" w:hanging="360"/>
      </w:pPr>
      <w:rPr>
        <w:rFonts w:ascii="Wingdings" w:hAnsi="Wingdings" w:hint="default"/>
      </w:rPr>
    </w:lvl>
    <w:lvl w:ilvl="7" w:tplc="970AC770" w:tentative="1">
      <w:start w:val="1"/>
      <w:numFmt w:val="bullet"/>
      <w:lvlText w:val=""/>
      <w:lvlJc w:val="left"/>
      <w:pPr>
        <w:tabs>
          <w:tab w:val="num" w:pos="5760"/>
        </w:tabs>
        <w:ind w:left="5760" w:hanging="360"/>
      </w:pPr>
      <w:rPr>
        <w:rFonts w:ascii="Wingdings" w:hAnsi="Wingdings" w:hint="default"/>
      </w:rPr>
    </w:lvl>
    <w:lvl w:ilvl="8" w:tplc="958ECDCE" w:tentative="1">
      <w:start w:val="1"/>
      <w:numFmt w:val="bullet"/>
      <w:lvlText w:val=""/>
      <w:lvlJc w:val="left"/>
      <w:pPr>
        <w:tabs>
          <w:tab w:val="num" w:pos="6480"/>
        </w:tabs>
        <w:ind w:left="6480" w:hanging="360"/>
      </w:pPr>
      <w:rPr>
        <w:rFonts w:ascii="Wingdings" w:hAnsi="Wingdings" w:hint="default"/>
      </w:rPr>
    </w:lvl>
  </w:abstractNum>
  <w:abstractNum w:abstractNumId="10">
    <w:nsid w:val="35692B89"/>
    <w:multiLevelType w:val="hybridMultilevel"/>
    <w:tmpl w:val="9F2CE4C0"/>
    <w:lvl w:ilvl="0" w:tplc="3EF480E2">
      <w:start w:val="1"/>
      <w:numFmt w:val="bullet"/>
      <w:lvlText w:val=""/>
      <w:lvlJc w:val="left"/>
      <w:pPr>
        <w:tabs>
          <w:tab w:val="num" w:pos="720"/>
        </w:tabs>
        <w:ind w:left="720" w:hanging="360"/>
      </w:pPr>
      <w:rPr>
        <w:rFonts w:ascii="Wingdings" w:hAnsi="Wingdings" w:hint="default"/>
      </w:rPr>
    </w:lvl>
    <w:lvl w:ilvl="1" w:tplc="DBF62554" w:tentative="1">
      <w:start w:val="1"/>
      <w:numFmt w:val="bullet"/>
      <w:lvlText w:val=""/>
      <w:lvlJc w:val="left"/>
      <w:pPr>
        <w:tabs>
          <w:tab w:val="num" w:pos="1440"/>
        </w:tabs>
        <w:ind w:left="1440" w:hanging="360"/>
      </w:pPr>
      <w:rPr>
        <w:rFonts w:ascii="Wingdings" w:hAnsi="Wingdings" w:hint="default"/>
      </w:rPr>
    </w:lvl>
    <w:lvl w:ilvl="2" w:tplc="8C680194" w:tentative="1">
      <w:start w:val="1"/>
      <w:numFmt w:val="bullet"/>
      <w:lvlText w:val=""/>
      <w:lvlJc w:val="left"/>
      <w:pPr>
        <w:tabs>
          <w:tab w:val="num" w:pos="2160"/>
        </w:tabs>
        <w:ind w:left="2160" w:hanging="360"/>
      </w:pPr>
      <w:rPr>
        <w:rFonts w:ascii="Wingdings" w:hAnsi="Wingdings" w:hint="default"/>
      </w:rPr>
    </w:lvl>
    <w:lvl w:ilvl="3" w:tplc="CEDA05A0" w:tentative="1">
      <w:start w:val="1"/>
      <w:numFmt w:val="bullet"/>
      <w:lvlText w:val=""/>
      <w:lvlJc w:val="left"/>
      <w:pPr>
        <w:tabs>
          <w:tab w:val="num" w:pos="2880"/>
        </w:tabs>
        <w:ind w:left="2880" w:hanging="360"/>
      </w:pPr>
      <w:rPr>
        <w:rFonts w:ascii="Wingdings" w:hAnsi="Wingdings" w:hint="default"/>
      </w:rPr>
    </w:lvl>
    <w:lvl w:ilvl="4" w:tplc="19B6D678" w:tentative="1">
      <w:start w:val="1"/>
      <w:numFmt w:val="bullet"/>
      <w:lvlText w:val=""/>
      <w:lvlJc w:val="left"/>
      <w:pPr>
        <w:tabs>
          <w:tab w:val="num" w:pos="3600"/>
        </w:tabs>
        <w:ind w:left="3600" w:hanging="360"/>
      </w:pPr>
      <w:rPr>
        <w:rFonts w:ascii="Wingdings" w:hAnsi="Wingdings" w:hint="default"/>
      </w:rPr>
    </w:lvl>
    <w:lvl w:ilvl="5" w:tplc="5BEA9326" w:tentative="1">
      <w:start w:val="1"/>
      <w:numFmt w:val="bullet"/>
      <w:lvlText w:val=""/>
      <w:lvlJc w:val="left"/>
      <w:pPr>
        <w:tabs>
          <w:tab w:val="num" w:pos="4320"/>
        </w:tabs>
        <w:ind w:left="4320" w:hanging="360"/>
      </w:pPr>
      <w:rPr>
        <w:rFonts w:ascii="Wingdings" w:hAnsi="Wingdings" w:hint="default"/>
      </w:rPr>
    </w:lvl>
    <w:lvl w:ilvl="6" w:tplc="B9CC4A74" w:tentative="1">
      <w:start w:val="1"/>
      <w:numFmt w:val="bullet"/>
      <w:lvlText w:val=""/>
      <w:lvlJc w:val="left"/>
      <w:pPr>
        <w:tabs>
          <w:tab w:val="num" w:pos="5040"/>
        </w:tabs>
        <w:ind w:left="5040" w:hanging="360"/>
      </w:pPr>
      <w:rPr>
        <w:rFonts w:ascii="Wingdings" w:hAnsi="Wingdings" w:hint="default"/>
      </w:rPr>
    </w:lvl>
    <w:lvl w:ilvl="7" w:tplc="9B6850AA" w:tentative="1">
      <w:start w:val="1"/>
      <w:numFmt w:val="bullet"/>
      <w:lvlText w:val=""/>
      <w:lvlJc w:val="left"/>
      <w:pPr>
        <w:tabs>
          <w:tab w:val="num" w:pos="5760"/>
        </w:tabs>
        <w:ind w:left="5760" w:hanging="360"/>
      </w:pPr>
      <w:rPr>
        <w:rFonts w:ascii="Wingdings" w:hAnsi="Wingdings" w:hint="default"/>
      </w:rPr>
    </w:lvl>
    <w:lvl w:ilvl="8" w:tplc="070A7B06" w:tentative="1">
      <w:start w:val="1"/>
      <w:numFmt w:val="bullet"/>
      <w:lvlText w:val=""/>
      <w:lvlJc w:val="left"/>
      <w:pPr>
        <w:tabs>
          <w:tab w:val="num" w:pos="6480"/>
        </w:tabs>
        <w:ind w:left="6480" w:hanging="360"/>
      </w:pPr>
      <w:rPr>
        <w:rFonts w:ascii="Wingdings" w:hAnsi="Wingdings" w:hint="default"/>
      </w:rPr>
    </w:lvl>
  </w:abstractNum>
  <w:abstractNum w:abstractNumId="11">
    <w:nsid w:val="36882F88"/>
    <w:multiLevelType w:val="hybridMultilevel"/>
    <w:tmpl w:val="452C0604"/>
    <w:lvl w:ilvl="0" w:tplc="306ADBC4">
      <w:start w:val="1"/>
      <w:numFmt w:val="bullet"/>
      <w:lvlText w:val=""/>
      <w:lvlJc w:val="left"/>
      <w:pPr>
        <w:tabs>
          <w:tab w:val="num" w:pos="720"/>
        </w:tabs>
        <w:ind w:left="720" w:hanging="360"/>
      </w:pPr>
      <w:rPr>
        <w:rFonts w:ascii="Wingdings" w:hAnsi="Wingdings" w:hint="default"/>
      </w:rPr>
    </w:lvl>
    <w:lvl w:ilvl="1" w:tplc="8EC21D02" w:tentative="1">
      <w:start w:val="1"/>
      <w:numFmt w:val="bullet"/>
      <w:lvlText w:val=""/>
      <w:lvlJc w:val="left"/>
      <w:pPr>
        <w:tabs>
          <w:tab w:val="num" w:pos="1440"/>
        </w:tabs>
        <w:ind w:left="1440" w:hanging="360"/>
      </w:pPr>
      <w:rPr>
        <w:rFonts w:ascii="Wingdings" w:hAnsi="Wingdings" w:hint="default"/>
      </w:rPr>
    </w:lvl>
    <w:lvl w:ilvl="2" w:tplc="5C1C2AD4" w:tentative="1">
      <w:start w:val="1"/>
      <w:numFmt w:val="bullet"/>
      <w:lvlText w:val=""/>
      <w:lvlJc w:val="left"/>
      <w:pPr>
        <w:tabs>
          <w:tab w:val="num" w:pos="2160"/>
        </w:tabs>
        <w:ind w:left="2160" w:hanging="360"/>
      </w:pPr>
      <w:rPr>
        <w:rFonts w:ascii="Wingdings" w:hAnsi="Wingdings" w:hint="default"/>
      </w:rPr>
    </w:lvl>
    <w:lvl w:ilvl="3" w:tplc="73CE0878" w:tentative="1">
      <w:start w:val="1"/>
      <w:numFmt w:val="bullet"/>
      <w:lvlText w:val=""/>
      <w:lvlJc w:val="left"/>
      <w:pPr>
        <w:tabs>
          <w:tab w:val="num" w:pos="2880"/>
        </w:tabs>
        <w:ind w:left="2880" w:hanging="360"/>
      </w:pPr>
      <w:rPr>
        <w:rFonts w:ascii="Wingdings" w:hAnsi="Wingdings" w:hint="default"/>
      </w:rPr>
    </w:lvl>
    <w:lvl w:ilvl="4" w:tplc="54AEE920" w:tentative="1">
      <w:start w:val="1"/>
      <w:numFmt w:val="bullet"/>
      <w:lvlText w:val=""/>
      <w:lvlJc w:val="left"/>
      <w:pPr>
        <w:tabs>
          <w:tab w:val="num" w:pos="3600"/>
        </w:tabs>
        <w:ind w:left="3600" w:hanging="360"/>
      </w:pPr>
      <w:rPr>
        <w:rFonts w:ascii="Wingdings" w:hAnsi="Wingdings" w:hint="default"/>
      </w:rPr>
    </w:lvl>
    <w:lvl w:ilvl="5" w:tplc="2148153C" w:tentative="1">
      <w:start w:val="1"/>
      <w:numFmt w:val="bullet"/>
      <w:lvlText w:val=""/>
      <w:lvlJc w:val="left"/>
      <w:pPr>
        <w:tabs>
          <w:tab w:val="num" w:pos="4320"/>
        </w:tabs>
        <w:ind w:left="4320" w:hanging="360"/>
      </w:pPr>
      <w:rPr>
        <w:rFonts w:ascii="Wingdings" w:hAnsi="Wingdings" w:hint="default"/>
      </w:rPr>
    </w:lvl>
    <w:lvl w:ilvl="6" w:tplc="226CD586" w:tentative="1">
      <w:start w:val="1"/>
      <w:numFmt w:val="bullet"/>
      <w:lvlText w:val=""/>
      <w:lvlJc w:val="left"/>
      <w:pPr>
        <w:tabs>
          <w:tab w:val="num" w:pos="5040"/>
        </w:tabs>
        <w:ind w:left="5040" w:hanging="360"/>
      </w:pPr>
      <w:rPr>
        <w:rFonts w:ascii="Wingdings" w:hAnsi="Wingdings" w:hint="default"/>
      </w:rPr>
    </w:lvl>
    <w:lvl w:ilvl="7" w:tplc="06DA5B0C" w:tentative="1">
      <w:start w:val="1"/>
      <w:numFmt w:val="bullet"/>
      <w:lvlText w:val=""/>
      <w:lvlJc w:val="left"/>
      <w:pPr>
        <w:tabs>
          <w:tab w:val="num" w:pos="5760"/>
        </w:tabs>
        <w:ind w:left="5760" w:hanging="360"/>
      </w:pPr>
      <w:rPr>
        <w:rFonts w:ascii="Wingdings" w:hAnsi="Wingdings" w:hint="default"/>
      </w:rPr>
    </w:lvl>
    <w:lvl w:ilvl="8" w:tplc="53289F7A" w:tentative="1">
      <w:start w:val="1"/>
      <w:numFmt w:val="bullet"/>
      <w:lvlText w:val=""/>
      <w:lvlJc w:val="left"/>
      <w:pPr>
        <w:tabs>
          <w:tab w:val="num" w:pos="6480"/>
        </w:tabs>
        <w:ind w:left="6480" w:hanging="360"/>
      </w:pPr>
      <w:rPr>
        <w:rFonts w:ascii="Wingdings" w:hAnsi="Wingdings" w:hint="default"/>
      </w:rPr>
    </w:lvl>
  </w:abstractNum>
  <w:abstractNum w:abstractNumId="12">
    <w:nsid w:val="4D087587"/>
    <w:multiLevelType w:val="hybridMultilevel"/>
    <w:tmpl w:val="09A20448"/>
    <w:lvl w:ilvl="0" w:tplc="7B9C9246">
      <w:start w:val="1"/>
      <w:numFmt w:val="bullet"/>
      <w:lvlText w:val=""/>
      <w:lvlJc w:val="left"/>
      <w:pPr>
        <w:tabs>
          <w:tab w:val="num" w:pos="720"/>
        </w:tabs>
        <w:ind w:left="720" w:hanging="360"/>
      </w:pPr>
      <w:rPr>
        <w:rFonts w:ascii="Wingdings" w:hAnsi="Wingdings" w:hint="default"/>
      </w:rPr>
    </w:lvl>
    <w:lvl w:ilvl="1" w:tplc="EBF6F5CE" w:tentative="1">
      <w:start w:val="1"/>
      <w:numFmt w:val="bullet"/>
      <w:lvlText w:val=""/>
      <w:lvlJc w:val="left"/>
      <w:pPr>
        <w:tabs>
          <w:tab w:val="num" w:pos="1440"/>
        </w:tabs>
        <w:ind w:left="1440" w:hanging="360"/>
      </w:pPr>
      <w:rPr>
        <w:rFonts w:ascii="Wingdings" w:hAnsi="Wingdings" w:hint="default"/>
      </w:rPr>
    </w:lvl>
    <w:lvl w:ilvl="2" w:tplc="7B1071B6" w:tentative="1">
      <w:start w:val="1"/>
      <w:numFmt w:val="bullet"/>
      <w:lvlText w:val=""/>
      <w:lvlJc w:val="left"/>
      <w:pPr>
        <w:tabs>
          <w:tab w:val="num" w:pos="2160"/>
        </w:tabs>
        <w:ind w:left="2160" w:hanging="360"/>
      </w:pPr>
      <w:rPr>
        <w:rFonts w:ascii="Wingdings" w:hAnsi="Wingdings" w:hint="default"/>
      </w:rPr>
    </w:lvl>
    <w:lvl w:ilvl="3" w:tplc="AC467EA8" w:tentative="1">
      <w:start w:val="1"/>
      <w:numFmt w:val="bullet"/>
      <w:lvlText w:val=""/>
      <w:lvlJc w:val="left"/>
      <w:pPr>
        <w:tabs>
          <w:tab w:val="num" w:pos="2880"/>
        </w:tabs>
        <w:ind w:left="2880" w:hanging="360"/>
      </w:pPr>
      <w:rPr>
        <w:rFonts w:ascii="Wingdings" w:hAnsi="Wingdings" w:hint="default"/>
      </w:rPr>
    </w:lvl>
    <w:lvl w:ilvl="4" w:tplc="95D24552" w:tentative="1">
      <w:start w:val="1"/>
      <w:numFmt w:val="bullet"/>
      <w:lvlText w:val=""/>
      <w:lvlJc w:val="left"/>
      <w:pPr>
        <w:tabs>
          <w:tab w:val="num" w:pos="3600"/>
        </w:tabs>
        <w:ind w:left="3600" w:hanging="360"/>
      </w:pPr>
      <w:rPr>
        <w:rFonts w:ascii="Wingdings" w:hAnsi="Wingdings" w:hint="default"/>
      </w:rPr>
    </w:lvl>
    <w:lvl w:ilvl="5" w:tplc="CD5846E8" w:tentative="1">
      <w:start w:val="1"/>
      <w:numFmt w:val="bullet"/>
      <w:lvlText w:val=""/>
      <w:lvlJc w:val="left"/>
      <w:pPr>
        <w:tabs>
          <w:tab w:val="num" w:pos="4320"/>
        </w:tabs>
        <w:ind w:left="4320" w:hanging="360"/>
      </w:pPr>
      <w:rPr>
        <w:rFonts w:ascii="Wingdings" w:hAnsi="Wingdings" w:hint="default"/>
      </w:rPr>
    </w:lvl>
    <w:lvl w:ilvl="6" w:tplc="C09EFD92" w:tentative="1">
      <w:start w:val="1"/>
      <w:numFmt w:val="bullet"/>
      <w:lvlText w:val=""/>
      <w:lvlJc w:val="left"/>
      <w:pPr>
        <w:tabs>
          <w:tab w:val="num" w:pos="5040"/>
        </w:tabs>
        <w:ind w:left="5040" w:hanging="360"/>
      </w:pPr>
      <w:rPr>
        <w:rFonts w:ascii="Wingdings" w:hAnsi="Wingdings" w:hint="default"/>
      </w:rPr>
    </w:lvl>
    <w:lvl w:ilvl="7" w:tplc="789EE718" w:tentative="1">
      <w:start w:val="1"/>
      <w:numFmt w:val="bullet"/>
      <w:lvlText w:val=""/>
      <w:lvlJc w:val="left"/>
      <w:pPr>
        <w:tabs>
          <w:tab w:val="num" w:pos="5760"/>
        </w:tabs>
        <w:ind w:left="5760" w:hanging="360"/>
      </w:pPr>
      <w:rPr>
        <w:rFonts w:ascii="Wingdings" w:hAnsi="Wingdings" w:hint="default"/>
      </w:rPr>
    </w:lvl>
    <w:lvl w:ilvl="8" w:tplc="3FA06EEC" w:tentative="1">
      <w:start w:val="1"/>
      <w:numFmt w:val="bullet"/>
      <w:lvlText w:val=""/>
      <w:lvlJc w:val="left"/>
      <w:pPr>
        <w:tabs>
          <w:tab w:val="num" w:pos="6480"/>
        </w:tabs>
        <w:ind w:left="6480" w:hanging="360"/>
      </w:pPr>
      <w:rPr>
        <w:rFonts w:ascii="Wingdings" w:hAnsi="Wingdings" w:hint="default"/>
      </w:rPr>
    </w:lvl>
  </w:abstractNum>
  <w:abstractNum w:abstractNumId="13">
    <w:nsid w:val="58E50648"/>
    <w:multiLevelType w:val="hybridMultilevel"/>
    <w:tmpl w:val="4AC6E836"/>
    <w:lvl w:ilvl="0" w:tplc="13AAB904">
      <w:start w:val="1"/>
      <w:numFmt w:val="bullet"/>
      <w:lvlText w:val="•"/>
      <w:lvlJc w:val="left"/>
      <w:pPr>
        <w:tabs>
          <w:tab w:val="num" w:pos="720"/>
        </w:tabs>
        <w:ind w:left="720" w:hanging="360"/>
      </w:pPr>
      <w:rPr>
        <w:rFonts w:ascii="Arial" w:hAnsi="Arial" w:hint="default"/>
      </w:rPr>
    </w:lvl>
    <w:lvl w:ilvl="1" w:tplc="73B66E3C" w:tentative="1">
      <w:start w:val="1"/>
      <w:numFmt w:val="bullet"/>
      <w:lvlText w:val="•"/>
      <w:lvlJc w:val="left"/>
      <w:pPr>
        <w:tabs>
          <w:tab w:val="num" w:pos="1440"/>
        </w:tabs>
        <w:ind w:left="1440" w:hanging="360"/>
      </w:pPr>
      <w:rPr>
        <w:rFonts w:ascii="Arial" w:hAnsi="Arial" w:hint="default"/>
      </w:rPr>
    </w:lvl>
    <w:lvl w:ilvl="2" w:tplc="8E4C9172" w:tentative="1">
      <w:start w:val="1"/>
      <w:numFmt w:val="bullet"/>
      <w:lvlText w:val="•"/>
      <w:lvlJc w:val="left"/>
      <w:pPr>
        <w:tabs>
          <w:tab w:val="num" w:pos="2160"/>
        </w:tabs>
        <w:ind w:left="2160" w:hanging="360"/>
      </w:pPr>
      <w:rPr>
        <w:rFonts w:ascii="Arial" w:hAnsi="Arial" w:hint="default"/>
      </w:rPr>
    </w:lvl>
    <w:lvl w:ilvl="3" w:tplc="6D62BAB8" w:tentative="1">
      <w:start w:val="1"/>
      <w:numFmt w:val="bullet"/>
      <w:lvlText w:val="•"/>
      <w:lvlJc w:val="left"/>
      <w:pPr>
        <w:tabs>
          <w:tab w:val="num" w:pos="2880"/>
        </w:tabs>
        <w:ind w:left="2880" w:hanging="360"/>
      </w:pPr>
      <w:rPr>
        <w:rFonts w:ascii="Arial" w:hAnsi="Arial" w:hint="default"/>
      </w:rPr>
    </w:lvl>
    <w:lvl w:ilvl="4" w:tplc="DF2E80F0" w:tentative="1">
      <w:start w:val="1"/>
      <w:numFmt w:val="bullet"/>
      <w:lvlText w:val="•"/>
      <w:lvlJc w:val="left"/>
      <w:pPr>
        <w:tabs>
          <w:tab w:val="num" w:pos="3600"/>
        </w:tabs>
        <w:ind w:left="3600" w:hanging="360"/>
      </w:pPr>
      <w:rPr>
        <w:rFonts w:ascii="Arial" w:hAnsi="Arial" w:hint="default"/>
      </w:rPr>
    </w:lvl>
    <w:lvl w:ilvl="5" w:tplc="D8561500" w:tentative="1">
      <w:start w:val="1"/>
      <w:numFmt w:val="bullet"/>
      <w:lvlText w:val="•"/>
      <w:lvlJc w:val="left"/>
      <w:pPr>
        <w:tabs>
          <w:tab w:val="num" w:pos="4320"/>
        </w:tabs>
        <w:ind w:left="4320" w:hanging="360"/>
      </w:pPr>
      <w:rPr>
        <w:rFonts w:ascii="Arial" w:hAnsi="Arial" w:hint="default"/>
      </w:rPr>
    </w:lvl>
    <w:lvl w:ilvl="6" w:tplc="F7168D52" w:tentative="1">
      <w:start w:val="1"/>
      <w:numFmt w:val="bullet"/>
      <w:lvlText w:val="•"/>
      <w:lvlJc w:val="left"/>
      <w:pPr>
        <w:tabs>
          <w:tab w:val="num" w:pos="5040"/>
        </w:tabs>
        <w:ind w:left="5040" w:hanging="360"/>
      </w:pPr>
      <w:rPr>
        <w:rFonts w:ascii="Arial" w:hAnsi="Arial" w:hint="default"/>
      </w:rPr>
    </w:lvl>
    <w:lvl w:ilvl="7" w:tplc="0BFE752C" w:tentative="1">
      <w:start w:val="1"/>
      <w:numFmt w:val="bullet"/>
      <w:lvlText w:val="•"/>
      <w:lvlJc w:val="left"/>
      <w:pPr>
        <w:tabs>
          <w:tab w:val="num" w:pos="5760"/>
        </w:tabs>
        <w:ind w:left="5760" w:hanging="360"/>
      </w:pPr>
      <w:rPr>
        <w:rFonts w:ascii="Arial" w:hAnsi="Arial" w:hint="default"/>
      </w:rPr>
    </w:lvl>
    <w:lvl w:ilvl="8" w:tplc="A56C88AE" w:tentative="1">
      <w:start w:val="1"/>
      <w:numFmt w:val="bullet"/>
      <w:lvlText w:val="•"/>
      <w:lvlJc w:val="left"/>
      <w:pPr>
        <w:tabs>
          <w:tab w:val="num" w:pos="6480"/>
        </w:tabs>
        <w:ind w:left="6480" w:hanging="360"/>
      </w:pPr>
      <w:rPr>
        <w:rFonts w:ascii="Arial" w:hAnsi="Arial" w:hint="default"/>
      </w:rPr>
    </w:lvl>
  </w:abstractNum>
  <w:abstractNum w:abstractNumId="14">
    <w:nsid w:val="60020A55"/>
    <w:multiLevelType w:val="hybridMultilevel"/>
    <w:tmpl w:val="2D8CAB18"/>
    <w:lvl w:ilvl="0" w:tplc="306AB250">
      <w:start w:val="3"/>
      <w:numFmt w:val="decimal"/>
      <w:lvlText w:val="%1."/>
      <w:lvlJc w:val="left"/>
      <w:pPr>
        <w:tabs>
          <w:tab w:val="num" w:pos="720"/>
        </w:tabs>
        <w:ind w:left="720" w:hanging="360"/>
      </w:pPr>
    </w:lvl>
    <w:lvl w:ilvl="1" w:tplc="19D0C42E" w:tentative="1">
      <w:start w:val="1"/>
      <w:numFmt w:val="decimal"/>
      <w:lvlText w:val="%2."/>
      <w:lvlJc w:val="left"/>
      <w:pPr>
        <w:tabs>
          <w:tab w:val="num" w:pos="1440"/>
        </w:tabs>
        <w:ind w:left="1440" w:hanging="360"/>
      </w:pPr>
    </w:lvl>
    <w:lvl w:ilvl="2" w:tplc="AC34CE6A" w:tentative="1">
      <w:start w:val="1"/>
      <w:numFmt w:val="decimal"/>
      <w:lvlText w:val="%3."/>
      <w:lvlJc w:val="left"/>
      <w:pPr>
        <w:tabs>
          <w:tab w:val="num" w:pos="2160"/>
        </w:tabs>
        <w:ind w:left="2160" w:hanging="360"/>
      </w:pPr>
    </w:lvl>
    <w:lvl w:ilvl="3" w:tplc="4D36830E" w:tentative="1">
      <w:start w:val="1"/>
      <w:numFmt w:val="decimal"/>
      <w:lvlText w:val="%4."/>
      <w:lvlJc w:val="left"/>
      <w:pPr>
        <w:tabs>
          <w:tab w:val="num" w:pos="2880"/>
        </w:tabs>
        <w:ind w:left="2880" w:hanging="360"/>
      </w:pPr>
    </w:lvl>
    <w:lvl w:ilvl="4" w:tplc="2D66005C" w:tentative="1">
      <w:start w:val="1"/>
      <w:numFmt w:val="decimal"/>
      <w:lvlText w:val="%5."/>
      <w:lvlJc w:val="left"/>
      <w:pPr>
        <w:tabs>
          <w:tab w:val="num" w:pos="3600"/>
        </w:tabs>
        <w:ind w:left="3600" w:hanging="360"/>
      </w:pPr>
    </w:lvl>
    <w:lvl w:ilvl="5" w:tplc="39EA1ED0" w:tentative="1">
      <w:start w:val="1"/>
      <w:numFmt w:val="decimal"/>
      <w:lvlText w:val="%6."/>
      <w:lvlJc w:val="left"/>
      <w:pPr>
        <w:tabs>
          <w:tab w:val="num" w:pos="4320"/>
        </w:tabs>
        <w:ind w:left="4320" w:hanging="360"/>
      </w:pPr>
    </w:lvl>
    <w:lvl w:ilvl="6" w:tplc="93DA91DC" w:tentative="1">
      <w:start w:val="1"/>
      <w:numFmt w:val="decimal"/>
      <w:lvlText w:val="%7."/>
      <w:lvlJc w:val="left"/>
      <w:pPr>
        <w:tabs>
          <w:tab w:val="num" w:pos="5040"/>
        </w:tabs>
        <w:ind w:left="5040" w:hanging="360"/>
      </w:pPr>
    </w:lvl>
    <w:lvl w:ilvl="7" w:tplc="2BB4F116" w:tentative="1">
      <w:start w:val="1"/>
      <w:numFmt w:val="decimal"/>
      <w:lvlText w:val="%8."/>
      <w:lvlJc w:val="left"/>
      <w:pPr>
        <w:tabs>
          <w:tab w:val="num" w:pos="5760"/>
        </w:tabs>
        <w:ind w:left="5760" w:hanging="360"/>
      </w:pPr>
    </w:lvl>
    <w:lvl w:ilvl="8" w:tplc="6D863C7C" w:tentative="1">
      <w:start w:val="1"/>
      <w:numFmt w:val="decimal"/>
      <w:lvlText w:val="%9."/>
      <w:lvlJc w:val="left"/>
      <w:pPr>
        <w:tabs>
          <w:tab w:val="num" w:pos="6480"/>
        </w:tabs>
        <w:ind w:left="6480" w:hanging="360"/>
      </w:pPr>
    </w:lvl>
  </w:abstractNum>
  <w:abstractNum w:abstractNumId="15">
    <w:nsid w:val="6A1B52D5"/>
    <w:multiLevelType w:val="hybridMultilevel"/>
    <w:tmpl w:val="B2725FFA"/>
    <w:lvl w:ilvl="0" w:tplc="C18827EA">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7A6E71"/>
    <w:multiLevelType w:val="hybridMultilevel"/>
    <w:tmpl w:val="8D42B3CC"/>
    <w:lvl w:ilvl="0" w:tplc="4956C80A">
      <w:start w:val="1"/>
      <w:numFmt w:val="bullet"/>
      <w:lvlText w:val=""/>
      <w:lvlJc w:val="left"/>
      <w:pPr>
        <w:tabs>
          <w:tab w:val="num" w:pos="720"/>
        </w:tabs>
        <w:ind w:left="720" w:hanging="360"/>
      </w:pPr>
      <w:rPr>
        <w:rFonts w:ascii="Wingdings" w:hAnsi="Wingdings" w:hint="default"/>
      </w:rPr>
    </w:lvl>
    <w:lvl w:ilvl="1" w:tplc="AD9843F8" w:tentative="1">
      <w:start w:val="1"/>
      <w:numFmt w:val="bullet"/>
      <w:lvlText w:val=""/>
      <w:lvlJc w:val="left"/>
      <w:pPr>
        <w:tabs>
          <w:tab w:val="num" w:pos="1440"/>
        </w:tabs>
        <w:ind w:left="1440" w:hanging="360"/>
      </w:pPr>
      <w:rPr>
        <w:rFonts w:ascii="Wingdings" w:hAnsi="Wingdings" w:hint="default"/>
      </w:rPr>
    </w:lvl>
    <w:lvl w:ilvl="2" w:tplc="FC0292D2" w:tentative="1">
      <w:start w:val="1"/>
      <w:numFmt w:val="bullet"/>
      <w:lvlText w:val=""/>
      <w:lvlJc w:val="left"/>
      <w:pPr>
        <w:tabs>
          <w:tab w:val="num" w:pos="2160"/>
        </w:tabs>
        <w:ind w:left="2160" w:hanging="360"/>
      </w:pPr>
      <w:rPr>
        <w:rFonts w:ascii="Wingdings" w:hAnsi="Wingdings" w:hint="default"/>
      </w:rPr>
    </w:lvl>
    <w:lvl w:ilvl="3" w:tplc="EE3ACD42" w:tentative="1">
      <w:start w:val="1"/>
      <w:numFmt w:val="bullet"/>
      <w:lvlText w:val=""/>
      <w:lvlJc w:val="left"/>
      <w:pPr>
        <w:tabs>
          <w:tab w:val="num" w:pos="2880"/>
        </w:tabs>
        <w:ind w:left="2880" w:hanging="360"/>
      </w:pPr>
      <w:rPr>
        <w:rFonts w:ascii="Wingdings" w:hAnsi="Wingdings" w:hint="default"/>
      </w:rPr>
    </w:lvl>
    <w:lvl w:ilvl="4" w:tplc="06BEDF82" w:tentative="1">
      <w:start w:val="1"/>
      <w:numFmt w:val="bullet"/>
      <w:lvlText w:val=""/>
      <w:lvlJc w:val="left"/>
      <w:pPr>
        <w:tabs>
          <w:tab w:val="num" w:pos="3600"/>
        </w:tabs>
        <w:ind w:left="3600" w:hanging="360"/>
      </w:pPr>
      <w:rPr>
        <w:rFonts w:ascii="Wingdings" w:hAnsi="Wingdings" w:hint="default"/>
      </w:rPr>
    </w:lvl>
    <w:lvl w:ilvl="5" w:tplc="1046BC5E" w:tentative="1">
      <w:start w:val="1"/>
      <w:numFmt w:val="bullet"/>
      <w:lvlText w:val=""/>
      <w:lvlJc w:val="left"/>
      <w:pPr>
        <w:tabs>
          <w:tab w:val="num" w:pos="4320"/>
        </w:tabs>
        <w:ind w:left="4320" w:hanging="360"/>
      </w:pPr>
      <w:rPr>
        <w:rFonts w:ascii="Wingdings" w:hAnsi="Wingdings" w:hint="default"/>
      </w:rPr>
    </w:lvl>
    <w:lvl w:ilvl="6" w:tplc="D91E1324" w:tentative="1">
      <w:start w:val="1"/>
      <w:numFmt w:val="bullet"/>
      <w:lvlText w:val=""/>
      <w:lvlJc w:val="left"/>
      <w:pPr>
        <w:tabs>
          <w:tab w:val="num" w:pos="5040"/>
        </w:tabs>
        <w:ind w:left="5040" w:hanging="360"/>
      </w:pPr>
      <w:rPr>
        <w:rFonts w:ascii="Wingdings" w:hAnsi="Wingdings" w:hint="default"/>
      </w:rPr>
    </w:lvl>
    <w:lvl w:ilvl="7" w:tplc="A5C021E0" w:tentative="1">
      <w:start w:val="1"/>
      <w:numFmt w:val="bullet"/>
      <w:lvlText w:val=""/>
      <w:lvlJc w:val="left"/>
      <w:pPr>
        <w:tabs>
          <w:tab w:val="num" w:pos="5760"/>
        </w:tabs>
        <w:ind w:left="5760" w:hanging="360"/>
      </w:pPr>
      <w:rPr>
        <w:rFonts w:ascii="Wingdings" w:hAnsi="Wingdings" w:hint="default"/>
      </w:rPr>
    </w:lvl>
    <w:lvl w:ilvl="8" w:tplc="E80492EA" w:tentative="1">
      <w:start w:val="1"/>
      <w:numFmt w:val="bullet"/>
      <w:lvlText w:val=""/>
      <w:lvlJc w:val="left"/>
      <w:pPr>
        <w:tabs>
          <w:tab w:val="num" w:pos="6480"/>
        </w:tabs>
        <w:ind w:left="6480" w:hanging="360"/>
      </w:pPr>
      <w:rPr>
        <w:rFonts w:ascii="Wingdings" w:hAnsi="Wingdings" w:hint="default"/>
      </w:rPr>
    </w:lvl>
  </w:abstractNum>
  <w:abstractNum w:abstractNumId="17">
    <w:nsid w:val="75EC3747"/>
    <w:multiLevelType w:val="multilevel"/>
    <w:tmpl w:val="C0AE8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8"/>
  </w:num>
  <w:num w:numId="3">
    <w:abstractNumId w:val="9"/>
  </w:num>
  <w:num w:numId="4">
    <w:abstractNumId w:val="10"/>
  </w:num>
  <w:num w:numId="5">
    <w:abstractNumId w:val="15"/>
  </w:num>
  <w:num w:numId="6">
    <w:abstractNumId w:val="6"/>
  </w:num>
  <w:num w:numId="7">
    <w:abstractNumId w:val="5"/>
  </w:num>
  <w:num w:numId="8">
    <w:abstractNumId w:val="1"/>
  </w:num>
  <w:num w:numId="9">
    <w:abstractNumId w:val="3"/>
  </w:num>
  <w:num w:numId="10">
    <w:abstractNumId w:val="2"/>
  </w:num>
  <w:num w:numId="11">
    <w:abstractNumId w:val="12"/>
  </w:num>
  <w:num w:numId="12">
    <w:abstractNumId w:val="11"/>
  </w:num>
  <w:num w:numId="13">
    <w:abstractNumId w:val="16"/>
  </w:num>
  <w:num w:numId="14">
    <w:abstractNumId w:val="0"/>
  </w:num>
  <w:num w:numId="15">
    <w:abstractNumId w:val="14"/>
  </w:num>
  <w:num w:numId="16">
    <w:abstractNumId w:val="13"/>
  </w:num>
  <w:num w:numId="17">
    <w:abstractNumId w:val="17"/>
  </w:num>
  <w:num w:numId="18">
    <w:abstractNumId w:val="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nazbagheri">
    <w15:presenceInfo w15:providerId="None" w15:userId="elnazbagheri"/>
  </w15:person>
  <w15:person w15:author="Shahrestani, Parvin">
    <w15:presenceInfo w15:providerId="AD" w15:userId="S-1-5-21-343818398-764733703-725345543-93746"/>
  </w15:person>
  <w15:person w15:author="Parvin">
    <w15:presenceInfo w15:providerId="None" w15:userId="Parv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2CD"/>
    <w:rsid w:val="0000044D"/>
    <w:rsid w:val="0000088A"/>
    <w:rsid w:val="000112B9"/>
    <w:rsid w:val="00012FC0"/>
    <w:rsid w:val="0001626A"/>
    <w:rsid w:val="00016687"/>
    <w:rsid w:val="00020C33"/>
    <w:rsid w:val="00024C93"/>
    <w:rsid w:val="000261FA"/>
    <w:rsid w:val="00026AEF"/>
    <w:rsid w:val="0003056C"/>
    <w:rsid w:val="00031F17"/>
    <w:rsid w:val="0003699F"/>
    <w:rsid w:val="00040B21"/>
    <w:rsid w:val="00041404"/>
    <w:rsid w:val="00041A71"/>
    <w:rsid w:val="00043D3B"/>
    <w:rsid w:val="00044036"/>
    <w:rsid w:val="000458A9"/>
    <w:rsid w:val="00045D3B"/>
    <w:rsid w:val="00052D25"/>
    <w:rsid w:val="000544F0"/>
    <w:rsid w:val="00056089"/>
    <w:rsid w:val="0005647D"/>
    <w:rsid w:val="00056BDF"/>
    <w:rsid w:val="00060557"/>
    <w:rsid w:val="00060A16"/>
    <w:rsid w:val="00061BA9"/>
    <w:rsid w:val="000632AF"/>
    <w:rsid w:val="00063EC9"/>
    <w:rsid w:val="00066C92"/>
    <w:rsid w:val="00066FEA"/>
    <w:rsid w:val="00070AB3"/>
    <w:rsid w:val="000713CE"/>
    <w:rsid w:val="00075CFB"/>
    <w:rsid w:val="00076B3D"/>
    <w:rsid w:val="00077B6C"/>
    <w:rsid w:val="000876F3"/>
    <w:rsid w:val="00091203"/>
    <w:rsid w:val="00092E70"/>
    <w:rsid w:val="000A1ADA"/>
    <w:rsid w:val="000A1D2B"/>
    <w:rsid w:val="000A516D"/>
    <w:rsid w:val="000A700B"/>
    <w:rsid w:val="000A7941"/>
    <w:rsid w:val="000B6B1A"/>
    <w:rsid w:val="000C1AF1"/>
    <w:rsid w:val="000C296D"/>
    <w:rsid w:val="000C306A"/>
    <w:rsid w:val="000C4AE1"/>
    <w:rsid w:val="000C6DD4"/>
    <w:rsid w:val="000D0222"/>
    <w:rsid w:val="000D0604"/>
    <w:rsid w:val="000D4E6C"/>
    <w:rsid w:val="000D5D02"/>
    <w:rsid w:val="000D79B9"/>
    <w:rsid w:val="000E1F5F"/>
    <w:rsid w:val="000E344E"/>
    <w:rsid w:val="000E562E"/>
    <w:rsid w:val="000F3A8A"/>
    <w:rsid w:val="000F4D18"/>
    <w:rsid w:val="000F6C85"/>
    <w:rsid w:val="00100596"/>
    <w:rsid w:val="00100D2D"/>
    <w:rsid w:val="001024B8"/>
    <w:rsid w:val="001059C4"/>
    <w:rsid w:val="001069FD"/>
    <w:rsid w:val="001120B1"/>
    <w:rsid w:val="00121A3E"/>
    <w:rsid w:val="001241E6"/>
    <w:rsid w:val="00125DEC"/>
    <w:rsid w:val="00131DD1"/>
    <w:rsid w:val="0013335C"/>
    <w:rsid w:val="00133A1F"/>
    <w:rsid w:val="00141C93"/>
    <w:rsid w:val="00145D39"/>
    <w:rsid w:val="00146B05"/>
    <w:rsid w:val="00147A8E"/>
    <w:rsid w:val="00151B04"/>
    <w:rsid w:val="00154ECE"/>
    <w:rsid w:val="00155CDF"/>
    <w:rsid w:val="00160DB9"/>
    <w:rsid w:val="00161AD9"/>
    <w:rsid w:val="001626C0"/>
    <w:rsid w:val="00170C20"/>
    <w:rsid w:val="0018229E"/>
    <w:rsid w:val="00183A00"/>
    <w:rsid w:val="00184EAA"/>
    <w:rsid w:val="00187054"/>
    <w:rsid w:val="00191442"/>
    <w:rsid w:val="001A3F93"/>
    <w:rsid w:val="001A4C28"/>
    <w:rsid w:val="001A4DDF"/>
    <w:rsid w:val="001A4E0A"/>
    <w:rsid w:val="001A5DD1"/>
    <w:rsid w:val="001B1E09"/>
    <w:rsid w:val="001B23CA"/>
    <w:rsid w:val="001B2736"/>
    <w:rsid w:val="001C09BF"/>
    <w:rsid w:val="001C0D9A"/>
    <w:rsid w:val="001C0E03"/>
    <w:rsid w:val="001C2D4B"/>
    <w:rsid w:val="001C4818"/>
    <w:rsid w:val="001C6936"/>
    <w:rsid w:val="001D0FC7"/>
    <w:rsid w:val="001D36F8"/>
    <w:rsid w:val="001D3F0B"/>
    <w:rsid w:val="001D4FB0"/>
    <w:rsid w:val="001E7A11"/>
    <w:rsid w:val="002006E0"/>
    <w:rsid w:val="002008AD"/>
    <w:rsid w:val="00201680"/>
    <w:rsid w:val="00205C03"/>
    <w:rsid w:val="00207C24"/>
    <w:rsid w:val="00220F59"/>
    <w:rsid w:val="0022187F"/>
    <w:rsid w:val="00222235"/>
    <w:rsid w:val="00223911"/>
    <w:rsid w:val="0023095A"/>
    <w:rsid w:val="002338B2"/>
    <w:rsid w:val="0023608C"/>
    <w:rsid w:val="00242147"/>
    <w:rsid w:val="00244EB6"/>
    <w:rsid w:val="00245F50"/>
    <w:rsid w:val="00246FA8"/>
    <w:rsid w:val="00250CD6"/>
    <w:rsid w:val="00250FFC"/>
    <w:rsid w:val="00254365"/>
    <w:rsid w:val="0025509A"/>
    <w:rsid w:val="00255A86"/>
    <w:rsid w:val="00256361"/>
    <w:rsid w:val="0025724C"/>
    <w:rsid w:val="0026239A"/>
    <w:rsid w:val="00262823"/>
    <w:rsid w:val="00262BA3"/>
    <w:rsid w:val="00266782"/>
    <w:rsid w:val="00267EF3"/>
    <w:rsid w:val="002728C4"/>
    <w:rsid w:val="00273D43"/>
    <w:rsid w:val="00282553"/>
    <w:rsid w:val="00283137"/>
    <w:rsid w:val="002839F5"/>
    <w:rsid w:val="00284BAB"/>
    <w:rsid w:val="00284F56"/>
    <w:rsid w:val="00292343"/>
    <w:rsid w:val="00292A65"/>
    <w:rsid w:val="002936FE"/>
    <w:rsid w:val="002950CD"/>
    <w:rsid w:val="002966D8"/>
    <w:rsid w:val="00297EC4"/>
    <w:rsid w:val="002A232B"/>
    <w:rsid w:val="002A2A29"/>
    <w:rsid w:val="002A3413"/>
    <w:rsid w:val="002A6A0E"/>
    <w:rsid w:val="002B1B43"/>
    <w:rsid w:val="002B5091"/>
    <w:rsid w:val="002C1ABD"/>
    <w:rsid w:val="002C544D"/>
    <w:rsid w:val="002C74F9"/>
    <w:rsid w:val="002D1694"/>
    <w:rsid w:val="002D3B71"/>
    <w:rsid w:val="002E0350"/>
    <w:rsid w:val="002F0D6F"/>
    <w:rsid w:val="002F1A3E"/>
    <w:rsid w:val="002F39A6"/>
    <w:rsid w:val="002F7010"/>
    <w:rsid w:val="00304A1F"/>
    <w:rsid w:val="00305221"/>
    <w:rsid w:val="003068CC"/>
    <w:rsid w:val="00306CFB"/>
    <w:rsid w:val="00306FB4"/>
    <w:rsid w:val="00310C37"/>
    <w:rsid w:val="00310E28"/>
    <w:rsid w:val="00312DF4"/>
    <w:rsid w:val="00316121"/>
    <w:rsid w:val="003215D5"/>
    <w:rsid w:val="00324CF6"/>
    <w:rsid w:val="003269BE"/>
    <w:rsid w:val="00333221"/>
    <w:rsid w:val="00333C1E"/>
    <w:rsid w:val="0033482C"/>
    <w:rsid w:val="00335AB8"/>
    <w:rsid w:val="00336AB6"/>
    <w:rsid w:val="003401F0"/>
    <w:rsid w:val="0034053A"/>
    <w:rsid w:val="003533C5"/>
    <w:rsid w:val="00355A69"/>
    <w:rsid w:val="00356AD1"/>
    <w:rsid w:val="00361B67"/>
    <w:rsid w:val="00363D06"/>
    <w:rsid w:val="00363F61"/>
    <w:rsid w:val="00364B46"/>
    <w:rsid w:val="00367A5C"/>
    <w:rsid w:val="0037364F"/>
    <w:rsid w:val="00373790"/>
    <w:rsid w:val="00375AAA"/>
    <w:rsid w:val="00384B76"/>
    <w:rsid w:val="00387BE2"/>
    <w:rsid w:val="0039147A"/>
    <w:rsid w:val="00392609"/>
    <w:rsid w:val="003938A2"/>
    <w:rsid w:val="003940E4"/>
    <w:rsid w:val="0039673D"/>
    <w:rsid w:val="003A1CC9"/>
    <w:rsid w:val="003A26B0"/>
    <w:rsid w:val="003A44A4"/>
    <w:rsid w:val="003A7DA1"/>
    <w:rsid w:val="003C7911"/>
    <w:rsid w:val="003D19EA"/>
    <w:rsid w:val="003D2177"/>
    <w:rsid w:val="003D3DF9"/>
    <w:rsid w:val="003D6C2A"/>
    <w:rsid w:val="003E1716"/>
    <w:rsid w:val="003E1794"/>
    <w:rsid w:val="003E362C"/>
    <w:rsid w:val="003E77F2"/>
    <w:rsid w:val="003E7B0E"/>
    <w:rsid w:val="003F072A"/>
    <w:rsid w:val="003F43C4"/>
    <w:rsid w:val="003F6E4A"/>
    <w:rsid w:val="003F6FCE"/>
    <w:rsid w:val="003F73C5"/>
    <w:rsid w:val="003F79D4"/>
    <w:rsid w:val="004024FD"/>
    <w:rsid w:val="0040739A"/>
    <w:rsid w:val="0042006C"/>
    <w:rsid w:val="004249F8"/>
    <w:rsid w:val="004369CA"/>
    <w:rsid w:val="00443C7C"/>
    <w:rsid w:val="0044599A"/>
    <w:rsid w:val="0044601D"/>
    <w:rsid w:val="00446CAC"/>
    <w:rsid w:val="004512AF"/>
    <w:rsid w:val="004527D0"/>
    <w:rsid w:val="00457171"/>
    <w:rsid w:val="00460D6A"/>
    <w:rsid w:val="00463F0E"/>
    <w:rsid w:val="00464F4E"/>
    <w:rsid w:val="00466E7F"/>
    <w:rsid w:val="00474169"/>
    <w:rsid w:val="00476903"/>
    <w:rsid w:val="00476C3F"/>
    <w:rsid w:val="00477624"/>
    <w:rsid w:val="00480325"/>
    <w:rsid w:val="00483701"/>
    <w:rsid w:val="00486695"/>
    <w:rsid w:val="00490611"/>
    <w:rsid w:val="00491C00"/>
    <w:rsid w:val="00492827"/>
    <w:rsid w:val="004A2209"/>
    <w:rsid w:val="004A4D44"/>
    <w:rsid w:val="004A560B"/>
    <w:rsid w:val="004A5E8D"/>
    <w:rsid w:val="004B0694"/>
    <w:rsid w:val="004B7AED"/>
    <w:rsid w:val="004B7C2A"/>
    <w:rsid w:val="004C0AB7"/>
    <w:rsid w:val="004C27A6"/>
    <w:rsid w:val="004C3956"/>
    <w:rsid w:val="004D02CD"/>
    <w:rsid w:val="004D33D1"/>
    <w:rsid w:val="004E2C1F"/>
    <w:rsid w:val="004E6455"/>
    <w:rsid w:val="004E6895"/>
    <w:rsid w:val="004F2440"/>
    <w:rsid w:val="004F567E"/>
    <w:rsid w:val="004F60C0"/>
    <w:rsid w:val="00500540"/>
    <w:rsid w:val="00501DDF"/>
    <w:rsid w:val="00502364"/>
    <w:rsid w:val="00505781"/>
    <w:rsid w:val="00507984"/>
    <w:rsid w:val="00510F36"/>
    <w:rsid w:val="00511A76"/>
    <w:rsid w:val="00511CDD"/>
    <w:rsid w:val="00515EFB"/>
    <w:rsid w:val="00515F6D"/>
    <w:rsid w:val="00521A8B"/>
    <w:rsid w:val="00524725"/>
    <w:rsid w:val="0052524B"/>
    <w:rsid w:val="005254C4"/>
    <w:rsid w:val="00526D16"/>
    <w:rsid w:val="00531155"/>
    <w:rsid w:val="005317E5"/>
    <w:rsid w:val="0053405E"/>
    <w:rsid w:val="00535178"/>
    <w:rsid w:val="00540BDB"/>
    <w:rsid w:val="00541A1D"/>
    <w:rsid w:val="0054598A"/>
    <w:rsid w:val="00545BDE"/>
    <w:rsid w:val="00546577"/>
    <w:rsid w:val="00547FE8"/>
    <w:rsid w:val="00550783"/>
    <w:rsid w:val="00551A00"/>
    <w:rsid w:val="0055439A"/>
    <w:rsid w:val="00561AAC"/>
    <w:rsid w:val="005637A3"/>
    <w:rsid w:val="00563A53"/>
    <w:rsid w:val="0056596E"/>
    <w:rsid w:val="005674F2"/>
    <w:rsid w:val="00571966"/>
    <w:rsid w:val="0057560F"/>
    <w:rsid w:val="00580093"/>
    <w:rsid w:val="00580ED7"/>
    <w:rsid w:val="005839C2"/>
    <w:rsid w:val="00583A3C"/>
    <w:rsid w:val="00587E17"/>
    <w:rsid w:val="005932ED"/>
    <w:rsid w:val="00593647"/>
    <w:rsid w:val="005A0944"/>
    <w:rsid w:val="005A1555"/>
    <w:rsid w:val="005A1D3E"/>
    <w:rsid w:val="005A4869"/>
    <w:rsid w:val="005A7028"/>
    <w:rsid w:val="005A73D8"/>
    <w:rsid w:val="005B2380"/>
    <w:rsid w:val="005B4D27"/>
    <w:rsid w:val="005B5BAD"/>
    <w:rsid w:val="005B7476"/>
    <w:rsid w:val="005C166E"/>
    <w:rsid w:val="005C246D"/>
    <w:rsid w:val="005D04CD"/>
    <w:rsid w:val="005D067E"/>
    <w:rsid w:val="005D2F71"/>
    <w:rsid w:val="005D3AFA"/>
    <w:rsid w:val="005D4CE5"/>
    <w:rsid w:val="005E3ED4"/>
    <w:rsid w:val="005E4356"/>
    <w:rsid w:val="005E4543"/>
    <w:rsid w:val="005E473D"/>
    <w:rsid w:val="005F0C76"/>
    <w:rsid w:val="005F4FEE"/>
    <w:rsid w:val="005F6563"/>
    <w:rsid w:val="005F6619"/>
    <w:rsid w:val="005F7216"/>
    <w:rsid w:val="0060088B"/>
    <w:rsid w:val="006024EB"/>
    <w:rsid w:val="0061143B"/>
    <w:rsid w:val="00611A59"/>
    <w:rsid w:val="00615979"/>
    <w:rsid w:val="006175C9"/>
    <w:rsid w:val="00622286"/>
    <w:rsid w:val="00630FB7"/>
    <w:rsid w:val="00641249"/>
    <w:rsid w:val="0064310A"/>
    <w:rsid w:val="006462A3"/>
    <w:rsid w:val="00652264"/>
    <w:rsid w:val="006528A8"/>
    <w:rsid w:val="00654EAC"/>
    <w:rsid w:val="006555D6"/>
    <w:rsid w:val="00663787"/>
    <w:rsid w:val="00664E35"/>
    <w:rsid w:val="0066512B"/>
    <w:rsid w:val="00667416"/>
    <w:rsid w:val="00671056"/>
    <w:rsid w:val="00671ED8"/>
    <w:rsid w:val="00673261"/>
    <w:rsid w:val="0067643C"/>
    <w:rsid w:val="006817AA"/>
    <w:rsid w:val="0068773C"/>
    <w:rsid w:val="00690BF0"/>
    <w:rsid w:val="006940E7"/>
    <w:rsid w:val="006948F1"/>
    <w:rsid w:val="006A30A2"/>
    <w:rsid w:val="006A7AE1"/>
    <w:rsid w:val="006B3A2A"/>
    <w:rsid w:val="006B3F64"/>
    <w:rsid w:val="006B613C"/>
    <w:rsid w:val="006C2D7E"/>
    <w:rsid w:val="006C30A2"/>
    <w:rsid w:val="006C3379"/>
    <w:rsid w:val="006C765D"/>
    <w:rsid w:val="006D34A2"/>
    <w:rsid w:val="006D5B57"/>
    <w:rsid w:val="006D69F7"/>
    <w:rsid w:val="006D7133"/>
    <w:rsid w:val="006E0078"/>
    <w:rsid w:val="006E1A05"/>
    <w:rsid w:val="006E2612"/>
    <w:rsid w:val="006E28F8"/>
    <w:rsid w:val="006E306F"/>
    <w:rsid w:val="006E4559"/>
    <w:rsid w:val="006F0779"/>
    <w:rsid w:val="006F1194"/>
    <w:rsid w:val="006F1E33"/>
    <w:rsid w:val="006F4792"/>
    <w:rsid w:val="006F4B3B"/>
    <w:rsid w:val="006F6657"/>
    <w:rsid w:val="00701785"/>
    <w:rsid w:val="007070DF"/>
    <w:rsid w:val="00707A4B"/>
    <w:rsid w:val="007120D6"/>
    <w:rsid w:val="00712F06"/>
    <w:rsid w:val="0071437E"/>
    <w:rsid w:val="00715149"/>
    <w:rsid w:val="00715F71"/>
    <w:rsid w:val="00717ECE"/>
    <w:rsid w:val="0072126B"/>
    <w:rsid w:val="00724A47"/>
    <w:rsid w:val="007273B0"/>
    <w:rsid w:val="00730398"/>
    <w:rsid w:val="007313E8"/>
    <w:rsid w:val="007529D1"/>
    <w:rsid w:val="007574B6"/>
    <w:rsid w:val="00760458"/>
    <w:rsid w:val="0076203A"/>
    <w:rsid w:val="00764913"/>
    <w:rsid w:val="007658F6"/>
    <w:rsid w:val="00766E73"/>
    <w:rsid w:val="007715D9"/>
    <w:rsid w:val="00775567"/>
    <w:rsid w:val="007769F0"/>
    <w:rsid w:val="00785E51"/>
    <w:rsid w:val="00791ECA"/>
    <w:rsid w:val="007A2865"/>
    <w:rsid w:val="007A65B6"/>
    <w:rsid w:val="007A77E3"/>
    <w:rsid w:val="007B087E"/>
    <w:rsid w:val="007B473C"/>
    <w:rsid w:val="007B582A"/>
    <w:rsid w:val="007C1357"/>
    <w:rsid w:val="007C5A71"/>
    <w:rsid w:val="007C5CD3"/>
    <w:rsid w:val="007C60A6"/>
    <w:rsid w:val="007D30B6"/>
    <w:rsid w:val="007D3623"/>
    <w:rsid w:val="007E1990"/>
    <w:rsid w:val="007E23FC"/>
    <w:rsid w:val="007E4137"/>
    <w:rsid w:val="007E4BD7"/>
    <w:rsid w:val="007E51FA"/>
    <w:rsid w:val="007E5E4C"/>
    <w:rsid w:val="007E6232"/>
    <w:rsid w:val="007E6F28"/>
    <w:rsid w:val="007F1163"/>
    <w:rsid w:val="007F7BB3"/>
    <w:rsid w:val="008020A4"/>
    <w:rsid w:val="00804734"/>
    <w:rsid w:val="0080517A"/>
    <w:rsid w:val="00815BE7"/>
    <w:rsid w:val="00821309"/>
    <w:rsid w:val="00824EA8"/>
    <w:rsid w:val="00825A0F"/>
    <w:rsid w:val="00826F82"/>
    <w:rsid w:val="008275A5"/>
    <w:rsid w:val="00827BB8"/>
    <w:rsid w:val="00835829"/>
    <w:rsid w:val="00837774"/>
    <w:rsid w:val="00843EF0"/>
    <w:rsid w:val="008478B3"/>
    <w:rsid w:val="008500D2"/>
    <w:rsid w:val="00851BF3"/>
    <w:rsid w:val="008527C9"/>
    <w:rsid w:val="00853BF3"/>
    <w:rsid w:val="00853D3C"/>
    <w:rsid w:val="00856D62"/>
    <w:rsid w:val="00857F83"/>
    <w:rsid w:val="00871F0B"/>
    <w:rsid w:val="00872DF5"/>
    <w:rsid w:val="00873742"/>
    <w:rsid w:val="00877CFE"/>
    <w:rsid w:val="0088331C"/>
    <w:rsid w:val="0088481D"/>
    <w:rsid w:val="00884F40"/>
    <w:rsid w:val="00884F6A"/>
    <w:rsid w:val="00897924"/>
    <w:rsid w:val="008A3B7B"/>
    <w:rsid w:val="008B47D1"/>
    <w:rsid w:val="008B6576"/>
    <w:rsid w:val="008B716D"/>
    <w:rsid w:val="008B72F3"/>
    <w:rsid w:val="008C0614"/>
    <w:rsid w:val="008C4CA5"/>
    <w:rsid w:val="008C76AC"/>
    <w:rsid w:val="008C7EB9"/>
    <w:rsid w:val="008D2BB3"/>
    <w:rsid w:val="008D3FB1"/>
    <w:rsid w:val="008E506E"/>
    <w:rsid w:val="008F04CC"/>
    <w:rsid w:val="008F19BB"/>
    <w:rsid w:val="008F1E6B"/>
    <w:rsid w:val="008F45EA"/>
    <w:rsid w:val="0090384F"/>
    <w:rsid w:val="00906879"/>
    <w:rsid w:val="00912502"/>
    <w:rsid w:val="009153C5"/>
    <w:rsid w:val="00915D6F"/>
    <w:rsid w:val="0091605D"/>
    <w:rsid w:val="009177DC"/>
    <w:rsid w:val="009274B3"/>
    <w:rsid w:val="00927C64"/>
    <w:rsid w:val="00930415"/>
    <w:rsid w:val="00930C34"/>
    <w:rsid w:val="00937976"/>
    <w:rsid w:val="00940CB6"/>
    <w:rsid w:val="00946265"/>
    <w:rsid w:val="00952FB8"/>
    <w:rsid w:val="0095431B"/>
    <w:rsid w:val="009548B0"/>
    <w:rsid w:val="009559F2"/>
    <w:rsid w:val="00957A31"/>
    <w:rsid w:val="0096032F"/>
    <w:rsid w:val="0096237C"/>
    <w:rsid w:val="009631B0"/>
    <w:rsid w:val="009740DD"/>
    <w:rsid w:val="009757FF"/>
    <w:rsid w:val="00977CE8"/>
    <w:rsid w:val="00980F71"/>
    <w:rsid w:val="0098150F"/>
    <w:rsid w:val="00984DBB"/>
    <w:rsid w:val="0099567B"/>
    <w:rsid w:val="00996171"/>
    <w:rsid w:val="0099634F"/>
    <w:rsid w:val="009970CF"/>
    <w:rsid w:val="009A19E6"/>
    <w:rsid w:val="009A3C66"/>
    <w:rsid w:val="009A54F6"/>
    <w:rsid w:val="009A57C4"/>
    <w:rsid w:val="009A6085"/>
    <w:rsid w:val="009B1FB8"/>
    <w:rsid w:val="009B7D2A"/>
    <w:rsid w:val="009C00DF"/>
    <w:rsid w:val="009C5C07"/>
    <w:rsid w:val="009C66DA"/>
    <w:rsid w:val="009D11B4"/>
    <w:rsid w:val="009D1C75"/>
    <w:rsid w:val="009D1F4C"/>
    <w:rsid w:val="009D6DC4"/>
    <w:rsid w:val="009E245F"/>
    <w:rsid w:val="009E33A5"/>
    <w:rsid w:val="009F2A91"/>
    <w:rsid w:val="009F592A"/>
    <w:rsid w:val="009F5A06"/>
    <w:rsid w:val="00A00267"/>
    <w:rsid w:val="00A00445"/>
    <w:rsid w:val="00A06A8C"/>
    <w:rsid w:val="00A07728"/>
    <w:rsid w:val="00A10193"/>
    <w:rsid w:val="00A112E7"/>
    <w:rsid w:val="00A12DD9"/>
    <w:rsid w:val="00A13807"/>
    <w:rsid w:val="00A14551"/>
    <w:rsid w:val="00A163D5"/>
    <w:rsid w:val="00A16889"/>
    <w:rsid w:val="00A16CD5"/>
    <w:rsid w:val="00A17322"/>
    <w:rsid w:val="00A227DE"/>
    <w:rsid w:val="00A23C11"/>
    <w:rsid w:val="00A26A7D"/>
    <w:rsid w:val="00A3139C"/>
    <w:rsid w:val="00A31C0B"/>
    <w:rsid w:val="00A326B6"/>
    <w:rsid w:val="00A3333E"/>
    <w:rsid w:val="00A33B40"/>
    <w:rsid w:val="00A34C90"/>
    <w:rsid w:val="00A35E1F"/>
    <w:rsid w:val="00A40D94"/>
    <w:rsid w:val="00A45894"/>
    <w:rsid w:val="00A459F1"/>
    <w:rsid w:val="00A537F5"/>
    <w:rsid w:val="00A53A0A"/>
    <w:rsid w:val="00A57C3A"/>
    <w:rsid w:val="00A6076D"/>
    <w:rsid w:val="00A64E34"/>
    <w:rsid w:val="00A656A8"/>
    <w:rsid w:val="00A67147"/>
    <w:rsid w:val="00A674EF"/>
    <w:rsid w:val="00A6767A"/>
    <w:rsid w:val="00A709A7"/>
    <w:rsid w:val="00A718A9"/>
    <w:rsid w:val="00A74835"/>
    <w:rsid w:val="00A750C8"/>
    <w:rsid w:val="00A75924"/>
    <w:rsid w:val="00A77197"/>
    <w:rsid w:val="00A77E7D"/>
    <w:rsid w:val="00A82435"/>
    <w:rsid w:val="00A852AD"/>
    <w:rsid w:val="00A86017"/>
    <w:rsid w:val="00A9282B"/>
    <w:rsid w:val="00A966D9"/>
    <w:rsid w:val="00A976E8"/>
    <w:rsid w:val="00AA0928"/>
    <w:rsid w:val="00AA1965"/>
    <w:rsid w:val="00AA2CE7"/>
    <w:rsid w:val="00AA3D48"/>
    <w:rsid w:val="00AB2458"/>
    <w:rsid w:val="00AB28EB"/>
    <w:rsid w:val="00AB35C2"/>
    <w:rsid w:val="00AB5F6F"/>
    <w:rsid w:val="00AB7D1B"/>
    <w:rsid w:val="00AC4156"/>
    <w:rsid w:val="00AC5E28"/>
    <w:rsid w:val="00AC7853"/>
    <w:rsid w:val="00AD0ECC"/>
    <w:rsid w:val="00AD1E63"/>
    <w:rsid w:val="00AD23C1"/>
    <w:rsid w:val="00AD4143"/>
    <w:rsid w:val="00AD6CE9"/>
    <w:rsid w:val="00AE16A4"/>
    <w:rsid w:val="00AE6FE8"/>
    <w:rsid w:val="00AE7FA4"/>
    <w:rsid w:val="00AF0995"/>
    <w:rsid w:val="00AF11B1"/>
    <w:rsid w:val="00AF2218"/>
    <w:rsid w:val="00AF2FA4"/>
    <w:rsid w:val="00AF6216"/>
    <w:rsid w:val="00AF6711"/>
    <w:rsid w:val="00AF76DE"/>
    <w:rsid w:val="00AF7956"/>
    <w:rsid w:val="00B00A0D"/>
    <w:rsid w:val="00B0213C"/>
    <w:rsid w:val="00B04D16"/>
    <w:rsid w:val="00B06D1E"/>
    <w:rsid w:val="00B11B4F"/>
    <w:rsid w:val="00B12CF1"/>
    <w:rsid w:val="00B14E9F"/>
    <w:rsid w:val="00B2436D"/>
    <w:rsid w:val="00B263A5"/>
    <w:rsid w:val="00B26983"/>
    <w:rsid w:val="00B34496"/>
    <w:rsid w:val="00B40EB5"/>
    <w:rsid w:val="00B43367"/>
    <w:rsid w:val="00B44EF2"/>
    <w:rsid w:val="00B46D71"/>
    <w:rsid w:val="00B511A7"/>
    <w:rsid w:val="00B525B3"/>
    <w:rsid w:val="00B52FC9"/>
    <w:rsid w:val="00B539F5"/>
    <w:rsid w:val="00B56706"/>
    <w:rsid w:val="00B5717B"/>
    <w:rsid w:val="00B605A3"/>
    <w:rsid w:val="00B607D1"/>
    <w:rsid w:val="00B60A21"/>
    <w:rsid w:val="00B64DAC"/>
    <w:rsid w:val="00B65DCD"/>
    <w:rsid w:val="00B713ED"/>
    <w:rsid w:val="00B719AA"/>
    <w:rsid w:val="00B73C53"/>
    <w:rsid w:val="00B740FF"/>
    <w:rsid w:val="00B774B1"/>
    <w:rsid w:val="00B849F9"/>
    <w:rsid w:val="00B87FDA"/>
    <w:rsid w:val="00B90052"/>
    <w:rsid w:val="00B92097"/>
    <w:rsid w:val="00B97F80"/>
    <w:rsid w:val="00BA0D52"/>
    <w:rsid w:val="00BA3B8E"/>
    <w:rsid w:val="00BA3C66"/>
    <w:rsid w:val="00BA4B2E"/>
    <w:rsid w:val="00BA4F10"/>
    <w:rsid w:val="00BB0105"/>
    <w:rsid w:val="00BB0EF2"/>
    <w:rsid w:val="00BB346E"/>
    <w:rsid w:val="00BB4DBF"/>
    <w:rsid w:val="00BC59A1"/>
    <w:rsid w:val="00BC6985"/>
    <w:rsid w:val="00BD3A4C"/>
    <w:rsid w:val="00BD5411"/>
    <w:rsid w:val="00BD6DD5"/>
    <w:rsid w:val="00BD7734"/>
    <w:rsid w:val="00BE104A"/>
    <w:rsid w:val="00BF58F4"/>
    <w:rsid w:val="00C04119"/>
    <w:rsid w:val="00C06EED"/>
    <w:rsid w:val="00C071C4"/>
    <w:rsid w:val="00C15C66"/>
    <w:rsid w:val="00C16E6A"/>
    <w:rsid w:val="00C177AA"/>
    <w:rsid w:val="00C2339C"/>
    <w:rsid w:val="00C264A7"/>
    <w:rsid w:val="00C270DC"/>
    <w:rsid w:val="00C270EF"/>
    <w:rsid w:val="00C3076A"/>
    <w:rsid w:val="00C3328F"/>
    <w:rsid w:val="00C33D03"/>
    <w:rsid w:val="00C3501B"/>
    <w:rsid w:val="00C351EE"/>
    <w:rsid w:val="00C3640D"/>
    <w:rsid w:val="00C370C8"/>
    <w:rsid w:val="00C4122A"/>
    <w:rsid w:val="00C42137"/>
    <w:rsid w:val="00C43289"/>
    <w:rsid w:val="00C45B93"/>
    <w:rsid w:val="00C52688"/>
    <w:rsid w:val="00C52793"/>
    <w:rsid w:val="00C53A91"/>
    <w:rsid w:val="00C5437E"/>
    <w:rsid w:val="00C54714"/>
    <w:rsid w:val="00C57D5A"/>
    <w:rsid w:val="00C63F92"/>
    <w:rsid w:val="00C70265"/>
    <w:rsid w:val="00C7124D"/>
    <w:rsid w:val="00C77FB5"/>
    <w:rsid w:val="00C85443"/>
    <w:rsid w:val="00C907DE"/>
    <w:rsid w:val="00C93E48"/>
    <w:rsid w:val="00C96D65"/>
    <w:rsid w:val="00C96FC6"/>
    <w:rsid w:val="00C97792"/>
    <w:rsid w:val="00C97852"/>
    <w:rsid w:val="00CA1D17"/>
    <w:rsid w:val="00CA2A28"/>
    <w:rsid w:val="00CA4D05"/>
    <w:rsid w:val="00CA5171"/>
    <w:rsid w:val="00CA6A6C"/>
    <w:rsid w:val="00CB102F"/>
    <w:rsid w:val="00CC1BC7"/>
    <w:rsid w:val="00CC2156"/>
    <w:rsid w:val="00CC3178"/>
    <w:rsid w:val="00CC3443"/>
    <w:rsid w:val="00CC3A69"/>
    <w:rsid w:val="00CC5EFE"/>
    <w:rsid w:val="00CD5378"/>
    <w:rsid w:val="00CD54AC"/>
    <w:rsid w:val="00CE142B"/>
    <w:rsid w:val="00CE3185"/>
    <w:rsid w:val="00CF3B97"/>
    <w:rsid w:val="00CF5DCF"/>
    <w:rsid w:val="00CF5F01"/>
    <w:rsid w:val="00D018CF"/>
    <w:rsid w:val="00D04B08"/>
    <w:rsid w:val="00D04B80"/>
    <w:rsid w:val="00D05A19"/>
    <w:rsid w:val="00D100EE"/>
    <w:rsid w:val="00D1130A"/>
    <w:rsid w:val="00D23692"/>
    <w:rsid w:val="00D25D1B"/>
    <w:rsid w:val="00D27B87"/>
    <w:rsid w:val="00D3036D"/>
    <w:rsid w:val="00D326A4"/>
    <w:rsid w:val="00D35149"/>
    <w:rsid w:val="00D35B88"/>
    <w:rsid w:val="00D37A53"/>
    <w:rsid w:val="00D420A0"/>
    <w:rsid w:val="00D43C66"/>
    <w:rsid w:val="00D44646"/>
    <w:rsid w:val="00D45228"/>
    <w:rsid w:val="00D46AC0"/>
    <w:rsid w:val="00D55A04"/>
    <w:rsid w:val="00D566D3"/>
    <w:rsid w:val="00D5700F"/>
    <w:rsid w:val="00D57892"/>
    <w:rsid w:val="00D603DB"/>
    <w:rsid w:val="00D63680"/>
    <w:rsid w:val="00D67203"/>
    <w:rsid w:val="00D7056C"/>
    <w:rsid w:val="00D774ED"/>
    <w:rsid w:val="00D77A13"/>
    <w:rsid w:val="00D8379E"/>
    <w:rsid w:val="00D960F9"/>
    <w:rsid w:val="00D9768E"/>
    <w:rsid w:val="00DB019E"/>
    <w:rsid w:val="00DB0405"/>
    <w:rsid w:val="00DB0E1B"/>
    <w:rsid w:val="00DB25D9"/>
    <w:rsid w:val="00DB5E17"/>
    <w:rsid w:val="00DC0B75"/>
    <w:rsid w:val="00DC4129"/>
    <w:rsid w:val="00DC5B47"/>
    <w:rsid w:val="00DC5F4E"/>
    <w:rsid w:val="00DC6B67"/>
    <w:rsid w:val="00DC6D3F"/>
    <w:rsid w:val="00DC72FB"/>
    <w:rsid w:val="00DC7B32"/>
    <w:rsid w:val="00DD257E"/>
    <w:rsid w:val="00DD265F"/>
    <w:rsid w:val="00DE0201"/>
    <w:rsid w:val="00DE1F57"/>
    <w:rsid w:val="00DE3302"/>
    <w:rsid w:val="00DE33B3"/>
    <w:rsid w:val="00DE39A8"/>
    <w:rsid w:val="00DE6A22"/>
    <w:rsid w:val="00DE6DC1"/>
    <w:rsid w:val="00DE7439"/>
    <w:rsid w:val="00DF47CF"/>
    <w:rsid w:val="00E009BC"/>
    <w:rsid w:val="00E029B8"/>
    <w:rsid w:val="00E05416"/>
    <w:rsid w:val="00E0620D"/>
    <w:rsid w:val="00E07470"/>
    <w:rsid w:val="00E10321"/>
    <w:rsid w:val="00E21004"/>
    <w:rsid w:val="00E2376F"/>
    <w:rsid w:val="00E268A4"/>
    <w:rsid w:val="00E2746F"/>
    <w:rsid w:val="00E32738"/>
    <w:rsid w:val="00E3428A"/>
    <w:rsid w:val="00E34BEC"/>
    <w:rsid w:val="00E362D6"/>
    <w:rsid w:val="00E36B4F"/>
    <w:rsid w:val="00E376AF"/>
    <w:rsid w:val="00E4252C"/>
    <w:rsid w:val="00E4525A"/>
    <w:rsid w:val="00E45610"/>
    <w:rsid w:val="00E45C4C"/>
    <w:rsid w:val="00E47C73"/>
    <w:rsid w:val="00E50409"/>
    <w:rsid w:val="00E54FDA"/>
    <w:rsid w:val="00E55576"/>
    <w:rsid w:val="00E556AE"/>
    <w:rsid w:val="00E64152"/>
    <w:rsid w:val="00E64E77"/>
    <w:rsid w:val="00E70BEC"/>
    <w:rsid w:val="00E74C02"/>
    <w:rsid w:val="00E76CCD"/>
    <w:rsid w:val="00E85CE5"/>
    <w:rsid w:val="00E921ED"/>
    <w:rsid w:val="00E9589D"/>
    <w:rsid w:val="00E97613"/>
    <w:rsid w:val="00EA27F3"/>
    <w:rsid w:val="00EB1AAB"/>
    <w:rsid w:val="00EB6757"/>
    <w:rsid w:val="00EB7E20"/>
    <w:rsid w:val="00EC0823"/>
    <w:rsid w:val="00EC267B"/>
    <w:rsid w:val="00EC5C64"/>
    <w:rsid w:val="00EC654D"/>
    <w:rsid w:val="00ED30A3"/>
    <w:rsid w:val="00ED50A0"/>
    <w:rsid w:val="00EE34D1"/>
    <w:rsid w:val="00EE3CF2"/>
    <w:rsid w:val="00EF2245"/>
    <w:rsid w:val="00EF4843"/>
    <w:rsid w:val="00EF488B"/>
    <w:rsid w:val="00EF5266"/>
    <w:rsid w:val="00F006B2"/>
    <w:rsid w:val="00F0075E"/>
    <w:rsid w:val="00F02489"/>
    <w:rsid w:val="00F100BF"/>
    <w:rsid w:val="00F11B2C"/>
    <w:rsid w:val="00F16CAE"/>
    <w:rsid w:val="00F266AA"/>
    <w:rsid w:val="00F26ACB"/>
    <w:rsid w:val="00F26FF6"/>
    <w:rsid w:val="00F313B0"/>
    <w:rsid w:val="00F31FE7"/>
    <w:rsid w:val="00F33609"/>
    <w:rsid w:val="00F441BF"/>
    <w:rsid w:val="00F461AD"/>
    <w:rsid w:val="00F4626C"/>
    <w:rsid w:val="00F46F37"/>
    <w:rsid w:val="00F5003A"/>
    <w:rsid w:val="00F50C43"/>
    <w:rsid w:val="00F512DC"/>
    <w:rsid w:val="00F53035"/>
    <w:rsid w:val="00F537A7"/>
    <w:rsid w:val="00F539DB"/>
    <w:rsid w:val="00F547BD"/>
    <w:rsid w:val="00F54937"/>
    <w:rsid w:val="00F55B4E"/>
    <w:rsid w:val="00F609EC"/>
    <w:rsid w:val="00F663AD"/>
    <w:rsid w:val="00F66D45"/>
    <w:rsid w:val="00F66DAE"/>
    <w:rsid w:val="00F744C7"/>
    <w:rsid w:val="00F74E90"/>
    <w:rsid w:val="00F75CEF"/>
    <w:rsid w:val="00F75E87"/>
    <w:rsid w:val="00F76E60"/>
    <w:rsid w:val="00F843F5"/>
    <w:rsid w:val="00F85B6B"/>
    <w:rsid w:val="00F86780"/>
    <w:rsid w:val="00F90B9B"/>
    <w:rsid w:val="00F92487"/>
    <w:rsid w:val="00F94C51"/>
    <w:rsid w:val="00FA1456"/>
    <w:rsid w:val="00FA2CC5"/>
    <w:rsid w:val="00FA36AD"/>
    <w:rsid w:val="00FA3A6E"/>
    <w:rsid w:val="00FA51B3"/>
    <w:rsid w:val="00FA710C"/>
    <w:rsid w:val="00FB11DA"/>
    <w:rsid w:val="00FB1F1A"/>
    <w:rsid w:val="00FB2BC5"/>
    <w:rsid w:val="00FB31D3"/>
    <w:rsid w:val="00FB42EE"/>
    <w:rsid w:val="00FB68B3"/>
    <w:rsid w:val="00FC0E1F"/>
    <w:rsid w:val="00FC4F54"/>
    <w:rsid w:val="00FC74D5"/>
    <w:rsid w:val="00FD46C0"/>
    <w:rsid w:val="00FD5D60"/>
    <w:rsid w:val="00FD6515"/>
    <w:rsid w:val="00FE008B"/>
    <w:rsid w:val="00FE0D61"/>
    <w:rsid w:val="00FE3AF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9E84E"/>
  <w15:docId w15:val="{E944A17E-FBB5-4C48-B83B-7078E6B81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458A9"/>
    <w:pPr>
      <w:spacing w:line="240" w:lineRule="auto"/>
    </w:pPr>
    <w:rPr>
      <w:rFonts w:ascii="Times New Roman" w:hAnsi="Times New Roman" w:cs="Times New Roman"/>
      <w:sz w:val="24"/>
      <w:szCs w:val="24"/>
    </w:rPr>
  </w:style>
  <w:style w:type="paragraph" w:styleId="Heading1">
    <w:name w:val="heading 1"/>
    <w:basedOn w:val="Normal"/>
    <w:next w:val="Normal"/>
    <w:pPr>
      <w:keepNext/>
      <w:keepLines/>
      <w:spacing w:before="400" w:after="120" w:line="276" w:lineRule="auto"/>
      <w:outlineLvl w:val="0"/>
    </w:pPr>
    <w:rPr>
      <w:rFonts w:ascii="Arial" w:hAnsi="Arial" w:cs="Arial"/>
      <w:sz w:val="40"/>
      <w:szCs w:val="40"/>
    </w:rPr>
  </w:style>
  <w:style w:type="paragraph" w:styleId="Heading2">
    <w:name w:val="heading 2"/>
    <w:basedOn w:val="Normal"/>
    <w:next w:val="Normal"/>
    <w:pPr>
      <w:keepNext/>
      <w:keepLines/>
      <w:spacing w:before="360" w:after="120" w:line="276" w:lineRule="auto"/>
      <w:outlineLvl w:val="1"/>
    </w:pPr>
    <w:rPr>
      <w:rFonts w:ascii="Arial" w:hAnsi="Arial" w:cs="Arial"/>
      <w:sz w:val="32"/>
      <w:szCs w:val="32"/>
    </w:rPr>
  </w:style>
  <w:style w:type="paragraph" w:styleId="Heading3">
    <w:name w:val="heading 3"/>
    <w:basedOn w:val="Normal"/>
    <w:next w:val="Normal"/>
    <w:pPr>
      <w:keepNext/>
      <w:keepLines/>
      <w:spacing w:before="320" w:after="80" w:line="276" w:lineRule="auto"/>
      <w:outlineLvl w:val="2"/>
    </w:pPr>
    <w:rPr>
      <w:rFonts w:ascii="Arial" w:hAnsi="Arial" w:cs="Arial"/>
      <w:color w:val="434343"/>
      <w:sz w:val="28"/>
      <w:szCs w:val="28"/>
    </w:rPr>
  </w:style>
  <w:style w:type="paragraph" w:styleId="Heading4">
    <w:name w:val="heading 4"/>
    <w:basedOn w:val="Normal"/>
    <w:next w:val="Normal"/>
    <w:pPr>
      <w:keepNext/>
      <w:keepLines/>
      <w:spacing w:before="280" w:after="80" w:line="276" w:lineRule="auto"/>
      <w:outlineLvl w:val="3"/>
    </w:pPr>
    <w:rPr>
      <w:rFonts w:ascii="Arial" w:hAnsi="Arial" w:cs="Arial"/>
      <w:color w:val="666666"/>
    </w:rPr>
  </w:style>
  <w:style w:type="paragraph" w:styleId="Heading5">
    <w:name w:val="heading 5"/>
    <w:basedOn w:val="Normal"/>
    <w:next w:val="Normal"/>
    <w:pPr>
      <w:keepNext/>
      <w:keepLines/>
      <w:spacing w:before="240" w:after="80" w:line="276" w:lineRule="auto"/>
      <w:outlineLvl w:val="4"/>
    </w:pPr>
    <w:rPr>
      <w:rFonts w:ascii="Arial" w:hAnsi="Arial" w:cs="Arial"/>
      <w:color w:val="666666"/>
      <w:sz w:val="22"/>
      <w:szCs w:val="22"/>
    </w:rPr>
  </w:style>
  <w:style w:type="paragraph" w:styleId="Heading6">
    <w:name w:val="heading 6"/>
    <w:basedOn w:val="Normal"/>
    <w:next w:val="Normal"/>
    <w:pPr>
      <w:keepNext/>
      <w:keepLines/>
      <w:spacing w:before="240" w:after="80" w:line="276" w:lineRule="auto"/>
      <w:outlineLvl w:val="5"/>
    </w:pPr>
    <w:rPr>
      <w:rFonts w:ascii="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line="276" w:lineRule="auto"/>
    </w:pPr>
    <w:rPr>
      <w:rFonts w:ascii="Arial" w:hAnsi="Arial" w:cs="Arial"/>
      <w:sz w:val="52"/>
      <w:szCs w:val="52"/>
    </w:rPr>
  </w:style>
  <w:style w:type="paragraph" w:styleId="Subtitle">
    <w:name w:val="Subtitle"/>
    <w:basedOn w:val="Normal"/>
    <w:next w:val="Normal"/>
    <w:pPr>
      <w:keepNext/>
      <w:keepLines/>
      <w:spacing w:after="320" w:line="276" w:lineRule="auto"/>
    </w:pPr>
    <w:rPr>
      <w:rFonts w:ascii="Arial" w:hAnsi="Arial" w:cs="Arial"/>
      <w:color w:val="666666"/>
      <w:sz w:val="30"/>
      <w:szCs w:val="30"/>
    </w:rPr>
  </w:style>
  <w:style w:type="character" w:styleId="CommentReference">
    <w:name w:val="annotation reference"/>
    <w:basedOn w:val="DefaultParagraphFont"/>
    <w:uiPriority w:val="99"/>
    <w:semiHidden/>
    <w:unhideWhenUsed/>
    <w:rsid w:val="00AA0928"/>
    <w:rPr>
      <w:sz w:val="16"/>
      <w:szCs w:val="16"/>
    </w:rPr>
  </w:style>
  <w:style w:type="paragraph" w:styleId="CommentText">
    <w:name w:val="annotation text"/>
    <w:basedOn w:val="Normal"/>
    <w:link w:val="CommentTextChar"/>
    <w:uiPriority w:val="99"/>
    <w:semiHidden/>
    <w:unhideWhenUsed/>
    <w:rsid w:val="00AA0928"/>
    <w:rPr>
      <w:rFonts w:ascii="Arial" w:hAnsi="Arial" w:cs="Arial"/>
      <w:sz w:val="20"/>
      <w:szCs w:val="20"/>
    </w:rPr>
  </w:style>
  <w:style w:type="character" w:customStyle="1" w:styleId="CommentTextChar">
    <w:name w:val="Comment Text Char"/>
    <w:basedOn w:val="DefaultParagraphFont"/>
    <w:link w:val="CommentText"/>
    <w:uiPriority w:val="99"/>
    <w:semiHidden/>
    <w:rsid w:val="00AA0928"/>
    <w:rPr>
      <w:sz w:val="20"/>
      <w:szCs w:val="20"/>
    </w:rPr>
  </w:style>
  <w:style w:type="paragraph" w:styleId="CommentSubject">
    <w:name w:val="annotation subject"/>
    <w:basedOn w:val="CommentText"/>
    <w:next w:val="CommentText"/>
    <w:link w:val="CommentSubjectChar"/>
    <w:uiPriority w:val="99"/>
    <w:semiHidden/>
    <w:unhideWhenUsed/>
    <w:rsid w:val="00AA0928"/>
    <w:rPr>
      <w:b/>
      <w:bCs/>
    </w:rPr>
  </w:style>
  <w:style w:type="character" w:customStyle="1" w:styleId="CommentSubjectChar">
    <w:name w:val="Comment Subject Char"/>
    <w:basedOn w:val="CommentTextChar"/>
    <w:link w:val="CommentSubject"/>
    <w:uiPriority w:val="99"/>
    <w:semiHidden/>
    <w:rsid w:val="00AA0928"/>
    <w:rPr>
      <w:b/>
      <w:bCs/>
      <w:sz w:val="20"/>
      <w:szCs w:val="20"/>
    </w:rPr>
  </w:style>
  <w:style w:type="paragraph" w:styleId="BalloonText">
    <w:name w:val="Balloon Text"/>
    <w:basedOn w:val="Normal"/>
    <w:link w:val="BalloonTextChar"/>
    <w:uiPriority w:val="99"/>
    <w:semiHidden/>
    <w:unhideWhenUsed/>
    <w:rsid w:val="00AA092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0928"/>
    <w:rPr>
      <w:rFonts w:ascii="Segoe UI" w:hAnsi="Segoe UI" w:cs="Segoe UI"/>
      <w:sz w:val="18"/>
      <w:szCs w:val="18"/>
    </w:rPr>
  </w:style>
  <w:style w:type="paragraph" w:styleId="Revision">
    <w:name w:val="Revision"/>
    <w:hidden/>
    <w:uiPriority w:val="99"/>
    <w:semiHidden/>
    <w:rsid w:val="005A1D3E"/>
    <w:pPr>
      <w:spacing w:line="240" w:lineRule="auto"/>
    </w:pPr>
  </w:style>
  <w:style w:type="paragraph" w:styleId="ListParagraph">
    <w:name w:val="List Paragraph"/>
    <w:basedOn w:val="Normal"/>
    <w:uiPriority w:val="34"/>
    <w:qFormat/>
    <w:rsid w:val="00463F0E"/>
    <w:pPr>
      <w:spacing w:line="276" w:lineRule="auto"/>
      <w:ind w:left="720"/>
      <w:contextualSpacing/>
    </w:pPr>
    <w:rPr>
      <w:rFonts w:ascii="Arial" w:hAnsi="Arial" w:cs="Arial"/>
      <w:sz w:val="22"/>
      <w:szCs w:val="22"/>
    </w:rPr>
  </w:style>
  <w:style w:type="character" w:customStyle="1" w:styleId="apple-converted-space">
    <w:name w:val="apple-converted-space"/>
    <w:basedOn w:val="DefaultParagraphFont"/>
    <w:rsid w:val="00D35B88"/>
  </w:style>
  <w:style w:type="table" w:styleId="TableGrid">
    <w:name w:val="Table Grid"/>
    <w:basedOn w:val="TableNormal"/>
    <w:uiPriority w:val="39"/>
    <w:rsid w:val="00B713ED"/>
    <w:pPr>
      <w:spacing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556AE"/>
    <w:pPr>
      <w:spacing w:before="100" w:beforeAutospacing="1" w:after="100" w:afterAutospacing="1"/>
    </w:pPr>
  </w:style>
  <w:style w:type="paragraph" w:customStyle="1" w:styleId="p1">
    <w:name w:val="p1"/>
    <w:basedOn w:val="Normal"/>
    <w:rsid w:val="00551A00"/>
    <w:rPr>
      <w:rFonts w:ascii="Helvetica" w:hAnsi="Helvetica"/>
      <w:sz w:val="13"/>
      <w:szCs w:val="13"/>
    </w:rPr>
  </w:style>
  <w:style w:type="paragraph" w:styleId="Header">
    <w:name w:val="header"/>
    <w:basedOn w:val="Normal"/>
    <w:link w:val="HeaderChar"/>
    <w:uiPriority w:val="99"/>
    <w:unhideWhenUsed/>
    <w:rsid w:val="00837774"/>
    <w:pPr>
      <w:tabs>
        <w:tab w:val="center" w:pos="4680"/>
        <w:tab w:val="right" w:pos="9360"/>
      </w:tabs>
    </w:pPr>
  </w:style>
  <w:style w:type="character" w:customStyle="1" w:styleId="HeaderChar">
    <w:name w:val="Header Char"/>
    <w:basedOn w:val="DefaultParagraphFont"/>
    <w:link w:val="Header"/>
    <w:uiPriority w:val="99"/>
    <w:rsid w:val="00837774"/>
    <w:rPr>
      <w:rFonts w:ascii="Times New Roman" w:hAnsi="Times New Roman" w:cs="Times New Roman"/>
      <w:sz w:val="24"/>
      <w:szCs w:val="24"/>
    </w:rPr>
  </w:style>
  <w:style w:type="paragraph" w:styleId="Footer">
    <w:name w:val="footer"/>
    <w:basedOn w:val="Normal"/>
    <w:link w:val="FooterChar"/>
    <w:uiPriority w:val="99"/>
    <w:unhideWhenUsed/>
    <w:rsid w:val="00837774"/>
    <w:pPr>
      <w:tabs>
        <w:tab w:val="center" w:pos="4680"/>
        <w:tab w:val="right" w:pos="9360"/>
      </w:tabs>
    </w:pPr>
  </w:style>
  <w:style w:type="character" w:customStyle="1" w:styleId="FooterChar">
    <w:name w:val="Footer Char"/>
    <w:basedOn w:val="DefaultParagraphFont"/>
    <w:link w:val="Footer"/>
    <w:uiPriority w:val="99"/>
    <w:rsid w:val="0083777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219382">
      <w:bodyDiv w:val="1"/>
      <w:marLeft w:val="0"/>
      <w:marRight w:val="0"/>
      <w:marTop w:val="0"/>
      <w:marBottom w:val="0"/>
      <w:divBdr>
        <w:top w:val="none" w:sz="0" w:space="0" w:color="auto"/>
        <w:left w:val="none" w:sz="0" w:space="0" w:color="auto"/>
        <w:bottom w:val="none" w:sz="0" w:space="0" w:color="auto"/>
        <w:right w:val="none" w:sz="0" w:space="0" w:color="auto"/>
      </w:divBdr>
      <w:divsChild>
        <w:div w:id="1773235071">
          <w:marLeft w:val="0"/>
          <w:marRight w:val="0"/>
          <w:marTop w:val="0"/>
          <w:marBottom w:val="0"/>
          <w:divBdr>
            <w:top w:val="none" w:sz="0" w:space="0" w:color="auto"/>
            <w:left w:val="none" w:sz="0" w:space="0" w:color="auto"/>
            <w:bottom w:val="none" w:sz="0" w:space="0" w:color="auto"/>
            <w:right w:val="none" w:sz="0" w:space="0" w:color="auto"/>
          </w:divBdr>
          <w:divsChild>
            <w:div w:id="1635090280">
              <w:marLeft w:val="0"/>
              <w:marRight w:val="0"/>
              <w:marTop w:val="0"/>
              <w:marBottom w:val="0"/>
              <w:divBdr>
                <w:top w:val="none" w:sz="0" w:space="0" w:color="auto"/>
                <w:left w:val="none" w:sz="0" w:space="0" w:color="auto"/>
                <w:bottom w:val="none" w:sz="0" w:space="0" w:color="auto"/>
                <w:right w:val="none" w:sz="0" w:space="0" w:color="auto"/>
              </w:divBdr>
              <w:divsChild>
                <w:div w:id="513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471952">
      <w:bodyDiv w:val="1"/>
      <w:marLeft w:val="0"/>
      <w:marRight w:val="0"/>
      <w:marTop w:val="0"/>
      <w:marBottom w:val="0"/>
      <w:divBdr>
        <w:top w:val="none" w:sz="0" w:space="0" w:color="auto"/>
        <w:left w:val="none" w:sz="0" w:space="0" w:color="auto"/>
        <w:bottom w:val="none" w:sz="0" w:space="0" w:color="auto"/>
        <w:right w:val="none" w:sz="0" w:space="0" w:color="auto"/>
      </w:divBdr>
    </w:div>
    <w:div w:id="264071317">
      <w:bodyDiv w:val="1"/>
      <w:marLeft w:val="0"/>
      <w:marRight w:val="0"/>
      <w:marTop w:val="0"/>
      <w:marBottom w:val="0"/>
      <w:divBdr>
        <w:top w:val="none" w:sz="0" w:space="0" w:color="auto"/>
        <w:left w:val="none" w:sz="0" w:space="0" w:color="auto"/>
        <w:bottom w:val="none" w:sz="0" w:space="0" w:color="auto"/>
        <w:right w:val="none" w:sz="0" w:space="0" w:color="auto"/>
      </w:divBdr>
    </w:div>
    <w:div w:id="314802149">
      <w:bodyDiv w:val="1"/>
      <w:marLeft w:val="0"/>
      <w:marRight w:val="0"/>
      <w:marTop w:val="0"/>
      <w:marBottom w:val="0"/>
      <w:divBdr>
        <w:top w:val="none" w:sz="0" w:space="0" w:color="auto"/>
        <w:left w:val="none" w:sz="0" w:space="0" w:color="auto"/>
        <w:bottom w:val="none" w:sz="0" w:space="0" w:color="auto"/>
        <w:right w:val="none" w:sz="0" w:space="0" w:color="auto"/>
      </w:divBdr>
      <w:divsChild>
        <w:div w:id="146287810">
          <w:marLeft w:val="0"/>
          <w:marRight w:val="0"/>
          <w:marTop w:val="0"/>
          <w:marBottom w:val="0"/>
          <w:divBdr>
            <w:top w:val="none" w:sz="0" w:space="0" w:color="auto"/>
            <w:left w:val="none" w:sz="0" w:space="0" w:color="auto"/>
            <w:bottom w:val="none" w:sz="0" w:space="0" w:color="auto"/>
            <w:right w:val="none" w:sz="0" w:space="0" w:color="auto"/>
          </w:divBdr>
          <w:divsChild>
            <w:div w:id="1865051814">
              <w:marLeft w:val="0"/>
              <w:marRight w:val="0"/>
              <w:marTop w:val="0"/>
              <w:marBottom w:val="0"/>
              <w:divBdr>
                <w:top w:val="none" w:sz="0" w:space="0" w:color="auto"/>
                <w:left w:val="none" w:sz="0" w:space="0" w:color="auto"/>
                <w:bottom w:val="none" w:sz="0" w:space="0" w:color="auto"/>
                <w:right w:val="none" w:sz="0" w:space="0" w:color="auto"/>
              </w:divBdr>
              <w:divsChild>
                <w:div w:id="132831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73953">
      <w:bodyDiv w:val="1"/>
      <w:marLeft w:val="0"/>
      <w:marRight w:val="0"/>
      <w:marTop w:val="0"/>
      <w:marBottom w:val="0"/>
      <w:divBdr>
        <w:top w:val="none" w:sz="0" w:space="0" w:color="auto"/>
        <w:left w:val="none" w:sz="0" w:space="0" w:color="auto"/>
        <w:bottom w:val="none" w:sz="0" w:space="0" w:color="auto"/>
        <w:right w:val="none" w:sz="0" w:space="0" w:color="auto"/>
      </w:divBdr>
    </w:div>
    <w:div w:id="353118224">
      <w:bodyDiv w:val="1"/>
      <w:marLeft w:val="0"/>
      <w:marRight w:val="0"/>
      <w:marTop w:val="0"/>
      <w:marBottom w:val="0"/>
      <w:divBdr>
        <w:top w:val="none" w:sz="0" w:space="0" w:color="auto"/>
        <w:left w:val="none" w:sz="0" w:space="0" w:color="auto"/>
        <w:bottom w:val="none" w:sz="0" w:space="0" w:color="auto"/>
        <w:right w:val="none" w:sz="0" w:space="0" w:color="auto"/>
      </w:divBdr>
      <w:divsChild>
        <w:div w:id="1722512993">
          <w:marLeft w:val="806"/>
          <w:marRight w:val="0"/>
          <w:marTop w:val="200"/>
          <w:marBottom w:val="0"/>
          <w:divBdr>
            <w:top w:val="none" w:sz="0" w:space="0" w:color="auto"/>
            <w:left w:val="none" w:sz="0" w:space="0" w:color="auto"/>
            <w:bottom w:val="none" w:sz="0" w:space="0" w:color="auto"/>
            <w:right w:val="none" w:sz="0" w:space="0" w:color="auto"/>
          </w:divBdr>
        </w:div>
      </w:divsChild>
    </w:div>
    <w:div w:id="392780719">
      <w:bodyDiv w:val="1"/>
      <w:marLeft w:val="0"/>
      <w:marRight w:val="0"/>
      <w:marTop w:val="0"/>
      <w:marBottom w:val="0"/>
      <w:divBdr>
        <w:top w:val="none" w:sz="0" w:space="0" w:color="auto"/>
        <w:left w:val="none" w:sz="0" w:space="0" w:color="auto"/>
        <w:bottom w:val="none" w:sz="0" w:space="0" w:color="auto"/>
        <w:right w:val="none" w:sz="0" w:space="0" w:color="auto"/>
      </w:divBdr>
    </w:div>
    <w:div w:id="414596175">
      <w:bodyDiv w:val="1"/>
      <w:marLeft w:val="0"/>
      <w:marRight w:val="0"/>
      <w:marTop w:val="0"/>
      <w:marBottom w:val="0"/>
      <w:divBdr>
        <w:top w:val="none" w:sz="0" w:space="0" w:color="auto"/>
        <w:left w:val="none" w:sz="0" w:space="0" w:color="auto"/>
        <w:bottom w:val="none" w:sz="0" w:space="0" w:color="auto"/>
        <w:right w:val="none" w:sz="0" w:space="0" w:color="auto"/>
      </w:divBdr>
      <w:divsChild>
        <w:div w:id="2072532231">
          <w:marLeft w:val="0"/>
          <w:marRight w:val="0"/>
          <w:marTop w:val="0"/>
          <w:marBottom w:val="0"/>
          <w:divBdr>
            <w:top w:val="none" w:sz="0" w:space="0" w:color="auto"/>
            <w:left w:val="none" w:sz="0" w:space="0" w:color="auto"/>
            <w:bottom w:val="none" w:sz="0" w:space="0" w:color="auto"/>
            <w:right w:val="none" w:sz="0" w:space="0" w:color="auto"/>
          </w:divBdr>
          <w:divsChild>
            <w:div w:id="50201143">
              <w:marLeft w:val="0"/>
              <w:marRight w:val="0"/>
              <w:marTop w:val="0"/>
              <w:marBottom w:val="0"/>
              <w:divBdr>
                <w:top w:val="none" w:sz="0" w:space="0" w:color="auto"/>
                <w:left w:val="none" w:sz="0" w:space="0" w:color="auto"/>
                <w:bottom w:val="none" w:sz="0" w:space="0" w:color="auto"/>
                <w:right w:val="none" w:sz="0" w:space="0" w:color="auto"/>
              </w:divBdr>
              <w:divsChild>
                <w:div w:id="873806682">
                  <w:marLeft w:val="0"/>
                  <w:marRight w:val="0"/>
                  <w:marTop w:val="0"/>
                  <w:marBottom w:val="0"/>
                  <w:divBdr>
                    <w:top w:val="none" w:sz="0" w:space="0" w:color="auto"/>
                    <w:left w:val="none" w:sz="0" w:space="0" w:color="auto"/>
                    <w:bottom w:val="none" w:sz="0" w:space="0" w:color="auto"/>
                    <w:right w:val="none" w:sz="0" w:space="0" w:color="auto"/>
                  </w:divBdr>
                </w:div>
                <w:div w:id="8816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418539">
      <w:bodyDiv w:val="1"/>
      <w:marLeft w:val="0"/>
      <w:marRight w:val="0"/>
      <w:marTop w:val="0"/>
      <w:marBottom w:val="0"/>
      <w:divBdr>
        <w:top w:val="none" w:sz="0" w:space="0" w:color="auto"/>
        <w:left w:val="none" w:sz="0" w:space="0" w:color="auto"/>
        <w:bottom w:val="none" w:sz="0" w:space="0" w:color="auto"/>
        <w:right w:val="none" w:sz="0" w:space="0" w:color="auto"/>
      </w:divBdr>
    </w:div>
    <w:div w:id="427506971">
      <w:bodyDiv w:val="1"/>
      <w:marLeft w:val="0"/>
      <w:marRight w:val="0"/>
      <w:marTop w:val="0"/>
      <w:marBottom w:val="0"/>
      <w:divBdr>
        <w:top w:val="none" w:sz="0" w:space="0" w:color="auto"/>
        <w:left w:val="none" w:sz="0" w:space="0" w:color="auto"/>
        <w:bottom w:val="none" w:sz="0" w:space="0" w:color="auto"/>
        <w:right w:val="none" w:sz="0" w:space="0" w:color="auto"/>
      </w:divBdr>
    </w:div>
    <w:div w:id="427890801">
      <w:bodyDiv w:val="1"/>
      <w:marLeft w:val="0"/>
      <w:marRight w:val="0"/>
      <w:marTop w:val="0"/>
      <w:marBottom w:val="0"/>
      <w:divBdr>
        <w:top w:val="none" w:sz="0" w:space="0" w:color="auto"/>
        <w:left w:val="none" w:sz="0" w:space="0" w:color="auto"/>
        <w:bottom w:val="none" w:sz="0" w:space="0" w:color="auto"/>
        <w:right w:val="none" w:sz="0" w:space="0" w:color="auto"/>
      </w:divBdr>
      <w:divsChild>
        <w:div w:id="35468035">
          <w:marLeft w:val="0"/>
          <w:marRight w:val="0"/>
          <w:marTop w:val="0"/>
          <w:marBottom w:val="0"/>
          <w:divBdr>
            <w:top w:val="none" w:sz="0" w:space="0" w:color="auto"/>
            <w:left w:val="none" w:sz="0" w:space="0" w:color="auto"/>
            <w:bottom w:val="none" w:sz="0" w:space="0" w:color="auto"/>
            <w:right w:val="none" w:sz="0" w:space="0" w:color="auto"/>
          </w:divBdr>
          <w:divsChild>
            <w:div w:id="1089501079">
              <w:marLeft w:val="0"/>
              <w:marRight w:val="0"/>
              <w:marTop w:val="0"/>
              <w:marBottom w:val="0"/>
              <w:divBdr>
                <w:top w:val="none" w:sz="0" w:space="0" w:color="auto"/>
                <w:left w:val="none" w:sz="0" w:space="0" w:color="auto"/>
                <w:bottom w:val="none" w:sz="0" w:space="0" w:color="auto"/>
                <w:right w:val="none" w:sz="0" w:space="0" w:color="auto"/>
              </w:divBdr>
              <w:divsChild>
                <w:div w:id="115791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985405">
      <w:bodyDiv w:val="1"/>
      <w:marLeft w:val="0"/>
      <w:marRight w:val="0"/>
      <w:marTop w:val="0"/>
      <w:marBottom w:val="0"/>
      <w:divBdr>
        <w:top w:val="none" w:sz="0" w:space="0" w:color="auto"/>
        <w:left w:val="none" w:sz="0" w:space="0" w:color="auto"/>
        <w:bottom w:val="none" w:sz="0" w:space="0" w:color="auto"/>
        <w:right w:val="none" w:sz="0" w:space="0" w:color="auto"/>
      </w:divBdr>
    </w:div>
    <w:div w:id="547491057">
      <w:bodyDiv w:val="1"/>
      <w:marLeft w:val="0"/>
      <w:marRight w:val="0"/>
      <w:marTop w:val="0"/>
      <w:marBottom w:val="0"/>
      <w:divBdr>
        <w:top w:val="none" w:sz="0" w:space="0" w:color="auto"/>
        <w:left w:val="none" w:sz="0" w:space="0" w:color="auto"/>
        <w:bottom w:val="none" w:sz="0" w:space="0" w:color="auto"/>
        <w:right w:val="none" w:sz="0" w:space="0" w:color="auto"/>
      </w:divBdr>
      <w:divsChild>
        <w:div w:id="1516653010">
          <w:marLeft w:val="0"/>
          <w:marRight w:val="0"/>
          <w:marTop w:val="0"/>
          <w:marBottom w:val="0"/>
          <w:divBdr>
            <w:top w:val="none" w:sz="0" w:space="0" w:color="auto"/>
            <w:left w:val="none" w:sz="0" w:space="0" w:color="auto"/>
            <w:bottom w:val="none" w:sz="0" w:space="0" w:color="auto"/>
            <w:right w:val="none" w:sz="0" w:space="0" w:color="auto"/>
          </w:divBdr>
          <w:divsChild>
            <w:div w:id="735057380">
              <w:marLeft w:val="0"/>
              <w:marRight w:val="0"/>
              <w:marTop w:val="0"/>
              <w:marBottom w:val="0"/>
              <w:divBdr>
                <w:top w:val="none" w:sz="0" w:space="0" w:color="auto"/>
                <w:left w:val="none" w:sz="0" w:space="0" w:color="auto"/>
                <w:bottom w:val="none" w:sz="0" w:space="0" w:color="auto"/>
                <w:right w:val="none" w:sz="0" w:space="0" w:color="auto"/>
              </w:divBdr>
              <w:divsChild>
                <w:div w:id="1435200938">
                  <w:marLeft w:val="0"/>
                  <w:marRight w:val="0"/>
                  <w:marTop w:val="0"/>
                  <w:marBottom w:val="0"/>
                  <w:divBdr>
                    <w:top w:val="none" w:sz="0" w:space="0" w:color="auto"/>
                    <w:left w:val="none" w:sz="0" w:space="0" w:color="auto"/>
                    <w:bottom w:val="none" w:sz="0" w:space="0" w:color="auto"/>
                    <w:right w:val="none" w:sz="0" w:space="0" w:color="auto"/>
                  </w:divBdr>
                  <w:divsChild>
                    <w:div w:id="11356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506239">
      <w:bodyDiv w:val="1"/>
      <w:marLeft w:val="0"/>
      <w:marRight w:val="0"/>
      <w:marTop w:val="0"/>
      <w:marBottom w:val="0"/>
      <w:divBdr>
        <w:top w:val="none" w:sz="0" w:space="0" w:color="auto"/>
        <w:left w:val="none" w:sz="0" w:space="0" w:color="auto"/>
        <w:bottom w:val="none" w:sz="0" w:space="0" w:color="auto"/>
        <w:right w:val="none" w:sz="0" w:space="0" w:color="auto"/>
      </w:divBdr>
      <w:divsChild>
        <w:div w:id="422187594">
          <w:marLeft w:val="0"/>
          <w:marRight w:val="0"/>
          <w:marTop w:val="0"/>
          <w:marBottom w:val="0"/>
          <w:divBdr>
            <w:top w:val="none" w:sz="0" w:space="0" w:color="auto"/>
            <w:left w:val="none" w:sz="0" w:space="0" w:color="auto"/>
            <w:bottom w:val="none" w:sz="0" w:space="0" w:color="auto"/>
            <w:right w:val="none" w:sz="0" w:space="0" w:color="auto"/>
          </w:divBdr>
          <w:divsChild>
            <w:div w:id="761027271">
              <w:marLeft w:val="0"/>
              <w:marRight w:val="0"/>
              <w:marTop w:val="0"/>
              <w:marBottom w:val="0"/>
              <w:divBdr>
                <w:top w:val="none" w:sz="0" w:space="0" w:color="auto"/>
                <w:left w:val="none" w:sz="0" w:space="0" w:color="auto"/>
                <w:bottom w:val="none" w:sz="0" w:space="0" w:color="auto"/>
                <w:right w:val="none" w:sz="0" w:space="0" w:color="auto"/>
              </w:divBdr>
              <w:divsChild>
                <w:div w:id="2026638945">
                  <w:marLeft w:val="0"/>
                  <w:marRight w:val="0"/>
                  <w:marTop w:val="0"/>
                  <w:marBottom w:val="0"/>
                  <w:divBdr>
                    <w:top w:val="none" w:sz="0" w:space="0" w:color="auto"/>
                    <w:left w:val="none" w:sz="0" w:space="0" w:color="auto"/>
                    <w:bottom w:val="none" w:sz="0" w:space="0" w:color="auto"/>
                    <w:right w:val="none" w:sz="0" w:space="0" w:color="auto"/>
                  </w:divBdr>
                  <w:divsChild>
                    <w:div w:id="8010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322450">
      <w:bodyDiv w:val="1"/>
      <w:marLeft w:val="0"/>
      <w:marRight w:val="0"/>
      <w:marTop w:val="0"/>
      <w:marBottom w:val="0"/>
      <w:divBdr>
        <w:top w:val="none" w:sz="0" w:space="0" w:color="auto"/>
        <w:left w:val="none" w:sz="0" w:space="0" w:color="auto"/>
        <w:bottom w:val="none" w:sz="0" w:space="0" w:color="auto"/>
        <w:right w:val="none" w:sz="0" w:space="0" w:color="auto"/>
      </w:divBdr>
    </w:div>
    <w:div w:id="644432999">
      <w:bodyDiv w:val="1"/>
      <w:marLeft w:val="0"/>
      <w:marRight w:val="0"/>
      <w:marTop w:val="0"/>
      <w:marBottom w:val="0"/>
      <w:divBdr>
        <w:top w:val="none" w:sz="0" w:space="0" w:color="auto"/>
        <w:left w:val="none" w:sz="0" w:space="0" w:color="auto"/>
        <w:bottom w:val="none" w:sz="0" w:space="0" w:color="auto"/>
        <w:right w:val="none" w:sz="0" w:space="0" w:color="auto"/>
      </w:divBdr>
    </w:div>
    <w:div w:id="745107009">
      <w:bodyDiv w:val="1"/>
      <w:marLeft w:val="0"/>
      <w:marRight w:val="0"/>
      <w:marTop w:val="0"/>
      <w:marBottom w:val="0"/>
      <w:divBdr>
        <w:top w:val="none" w:sz="0" w:space="0" w:color="auto"/>
        <w:left w:val="none" w:sz="0" w:space="0" w:color="auto"/>
        <w:bottom w:val="none" w:sz="0" w:space="0" w:color="auto"/>
        <w:right w:val="none" w:sz="0" w:space="0" w:color="auto"/>
      </w:divBdr>
      <w:divsChild>
        <w:div w:id="1632633844">
          <w:marLeft w:val="446"/>
          <w:marRight w:val="0"/>
          <w:marTop w:val="0"/>
          <w:marBottom w:val="0"/>
          <w:divBdr>
            <w:top w:val="none" w:sz="0" w:space="0" w:color="auto"/>
            <w:left w:val="none" w:sz="0" w:space="0" w:color="auto"/>
            <w:bottom w:val="none" w:sz="0" w:space="0" w:color="auto"/>
            <w:right w:val="none" w:sz="0" w:space="0" w:color="auto"/>
          </w:divBdr>
        </w:div>
      </w:divsChild>
    </w:div>
    <w:div w:id="825512240">
      <w:bodyDiv w:val="1"/>
      <w:marLeft w:val="0"/>
      <w:marRight w:val="0"/>
      <w:marTop w:val="0"/>
      <w:marBottom w:val="0"/>
      <w:divBdr>
        <w:top w:val="none" w:sz="0" w:space="0" w:color="auto"/>
        <w:left w:val="none" w:sz="0" w:space="0" w:color="auto"/>
        <w:bottom w:val="none" w:sz="0" w:space="0" w:color="auto"/>
        <w:right w:val="none" w:sz="0" w:space="0" w:color="auto"/>
      </w:divBdr>
    </w:div>
    <w:div w:id="841089240">
      <w:bodyDiv w:val="1"/>
      <w:marLeft w:val="0"/>
      <w:marRight w:val="0"/>
      <w:marTop w:val="0"/>
      <w:marBottom w:val="0"/>
      <w:divBdr>
        <w:top w:val="none" w:sz="0" w:space="0" w:color="auto"/>
        <w:left w:val="none" w:sz="0" w:space="0" w:color="auto"/>
        <w:bottom w:val="none" w:sz="0" w:space="0" w:color="auto"/>
        <w:right w:val="none" w:sz="0" w:space="0" w:color="auto"/>
      </w:divBdr>
      <w:divsChild>
        <w:div w:id="2125532679">
          <w:marLeft w:val="0"/>
          <w:marRight w:val="0"/>
          <w:marTop w:val="0"/>
          <w:marBottom w:val="0"/>
          <w:divBdr>
            <w:top w:val="none" w:sz="0" w:space="0" w:color="auto"/>
            <w:left w:val="none" w:sz="0" w:space="0" w:color="auto"/>
            <w:bottom w:val="none" w:sz="0" w:space="0" w:color="auto"/>
            <w:right w:val="none" w:sz="0" w:space="0" w:color="auto"/>
          </w:divBdr>
          <w:divsChild>
            <w:div w:id="1353189430">
              <w:marLeft w:val="0"/>
              <w:marRight w:val="0"/>
              <w:marTop w:val="0"/>
              <w:marBottom w:val="0"/>
              <w:divBdr>
                <w:top w:val="none" w:sz="0" w:space="0" w:color="auto"/>
                <w:left w:val="none" w:sz="0" w:space="0" w:color="auto"/>
                <w:bottom w:val="none" w:sz="0" w:space="0" w:color="auto"/>
                <w:right w:val="none" w:sz="0" w:space="0" w:color="auto"/>
              </w:divBdr>
              <w:divsChild>
                <w:div w:id="713231324">
                  <w:marLeft w:val="0"/>
                  <w:marRight w:val="0"/>
                  <w:marTop w:val="0"/>
                  <w:marBottom w:val="0"/>
                  <w:divBdr>
                    <w:top w:val="none" w:sz="0" w:space="0" w:color="auto"/>
                    <w:left w:val="none" w:sz="0" w:space="0" w:color="auto"/>
                    <w:bottom w:val="none" w:sz="0" w:space="0" w:color="auto"/>
                    <w:right w:val="none" w:sz="0" w:space="0" w:color="auto"/>
                  </w:divBdr>
                </w:div>
                <w:div w:id="20784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477069">
      <w:bodyDiv w:val="1"/>
      <w:marLeft w:val="0"/>
      <w:marRight w:val="0"/>
      <w:marTop w:val="0"/>
      <w:marBottom w:val="0"/>
      <w:divBdr>
        <w:top w:val="none" w:sz="0" w:space="0" w:color="auto"/>
        <w:left w:val="none" w:sz="0" w:space="0" w:color="auto"/>
        <w:bottom w:val="none" w:sz="0" w:space="0" w:color="auto"/>
        <w:right w:val="none" w:sz="0" w:space="0" w:color="auto"/>
      </w:divBdr>
    </w:div>
    <w:div w:id="900945112">
      <w:bodyDiv w:val="1"/>
      <w:marLeft w:val="0"/>
      <w:marRight w:val="0"/>
      <w:marTop w:val="0"/>
      <w:marBottom w:val="0"/>
      <w:divBdr>
        <w:top w:val="none" w:sz="0" w:space="0" w:color="auto"/>
        <w:left w:val="none" w:sz="0" w:space="0" w:color="auto"/>
        <w:bottom w:val="none" w:sz="0" w:space="0" w:color="auto"/>
        <w:right w:val="none" w:sz="0" w:space="0" w:color="auto"/>
      </w:divBdr>
      <w:divsChild>
        <w:div w:id="881677116">
          <w:marLeft w:val="0"/>
          <w:marRight w:val="0"/>
          <w:marTop w:val="0"/>
          <w:marBottom w:val="0"/>
          <w:divBdr>
            <w:top w:val="none" w:sz="0" w:space="0" w:color="auto"/>
            <w:left w:val="none" w:sz="0" w:space="0" w:color="auto"/>
            <w:bottom w:val="none" w:sz="0" w:space="0" w:color="auto"/>
            <w:right w:val="none" w:sz="0" w:space="0" w:color="auto"/>
          </w:divBdr>
          <w:divsChild>
            <w:div w:id="1779791401">
              <w:marLeft w:val="0"/>
              <w:marRight w:val="0"/>
              <w:marTop w:val="0"/>
              <w:marBottom w:val="0"/>
              <w:divBdr>
                <w:top w:val="none" w:sz="0" w:space="0" w:color="auto"/>
                <w:left w:val="none" w:sz="0" w:space="0" w:color="auto"/>
                <w:bottom w:val="none" w:sz="0" w:space="0" w:color="auto"/>
                <w:right w:val="none" w:sz="0" w:space="0" w:color="auto"/>
              </w:divBdr>
              <w:divsChild>
                <w:div w:id="20115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949538">
      <w:bodyDiv w:val="1"/>
      <w:marLeft w:val="0"/>
      <w:marRight w:val="0"/>
      <w:marTop w:val="0"/>
      <w:marBottom w:val="0"/>
      <w:divBdr>
        <w:top w:val="none" w:sz="0" w:space="0" w:color="auto"/>
        <w:left w:val="none" w:sz="0" w:space="0" w:color="auto"/>
        <w:bottom w:val="none" w:sz="0" w:space="0" w:color="auto"/>
        <w:right w:val="none" w:sz="0" w:space="0" w:color="auto"/>
      </w:divBdr>
    </w:div>
    <w:div w:id="926772007">
      <w:bodyDiv w:val="1"/>
      <w:marLeft w:val="0"/>
      <w:marRight w:val="0"/>
      <w:marTop w:val="0"/>
      <w:marBottom w:val="0"/>
      <w:divBdr>
        <w:top w:val="none" w:sz="0" w:space="0" w:color="auto"/>
        <w:left w:val="none" w:sz="0" w:space="0" w:color="auto"/>
        <w:bottom w:val="none" w:sz="0" w:space="0" w:color="auto"/>
        <w:right w:val="none" w:sz="0" w:space="0" w:color="auto"/>
      </w:divBdr>
    </w:div>
    <w:div w:id="939726070">
      <w:bodyDiv w:val="1"/>
      <w:marLeft w:val="0"/>
      <w:marRight w:val="0"/>
      <w:marTop w:val="0"/>
      <w:marBottom w:val="0"/>
      <w:divBdr>
        <w:top w:val="none" w:sz="0" w:space="0" w:color="auto"/>
        <w:left w:val="none" w:sz="0" w:space="0" w:color="auto"/>
        <w:bottom w:val="none" w:sz="0" w:space="0" w:color="auto"/>
        <w:right w:val="none" w:sz="0" w:space="0" w:color="auto"/>
      </w:divBdr>
    </w:div>
    <w:div w:id="952202694">
      <w:bodyDiv w:val="1"/>
      <w:marLeft w:val="0"/>
      <w:marRight w:val="0"/>
      <w:marTop w:val="0"/>
      <w:marBottom w:val="0"/>
      <w:divBdr>
        <w:top w:val="none" w:sz="0" w:space="0" w:color="auto"/>
        <w:left w:val="none" w:sz="0" w:space="0" w:color="auto"/>
        <w:bottom w:val="none" w:sz="0" w:space="0" w:color="auto"/>
        <w:right w:val="none" w:sz="0" w:space="0" w:color="auto"/>
      </w:divBdr>
    </w:div>
    <w:div w:id="966622299">
      <w:bodyDiv w:val="1"/>
      <w:marLeft w:val="0"/>
      <w:marRight w:val="0"/>
      <w:marTop w:val="0"/>
      <w:marBottom w:val="0"/>
      <w:divBdr>
        <w:top w:val="none" w:sz="0" w:space="0" w:color="auto"/>
        <w:left w:val="none" w:sz="0" w:space="0" w:color="auto"/>
        <w:bottom w:val="none" w:sz="0" w:space="0" w:color="auto"/>
        <w:right w:val="none" w:sz="0" w:space="0" w:color="auto"/>
      </w:divBdr>
    </w:div>
    <w:div w:id="990600687">
      <w:bodyDiv w:val="1"/>
      <w:marLeft w:val="0"/>
      <w:marRight w:val="0"/>
      <w:marTop w:val="0"/>
      <w:marBottom w:val="0"/>
      <w:divBdr>
        <w:top w:val="none" w:sz="0" w:space="0" w:color="auto"/>
        <w:left w:val="none" w:sz="0" w:space="0" w:color="auto"/>
        <w:bottom w:val="none" w:sz="0" w:space="0" w:color="auto"/>
        <w:right w:val="none" w:sz="0" w:space="0" w:color="auto"/>
      </w:divBdr>
    </w:div>
    <w:div w:id="1031344387">
      <w:bodyDiv w:val="1"/>
      <w:marLeft w:val="0"/>
      <w:marRight w:val="0"/>
      <w:marTop w:val="0"/>
      <w:marBottom w:val="0"/>
      <w:divBdr>
        <w:top w:val="none" w:sz="0" w:space="0" w:color="auto"/>
        <w:left w:val="none" w:sz="0" w:space="0" w:color="auto"/>
        <w:bottom w:val="none" w:sz="0" w:space="0" w:color="auto"/>
        <w:right w:val="none" w:sz="0" w:space="0" w:color="auto"/>
      </w:divBdr>
      <w:divsChild>
        <w:div w:id="1748304413">
          <w:marLeft w:val="1166"/>
          <w:marRight w:val="0"/>
          <w:marTop w:val="200"/>
          <w:marBottom w:val="0"/>
          <w:divBdr>
            <w:top w:val="none" w:sz="0" w:space="0" w:color="auto"/>
            <w:left w:val="none" w:sz="0" w:space="0" w:color="auto"/>
            <w:bottom w:val="none" w:sz="0" w:space="0" w:color="auto"/>
            <w:right w:val="none" w:sz="0" w:space="0" w:color="auto"/>
          </w:divBdr>
        </w:div>
        <w:div w:id="1444573923">
          <w:marLeft w:val="806"/>
          <w:marRight w:val="0"/>
          <w:marTop w:val="200"/>
          <w:marBottom w:val="0"/>
          <w:divBdr>
            <w:top w:val="none" w:sz="0" w:space="0" w:color="auto"/>
            <w:left w:val="none" w:sz="0" w:space="0" w:color="auto"/>
            <w:bottom w:val="none" w:sz="0" w:space="0" w:color="auto"/>
            <w:right w:val="none" w:sz="0" w:space="0" w:color="auto"/>
          </w:divBdr>
        </w:div>
        <w:div w:id="566498267">
          <w:marLeft w:val="806"/>
          <w:marRight w:val="0"/>
          <w:marTop w:val="200"/>
          <w:marBottom w:val="0"/>
          <w:divBdr>
            <w:top w:val="none" w:sz="0" w:space="0" w:color="auto"/>
            <w:left w:val="none" w:sz="0" w:space="0" w:color="auto"/>
            <w:bottom w:val="none" w:sz="0" w:space="0" w:color="auto"/>
            <w:right w:val="none" w:sz="0" w:space="0" w:color="auto"/>
          </w:divBdr>
        </w:div>
      </w:divsChild>
    </w:div>
    <w:div w:id="1075323042">
      <w:bodyDiv w:val="1"/>
      <w:marLeft w:val="0"/>
      <w:marRight w:val="0"/>
      <w:marTop w:val="0"/>
      <w:marBottom w:val="0"/>
      <w:divBdr>
        <w:top w:val="none" w:sz="0" w:space="0" w:color="auto"/>
        <w:left w:val="none" w:sz="0" w:space="0" w:color="auto"/>
        <w:bottom w:val="none" w:sz="0" w:space="0" w:color="auto"/>
        <w:right w:val="none" w:sz="0" w:space="0" w:color="auto"/>
      </w:divBdr>
    </w:div>
    <w:div w:id="1117290084">
      <w:bodyDiv w:val="1"/>
      <w:marLeft w:val="0"/>
      <w:marRight w:val="0"/>
      <w:marTop w:val="0"/>
      <w:marBottom w:val="0"/>
      <w:divBdr>
        <w:top w:val="none" w:sz="0" w:space="0" w:color="auto"/>
        <w:left w:val="none" w:sz="0" w:space="0" w:color="auto"/>
        <w:bottom w:val="none" w:sz="0" w:space="0" w:color="auto"/>
        <w:right w:val="none" w:sz="0" w:space="0" w:color="auto"/>
      </w:divBdr>
    </w:div>
    <w:div w:id="1122849514">
      <w:bodyDiv w:val="1"/>
      <w:marLeft w:val="0"/>
      <w:marRight w:val="0"/>
      <w:marTop w:val="0"/>
      <w:marBottom w:val="0"/>
      <w:divBdr>
        <w:top w:val="none" w:sz="0" w:space="0" w:color="auto"/>
        <w:left w:val="none" w:sz="0" w:space="0" w:color="auto"/>
        <w:bottom w:val="none" w:sz="0" w:space="0" w:color="auto"/>
        <w:right w:val="none" w:sz="0" w:space="0" w:color="auto"/>
      </w:divBdr>
    </w:div>
    <w:div w:id="1196037833">
      <w:bodyDiv w:val="1"/>
      <w:marLeft w:val="0"/>
      <w:marRight w:val="0"/>
      <w:marTop w:val="0"/>
      <w:marBottom w:val="0"/>
      <w:divBdr>
        <w:top w:val="none" w:sz="0" w:space="0" w:color="auto"/>
        <w:left w:val="none" w:sz="0" w:space="0" w:color="auto"/>
        <w:bottom w:val="none" w:sz="0" w:space="0" w:color="auto"/>
        <w:right w:val="none" w:sz="0" w:space="0" w:color="auto"/>
      </w:divBdr>
      <w:divsChild>
        <w:div w:id="281689965">
          <w:marLeft w:val="446"/>
          <w:marRight w:val="0"/>
          <w:marTop w:val="0"/>
          <w:marBottom w:val="0"/>
          <w:divBdr>
            <w:top w:val="none" w:sz="0" w:space="0" w:color="auto"/>
            <w:left w:val="none" w:sz="0" w:space="0" w:color="auto"/>
            <w:bottom w:val="none" w:sz="0" w:space="0" w:color="auto"/>
            <w:right w:val="none" w:sz="0" w:space="0" w:color="auto"/>
          </w:divBdr>
        </w:div>
      </w:divsChild>
    </w:div>
    <w:div w:id="1257128371">
      <w:bodyDiv w:val="1"/>
      <w:marLeft w:val="0"/>
      <w:marRight w:val="0"/>
      <w:marTop w:val="0"/>
      <w:marBottom w:val="0"/>
      <w:divBdr>
        <w:top w:val="none" w:sz="0" w:space="0" w:color="auto"/>
        <w:left w:val="none" w:sz="0" w:space="0" w:color="auto"/>
        <w:bottom w:val="none" w:sz="0" w:space="0" w:color="auto"/>
        <w:right w:val="none" w:sz="0" w:space="0" w:color="auto"/>
      </w:divBdr>
      <w:divsChild>
        <w:div w:id="392389421">
          <w:marLeft w:val="0"/>
          <w:marRight w:val="0"/>
          <w:marTop w:val="0"/>
          <w:marBottom w:val="0"/>
          <w:divBdr>
            <w:top w:val="none" w:sz="0" w:space="0" w:color="auto"/>
            <w:left w:val="none" w:sz="0" w:space="0" w:color="auto"/>
            <w:bottom w:val="none" w:sz="0" w:space="0" w:color="auto"/>
            <w:right w:val="none" w:sz="0" w:space="0" w:color="auto"/>
          </w:divBdr>
          <w:divsChild>
            <w:div w:id="2038658741">
              <w:marLeft w:val="0"/>
              <w:marRight w:val="0"/>
              <w:marTop w:val="0"/>
              <w:marBottom w:val="0"/>
              <w:divBdr>
                <w:top w:val="none" w:sz="0" w:space="0" w:color="auto"/>
                <w:left w:val="none" w:sz="0" w:space="0" w:color="auto"/>
                <w:bottom w:val="none" w:sz="0" w:space="0" w:color="auto"/>
                <w:right w:val="none" w:sz="0" w:space="0" w:color="auto"/>
              </w:divBdr>
              <w:divsChild>
                <w:div w:id="38695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980086">
      <w:bodyDiv w:val="1"/>
      <w:marLeft w:val="0"/>
      <w:marRight w:val="0"/>
      <w:marTop w:val="0"/>
      <w:marBottom w:val="0"/>
      <w:divBdr>
        <w:top w:val="none" w:sz="0" w:space="0" w:color="auto"/>
        <w:left w:val="none" w:sz="0" w:space="0" w:color="auto"/>
        <w:bottom w:val="none" w:sz="0" w:space="0" w:color="auto"/>
        <w:right w:val="none" w:sz="0" w:space="0" w:color="auto"/>
      </w:divBdr>
    </w:div>
    <w:div w:id="1278020988">
      <w:bodyDiv w:val="1"/>
      <w:marLeft w:val="0"/>
      <w:marRight w:val="0"/>
      <w:marTop w:val="0"/>
      <w:marBottom w:val="0"/>
      <w:divBdr>
        <w:top w:val="none" w:sz="0" w:space="0" w:color="auto"/>
        <w:left w:val="none" w:sz="0" w:space="0" w:color="auto"/>
        <w:bottom w:val="none" w:sz="0" w:space="0" w:color="auto"/>
        <w:right w:val="none" w:sz="0" w:space="0" w:color="auto"/>
      </w:divBdr>
    </w:div>
    <w:div w:id="1289968267">
      <w:bodyDiv w:val="1"/>
      <w:marLeft w:val="0"/>
      <w:marRight w:val="0"/>
      <w:marTop w:val="0"/>
      <w:marBottom w:val="0"/>
      <w:divBdr>
        <w:top w:val="none" w:sz="0" w:space="0" w:color="auto"/>
        <w:left w:val="none" w:sz="0" w:space="0" w:color="auto"/>
        <w:bottom w:val="none" w:sz="0" w:space="0" w:color="auto"/>
        <w:right w:val="none" w:sz="0" w:space="0" w:color="auto"/>
      </w:divBdr>
      <w:divsChild>
        <w:div w:id="1742554365">
          <w:marLeft w:val="0"/>
          <w:marRight w:val="0"/>
          <w:marTop w:val="0"/>
          <w:marBottom w:val="0"/>
          <w:divBdr>
            <w:top w:val="none" w:sz="0" w:space="0" w:color="auto"/>
            <w:left w:val="none" w:sz="0" w:space="0" w:color="auto"/>
            <w:bottom w:val="none" w:sz="0" w:space="0" w:color="auto"/>
            <w:right w:val="none" w:sz="0" w:space="0" w:color="auto"/>
          </w:divBdr>
          <w:divsChild>
            <w:div w:id="26028238">
              <w:marLeft w:val="0"/>
              <w:marRight w:val="0"/>
              <w:marTop w:val="0"/>
              <w:marBottom w:val="0"/>
              <w:divBdr>
                <w:top w:val="none" w:sz="0" w:space="0" w:color="auto"/>
                <w:left w:val="none" w:sz="0" w:space="0" w:color="auto"/>
                <w:bottom w:val="none" w:sz="0" w:space="0" w:color="auto"/>
                <w:right w:val="none" w:sz="0" w:space="0" w:color="auto"/>
              </w:divBdr>
              <w:divsChild>
                <w:div w:id="20891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719858">
      <w:bodyDiv w:val="1"/>
      <w:marLeft w:val="0"/>
      <w:marRight w:val="0"/>
      <w:marTop w:val="0"/>
      <w:marBottom w:val="0"/>
      <w:divBdr>
        <w:top w:val="none" w:sz="0" w:space="0" w:color="auto"/>
        <w:left w:val="none" w:sz="0" w:space="0" w:color="auto"/>
        <w:bottom w:val="none" w:sz="0" w:space="0" w:color="auto"/>
        <w:right w:val="none" w:sz="0" w:space="0" w:color="auto"/>
      </w:divBdr>
    </w:div>
    <w:div w:id="1322386935">
      <w:bodyDiv w:val="1"/>
      <w:marLeft w:val="0"/>
      <w:marRight w:val="0"/>
      <w:marTop w:val="0"/>
      <w:marBottom w:val="0"/>
      <w:divBdr>
        <w:top w:val="none" w:sz="0" w:space="0" w:color="auto"/>
        <w:left w:val="none" w:sz="0" w:space="0" w:color="auto"/>
        <w:bottom w:val="none" w:sz="0" w:space="0" w:color="auto"/>
        <w:right w:val="none" w:sz="0" w:space="0" w:color="auto"/>
      </w:divBdr>
    </w:div>
    <w:div w:id="1357196279">
      <w:bodyDiv w:val="1"/>
      <w:marLeft w:val="0"/>
      <w:marRight w:val="0"/>
      <w:marTop w:val="0"/>
      <w:marBottom w:val="0"/>
      <w:divBdr>
        <w:top w:val="none" w:sz="0" w:space="0" w:color="auto"/>
        <w:left w:val="none" w:sz="0" w:space="0" w:color="auto"/>
        <w:bottom w:val="none" w:sz="0" w:space="0" w:color="auto"/>
        <w:right w:val="none" w:sz="0" w:space="0" w:color="auto"/>
      </w:divBdr>
    </w:div>
    <w:div w:id="1422990187">
      <w:bodyDiv w:val="1"/>
      <w:marLeft w:val="0"/>
      <w:marRight w:val="0"/>
      <w:marTop w:val="0"/>
      <w:marBottom w:val="0"/>
      <w:divBdr>
        <w:top w:val="none" w:sz="0" w:space="0" w:color="auto"/>
        <w:left w:val="none" w:sz="0" w:space="0" w:color="auto"/>
        <w:bottom w:val="none" w:sz="0" w:space="0" w:color="auto"/>
        <w:right w:val="none" w:sz="0" w:space="0" w:color="auto"/>
      </w:divBdr>
    </w:div>
    <w:div w:id="1439834737">
      <w:bodyDiv w:val="1"/>
      <w:marLeft w:val="0"/>
      <w:marRight w:val="0"/>
      <w:marTop w:val="0"/>
      <w:marBottom w:val="0"/>
      <w:divBdr>
        <w:top w:val="none" w:sz="0" w:space="0" w:color="auto"/>
        <w:left w:val="none" w:sz="0" w:space="0" w:color="auto"/>
        <w:bottom w:val="none" w:sz="0" w:space="0" w:color="auto"/>
        <w:right w:val="none" w:sz="0" w:space="0" w:color="auto"/>
      </w:divBdr>
      <w:divsChild>
        <w:div w:id="1359548755">
          <w:marLeft w:val="547"/>
          <w:marRight w:val="0"/>
          <w:marTop w:val="0"/>
          <w:marBottom w:val="0"/>
          <w:divBdr>
            <w:top w:val="none" w:sz="0" w:space="0" w:color="auto"/>
            <w:left w:val="none" w:sz="0" w:space="0" w:color="auto"/>
            <w:bottom w:val="none" w:sz="0" w:space="0" w:color="auto"/>
            <w:right w:val="none" w:sz="0" w:space="0" w:color="auto"/>
          </w:divBdr>
        </w:div>
        <w:div w:id="360984458">
          <w:marLeft w:val="547"/>
          <w:marRight w:val="0"/>
          <w:marTop w:val="0"/>
          <w:marBottom w:val="0"/>
          <w:divBdr>
            <w:top w:val="none" w:sz="0" w:space="0" w:color="auto"/>
            <w:left w:val="none" w:sz="0" w:space="0" w:color="auto"/>
            <w:bottom w:val="none" w:sz="0" w:space="0" w:color="auto"/>
            <w:right w:val="none" w:sz="0" w:space="0" w:color="auto"/>
          </w:divBdr>
        </w:div>
        <w:div w:id="1205867076">
          <w:marLeft w:val="547"/>
          <w:marRight w:val="0"/>
          <w:marTop w:val="0"/>
          <w:marBottom w:val="0"/>
          <w:divBdr>
            <w:top w:val="none" w:sz="0" w:space="0" w:color="auto"/>
            <w:left w:val="none" w:sz="0" w:space="0" w:color="auto"/>
            <w:bottom w:val="none" w:sz="0" w:space="0" w:color="auto"/>
            <w:right w:val="none" w:sz="0" w:space="0" w:color="auto"/>
          </w:divBdr>
        </w:div>
        <w:div w:id="2004091000">
          <w:marLeft w:val="547"/>
          <w:marRight w:val="0"/>
          <w:marTop w:val="0"/>
          <w:marBottom w:val="0"/>
          <w:divBdr>
            <w:top w:val="none" w:sz="0" w:space="0" w:color="auto"/>
            <w:left w:val="none" w:sz="0" w:space="0" w:color="auto"/>
            <w:bottom w:val="none" w:sz="0" w:space="0" w:color="auto"/>
            <w:right w:val="none" w:sz="0" w:space="0" w:color="auto"/>
          </w:divBdr>
        </w:div>
        <w:div w:id="196430752">
          <w:marLeft w:val="547"/>
          <w:marRight w:val="0"/>
          <w:marTop w:val="0"/>
          <w:marBottom w:val="0"/>
          <w:divBdr>
            <w:top w:val="none" w:sz="0" w:space="0" w:color="auto"/>
            <w:left w:val="none" w:sz="0" w:space="0" w:color="auto"/>
            <w:bottom w:val="none" w:sz="0" w:space="0" w:color="auto"/>
            <w:right w:val="none" w:sz="0" w:space="0" w:color="auto"/>
          </w:divBdr>
        </w:div>
        <w:div w:id="2140101147">
          <w:marLeft w:val="547"/>
          <w:marRight w:val="0"/>
          <w:marTop w:val="0"/>
          <w:marBottom w:val="0"/>
          <w:divBdr>
            <w:top w:val="none" w:sz="0" w:space="0" w:color="auto"/>
            <w:left w:val="none" w:sz="0" w:space="0" w:color="auto"/>
            <w:bottom w:val="none" w:sz="0" w:space="0" w:color="auto"/>
            <w:right w:val="none" w:sz="0" w:space="0" w:color="auto"/>
          </w:divBdr>
        </w:div>
      </w:divsChild>
    </w:div>
    <w:div w:id="1500147933">
      <w:bodyDiv w:val="1"/>
      <w:marLeft w:val="0"/>
      <w:marRight w:val="0"/>
      <w:marTop w:val="0"/>
      <w:marBottom w:val="0"/>
      <w:divBdr>
        <w:top w:val="none" w:sz="0" w:space="0" w:color="auto"/>
        <w:left w:val="none" w:sz="0" w:space="0" w:color="auto"/>
        <w:bottom w:val="none" w:sz="0" w:space="0" w:color="auto"/>
        <w:right w:val="none" w:sz="0" w:space="0" w:color="auto"/>
      </w:divBdr>
      <w:divsChild>
        <w:div w:id="1336226608">
          <w:marLeft w:val="0"/>
          <w:marRight w:val="0"/>
          <w:marTop w:val="0"/>
          <w:marBottom w:val="0"/>
          <w:divBdr>
            <w:top w:val="none" w:sz="0" w:space="0" w:color="auto"/>
            <w:left w:val="none" w:sz="0" w:space="0" w:color="auto"/>
            <w:bottom w:val="none" w:sz="0" w:space="0" w:color="auto"/>
            <w:right w:val="none" w:sz="0" w:space="0" w:color="auto"/>
          </w:divBdr>
          <w:divsChild>
            <w:div w:id="131366256">
              <w:marLeft w:val="0"/>
              <w:marRight w:val="0"/>
              <w:marTop w:val="0"/>
              <w:marBottom w:val="0"/>
              <w:divBdr>
                <w:top w:val="none" w:sz="0" w:space="0" w:color="auto"/>
                <w:left w:val="none" w:sz="0" w:space="0" w:color="auto"/>
                <w:bottom w:val="none" w:sz="0" w:space="0" w:color="auto"/>
                <w:right w:val="none" w:sz="0" w:space="0" w:color="auto"/>
              </w:divBdr>
              <w:divsChild>
                <w:div w:id="1854110188">
                  <w:marLeft w:val="0"/>
                  <w:marRight w:val="0"/>
                  <w:marTop w:val="0"/>
                  <w:marBottom w:val="0"/>
                  <w:divBdr>
                    <w:top w:val="none" w:sz="0" w:space="0" w:color="auto"/>
                    <w:left w:val="none" w:sz="0" w:space="0" w:color="auto"/>
                    <w:bottom w:val="none" w:sz="0" w:space="0" w:color="auto"/>
                    <w:right w:val="none" w:sz="0" w:space="0" w:color="auto"/>
                  </w:divBdr>
                  <w:divsChild>
                    <w:div w:id="156680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772626">
      <w:bodyDiv w:val="1"/>
      <w:marLeft w:val="0"/>
      <w:marRight w:val="0"/>
      <w:marTop w:val="0"/>
      <w:marBottom w:val="0"/>
      <w:divBdr>
        <w:top w:val="none" w:sz="0" w:space="0" w:color="auto"/>
        <w:left w:val="none" w:sz="0" w:space="0" w:color="auto"/>
        <w:bottom w:val="none" w:sz="0" w:space="0" w:color="auto"/>
        <w:right w:val="none" w:sz="0" w:space="0" w:color="auto"/>
      </w:divBdr>
      <w:divsChild>
        <w:div w:id="1775132444">
          <w:marLeft w:val="360"/>
          <w:marRight w:val="0"/>
          <w:marTop w:val="200"/>
          <w:marBottom w:val="0"/>
          <w:divBdr>
            <w:top w:val="none" w:sz="0" w:space="0" w:color="auto"/>
            <w:left w:val="none" w:sz="0" w:space="0" w:color="auto"/>
            <w:bottom w:val="none" w:sz="0" w:space="0" w:color="auto"/>
            <w:right w:val="none" w:sz="0" w:space="0" w:color="auto"/>
          </w:divBdr>
        </w:div>
      </w:divsChild>
    </w:div>
    <w:div w:id="1572154441">
      <w:bodyDiv w:val="1"/>
      <w:marLeft w:val="0"/>
      <w:marRight w:val="0"/>
      <w:marTop w:val="0"/>
      <w:marBottom w:val="0"/>
      <w:divBdr>
        <w:top w:val="none" w:sz="0" w:space="0" w:color="auto"/>
        <w:left w:val="none" w:sz="0" w:space="0" w:color="auto"/>
        <w:bottom w:val="none" w:sz="0" w:space="0" w:color="auto"/>
        <w:right w:val="none" w:sz="0" w:space="0" w:color="auto"/>
      </w:divBdr>
    </w:div>
    <w:div w:id="1651905613">
      <w:bodyDiv w:val="1"/>
      <w:marLeft w:val="0"/>
      <w:marRight w:val="0"/>
      <w:marTop w:val="0"/>
      <w:marBottom w:val="0"/>
      <w:divBdr>
        <w:top w:val="none" w:sz="0" w:space="0" w:color="auto"/>
        <w:left w:val="none" w:sz="0" w:space="0" w:color="auto"/>
        <w:bottom w:val="none" w:sz="0" w:space="0" w:color="auto"/>
        <w:right w:val="none" w:sz="0" w:space="0" w:color="auto"/>
      </w:divBdr>
      <w:divsChild>
        <w:div w:id="1979873317">
          <w:marLeft w:val="0"/>
          <w:marRight w:val="0"/>
          <w:marTop w:val="0"/>
          <w:marBottom w:val="0"/>
          <w:divBdr>
            <w:top w:val="none" w:sz="0" w:space="0" w:color="auto"/>
            <w:left w:val="none" w:sz="0" w:space="0" w:color="auto"/>
            <w:bottom w:val="none" w:sz="0" w:space="0" w:color="auto"/>
            <w:right w:val="none" w:sz="0" w:space="0" w:color="auto"/>
          </w:divBdr>
          <w:divsChild>
            <w:div w:id="720983583">
              <w:marLeft w:val="0"/>
              <w:marRight w:val="0"/>
              <w:marTop w:val="0"/>
              <w:marBottom w:val="0"/>
              <w:divBdr>
                <w:top w:val="none" w:sz="0" w:space="0" w:color="auto"/>
                <w:left w:val="none" w:sz="0" w:space="0" w:color="auto"/>
                <w:bottom w:val="none" w:sz="0" w:space="0" w:color="auto"/>
                <w:right w:val="none" w:sz="0" w:space="0" w:color="auto"/>
              </w:divBdr>
              <w:divsChild>
                <w:div w:id="27914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106577">
      <w:bodyDiv w:val="1"/>
      <w:marLeft w:val="0"/>
      <w:marRight w:val="0"/>
      <w:marTop w:val="0"/>
      <w:marBottom w:val="0"/>
      <w:divBdr>
        <w:top w:val="none" w:sz="0" w:space="0" w:color="auto"/>
        <w:left w:val="none" w:sz="0" w:space="0" w:color="auto"/>
        <w:bottom w:val="none" w:sz="0" w:space="0" w:color="auto"/>
        <w:right w:val="none" w:sz="0" w:space="0" w:color="auto"/>
      </w:divBdr>
    </w:div>
    <w:div w:id="1867332053">
      <w:bodyDiv w:val="1"/>
      <w:marLeft w:val="0"/>
      <w:marRight w:val="0"/>
      <w:marTop w:val="0"/>
      <w:marBottom w:val="0"/>
      <w:divBdr>
        <w:top w:val="none" w:sz="0" w:space="0" w:color="auto"/>
        <w:left w:val="none" w:sz="0" w:space="0" w:color="auto"/>
        <w:bottom w:val="none" w:sz="0" w:space="0" w:color="auto"/>
        <w:right w:val="none" w:sz="0" w:space="0" w:color="auto"/>
      </w:divBdr>
      <w:divsChild>
        <w:div w:id="1004631998">
          <w:marLeft w:val="446"/>
          <w:marRight w:val="0"/>
          <w:marTop w:val="0"/>
          <w:marBottom w:val="0"/>
          <w:divBdr>
            <w:top w:val="none" w:sz="0" w:space="0" w:color="auto"/>
            <w:left w:val="none" w:sz="0" w:space="0" w:color="auto"/>
            <w:bottom w:val="none" w:sz="0" w:space="0" w:color="auto"/>
            <w:right w:val="none" w:sz="0" w:space="0" w:color="auto"/>
          </w:divBdr>
        </w:div>
      </w:divsChild>
    </w:div>
    <w:div w:id="1868566584">
      <w:bodyDiv w:val="1"/>
      <w:marLeft w:val="0"/>
      <w:marRight w:val="0"/>
      <w:marTop w:val="0"/>
      <w:marBottom w:val="0"/>
      <w:divBdr>
        <w:top w:val="none" w:sz="0" w:space="0" w:color="auto"/>
        <w:left w:val="none" w:sz="0" w:space="0" w:color="auto"/>
        <w:bottom w:val="none" w:sz="0" w:space="0" w:color="auto"/>
        <w:right w:val="none" w:sz="0" w:space="0" w:color="auto"/>
      </w:divBdr>
    </w:div>
    <w:div w:id="1875530992">
      <w:bodyDiv w:val="1"/>
      <w:marLeft w:val="0"/>
      <w:marRight w:val="0"/>
      <w:marTop w:val="0"/>
      <w:marBottom w:val="0"/>
      <w:divBdr>
        <w:top w:val="none" w:sz="0" w:space="0" w:color="auto"/>
        <w:left w:val="none" w:sz="0" w:space="0" w:color="auto"/>
        <w:bottom w:val="none" w:sz="0" w:space="0" w:color="auto"/>
        <w:right w:val="none" w:sz="0" w:space="0" w:color="auto"/>
      </w:divBdr>
    </w:div>
    <w:div w:id="1985544307">
      <w:bodyDiv w:val="1"/>
      <w:marLeft w:val="0"/>
      <w:marRight w:val="0"/>
      <w:marTop w:val="0"/>
      <w:marBottom w:val="0"/>
      <w:divBdr>
        <w:top w:val="none" w:sz="0" w:space="0" w:color="auto"/>
        <w:left w:val="none" w:sz="0" w:space="0" w:color="auto"/>
        <w:bottom w:val="none" w:sz="0" w:space="0" w:color="auto"/>
        <w:right w:val="none" w:sz="0" w:space="0" w:color="auto"/>
      </w:divBdr>
    </w:div>
    <w:div w:id="2069571437">
      <w:bodyDiv w:val="1"/>
      <w:marLeft w:val="0"/>
      <w:marRight w:val="0"/>
      <w:marTop w:val="0"/>
      <w:marBottom w:val="0"/>
      <w:divBdr>
        <w:top w:val="none" w:sz="0" w:space="0" w:color="auto"/>
        <w:left w:val="none" w:sz="0" w:space="0" w:color="auto"/>
        <w:bottom w:val="none" w:sz="0" w:space="0" w:color="auto"/>
        <w:right w:val="none" w:sz="0" w:space="0" w:color="auto"/>
      </w:divBdr>
    </w:div>
    <w:div w:id="212758201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fontTable" Target="fontTable.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microsoft.com/office/2011/relationships/people" Target="people.xml"/><Relationship Id="rId51" Type="http://schemas.openxmlformats.org/officeDocument/2006/relationships/theme" Target="theme/theme1.xml"/><Relationship Id="rId52"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microsoft.com/office/2011/relationships/commentsExtended" Target="commentsExtended.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D56C6AB-506B-2540-A71D-D4AAC143A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35</Pages>
  <Words>10899</Words>
  <Characters>62129</Characters>
  <Application>Microsoft Macintosh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Shahrestani, Parvin</dc:creator>
  <cp:lastModifiedBy>elnazbagheri</cp:lastModifiedBy>
  <cp:revision>133</cp:revision>
  <dcterms:created xsi:type="dcterms:W3CDTF">2020-03-31T14:47:00Z</dcterms:created>
  <dcterms:modified xsi:type="dcterms:W3CDTF">2020-04-03T04:10:00Z</dcterms:modified>
</cp:coreProperties>
</file>